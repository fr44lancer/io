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9"/>
        <w:gridCol w:w="4651"/>
      </w:tblGrid>
      <w:tr w:rsidR="00A320B0" w:rsidRPr="00A320B0" w14:paraId="030A6FD6" w14:textId="77777777" w:rsidTr="00A320B0">
        <w:trPr>
          <w:tblCellSpacing w:w="7" w:type="dxa"/>
        </w:trPr>
        <w:tc>
          <w:tcPr>
            <w:tcW w:w="9345" w:type="dxa"/>
            <w:shd w:val="clear" w:color="auto" w:fill="FFFFFF"/>
            <w:hideMark/>
          </w:tcPr>
          <w:p w14:paraId="410D2D4A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ՀԱՅԱՍՏԱՆԻ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ՀԱՆՐԱՊԵՏՈՒԹՅԱՆ</w:t>
            </w:r>
          </w:p>
          <w:p w14:paraId="318F51F7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ԿԵՆՏՐՈՆԱԿԱՆ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ԲԱՆԿԻ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ԽՈՐՀՈՒՐԴ</w:t>
            </w:r>
          </w:p>
          <w:p w14:paraId="624841A7" w14:textId="77777777" w:rsidR="00A320B0" w:rsidRPr="00A320B0" w:rsidRDefault="00A320B0" w:rsidP="00A320B0">
            <w:r w:rsidRPr="00A320B0">
              <w:t> </w:t>
            </w:r>
          </w:p>
          <w:p w14:paraId="090B841B" w14:textId="77777777" w:rsidR="00A320B0" w:rsidRPr="00A320B0" w:rsidRDefault="00A320B0" w:rsidP="00A320B0">
            <w:r w:rsidRPr="00A320B0">
              <w:t xml:space="preserve">4 </w:t>
            </w:r>
            <w:r w:rsidRPr="00A320B0">
              <w:rPr>
                <w:rFonts w:ascii="Arial" w:hAnsi="Arial" w:cs="Arial"/>
              </w:rPr>
              <w:t>փետրվարի</w:t>
            </w:r>
            <w:r w:rsidRPr="00A320B0">
              <w:t xml:space="preserve"> 2019 </w:t>
            </w:r>
            <w:r w:rsidRPr="00A320B0">
              <w:rPr>
                <w:rFonts w:ascii="Arial" w:hAnsi="Arial" w:cs="Arial"/>
              </w:rPr>
              <w:t>թվականի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15-</w:t>
            </w:r>
            <w:r w:rsidRPr="00A320B0">
              <w:rPr>
                <w:rFonts w:ascii="Arial" w:hAnsi="Arial" w:cs="Arial"/>
              </w:rPr>
              <w:t>Ն</w:t>
            </w:r>
          </w:p>
        </w:tc>
        <w:tc>
          <w:tcPr>
            <w:tcW w:w="9165" w:type="dxa"/>
            <w:shd w:val="clear" w:color="auto" w:fill="FFFFFF"/>
            <w:hideMark/>
          </w:tcPr>
          <w:p w14:paraId="19D7AA85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ՀԱՅԱՍՏԱՆԻ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ՀԱՆՐԱՊԵՏՈՒԹՅԱՆ</w:t>
            </w:r>
          </w:p>
          <w:p w14:paraId="01B57854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ՊԵՏԱԿԱՆ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ԵԿԱՄՈՒՏՆԵՐԻ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ԿՈՄԻՏԵԻ</w:t>
            </w:r>
          </w:p>
          <w:p w14:paraId="29D5D0FC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ՆԱԽԱԳԱՀ</w:t>
            </w:r>
          </w:p>
          <w:p w14:paraId="0ABF1C4F" w14:textId="77777777" w:rsidR="00A320B0" w:rsidRPr="00A320B0" w:rsidRDefault="00A320B0" w:rsidP="00A320B0">
            <w:r w:rsidRPr="00A320B0">
              <w:t> </w:t>
            </w:r>
          </w:p>
          <w:p w14:paraId="60ADB520" w14:textId="77777777" w:rsidR="00A320B0" w:rsidRPr="00A320B0" w:rsidRDefault="00A320B0" w:rsidP="00A320B0">
            <w:r w:rsidRPr="00A320B0">
              <w:t xml:space="preserve">19 </w:t>
            </w:r>
            <w:r w:rsidRPr="00A320B0">
              <w:rPr>
                <w:rFonts w:ascii="Arial" w:hAnsi="Arial" w:cs="Arial"/>
              </w:rPr>
              <w:t>փետրվարի</w:t>
            </w:r>
            <w:r w:rsidRPr="00A320B0">
              <w:t xml:space="preserve"> 2019 </w:t>
            </w:r>
            <w:r w:rsidRPr="00A320B0">
              <w:rPr>
                <w:rFonts w:ascii="Arial" w:hAnsi="Arial" w:cs="Arial"/>
              </w:rPr>
              <w:t>թվականի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111-</w:t>
            </w:r>
            <w:r w:rsidRPr="00A320B0">
              <w:rPr>
                <w:rFonts w:ascii="Arial" w:hAnsi="Arial" w:cs="Arial"/>
              </w:rPr>
              <w:t>Ն</w:t>
            </w:r>
          </w:p>
        </w:tc>
      </w:tr>
    </w:tbl>
    <w:p w14:paraId="427104BD" w14:textId="77777777" w:rsidR="00A320B0" w:rsidRPr="00A320B0" w:rsidRDefault="00A320B0" w:rsidP="00A320B0">
      <w:pPr>
        <w:rPr>
          <w:b/>
          <w:bCs/>
        </w:rPr>
      </w:pPr>
      <w:r w:rsidRPr="00A320B0">
        <w:rPr>
          <w:b/>
          <w:bCs/>
        </w:rPr>
        <w:t> </w:t>
      </w:r>
    </w:p>
    <w:p w14:paraId="04CF8FA6" w14:textId="77777777" w:rsidR="00A320B0" w:rsidRPr="00A320B0" w:rsidRDefault="00A320B0" w:rsidP="00A320B0">
      <w:pPr>
        <w:jc w:val="center"/>
        <w:rPr>
          <w:b/>
          <w:bCs/>
        </w:rPr>
      </w:pPr>
      <w:r w:rsidRPr="00A320B0">
        <w:rPr>
          <w:rFonts w:ascii="Arial" w:hAnsi="Arial" w:cs="Arial"/>
          <w:b/>
          <w:bCs/>
        </w:rPr>
        <w:t>Հ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Տ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Ե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Ղ</w:t>
      </w:r>
      <w:r w:rsidRPr="00A320B0">
        <w:rPr>
          <w:b/>
          <w:bCs/>
        </w:rPr>
        <w:t xml:space="preserve">  </w:t>
      </w:r>
      <w:r w:rsidRPr="00A320B0">
        <w:rPr>
          <w:rFonts w:ascii="Arial" w:hAnsi="Arial" w:cs="Arial"/>
          <w:b/>
          <w:bCs/>
        </w:rPr>
        <w:t>Ո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Ր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Ո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Շ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ՈՒ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</w:t>
      </w:r>
    </w:p>
    <w:p w14:paraId="29C67446" w14:textId="77777777" w:rsidR="00A320B0" w:rsidRPr="00A320B0" w:rsidRDefault="00A320B0" w:rsidP="00A320B0">
      <w:r w:rsidRPr="00A320B0">
        <w:t> </w:t>
      </w:r>
    </w:p>
    <w:p w14:paraId="3D677846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ԲԱՆԿԱՅԻՆ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ՀԱՇԻՎՆԵՐԻՆ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ԱՌԿԱ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ԴՐԱՄԱԿԱՆ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ՄԻՋՈՑՆԵՐԻ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ՀԱՐԿԱՅԻՆ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ԱՐԳԵԼԱԴՐՄԱՆ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ԷԼԵԿՏՐՈՆԱՅԻՆ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ՀԱՄԱԿԱՐԳԻ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ԳՈՐԾՈՂՈՒԹՅԱՆ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ԿԱՐԳԸ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ԵՎ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ՊԱՅՄԱՆՆԵՐԸ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ՀԱՍՏԱՏԵԼՈՒ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ՄԱՍԻՆ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ԵՎ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ՀԱՅԱՍՏԱՆԻ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ՀԱՆՐԱՊԵՏՈՒԹՅԱՆ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ԿԵՆՏՐՈՆԱԿԱՆ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ԲԱՆԿԻ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ԽՈՐՀՐԴԻ</w:t>
      </w:r>
      <w:r w:rsidRPr="00A320B0">
        <w:rPr>
          <w:b/>
          <w:bCs/>
        </w:rPr>
        <w:t xml:space="preserve"> 2015 </w:t>
      </w:r>
      <w:r w:rsidRPr="00A320B0">
        <w:rPr>
          <w:rFonts w:ascii="Arial" w:hAnsi="Arial" w:cs="Arial"/>
          <w:b/>
          <w:bCs/>
        </w:rPr>
        <w:t>ԹՎԱԿԱՆԻ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ՄԱՅԻՍԻ</w:t>
      </w:r>
      <w:r w:rsidRPr="00A320B0">
        <w:rPr>
          <w:b/>
          <w:bCs/>
        </w:rPr>
        <w:t xml:space="preserve"> 5-</w:t>
      </w:r>
      <w:r w:rsidRPr="00A320B0">
        <w:rPr>
          <w:rFonts w:ascii="Arial" w:hAnsi="Arial" w:cs="Arial"/>
          <w:b/>
          <w:bCs/>
        </w:rPr>
        <w:t>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106-</w:t>
      </w:r>
      <w:r w:rsidRPr="00A320B0">
        <w:rPr>
          <w:rFonts w:ascii="Arial" w:hAnsi="Arial" w:cs="Arial"/>
          <w:b/>
          <w:bCs/>
        </w:rPr>
        <w:t>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ԵՎ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ՀԱՅԱՍՏԱՆԻ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ՀԱՆՐԱՊԵՏՈՒԹՅԱՆ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ՖԻՆԱՆՍՆԵՐԻ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ՆԱԽԱՐԱՐԻ</w:t>
      </w:r>
      <w:r w:rsidRPr="00A320B0">
        <w:rPr>
          <w:b/>
          <w:bCs/>
        </w:rPr>
        <w:t xml:space="preserve"> 2015 </w:t>
      </w:r>
      <w:r w:rsidRPr="00A320B0">
        <w:rPr>
          <w:rFonts w:ascii="Arial" w:hAnsi="Arial" w:cs="Arial"/>
          <w:b/>
          <w:bCs/>
        </w:rPr>
        <w:t>ԹՎԱԿԱՆԻ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ՄԱՅԻՍԻ</w:t>
      </w:r>
      <w:r w:rsidRPr="00A320B0">
        <w:rPr>
          <w:b/>
          <w:bCs/>
        </w:rPr>
        <w:t xml:space="preserve"> 14-</w:t>
      </w:r>
      <w:r w:rsidRPr="00A320B0">
        <w:rPr>
          <w:rFonts w:ascii="Arial" w:hAnsi="Arial" w:cs="Arial"/>
          <w:b/>
          <w:bCs/>
        </w:rPr>
        <w:t>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302-</w:t>
      </w:r>
      <w:r w:rsidRPr="00A320B0">
        <w:rPr>
          <w:rFonts w:ascii="Arial" w:hAnsi="Arial" w:cs="Arial"/>
          <w:b/>
          <w:bCs/>
        </w:rPr>
        <w:t>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ՀԱՄԱՏԵՂ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ՈՐՈՇՈՒՄԸ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ՈՒԺԸ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ԿՈՐՑՐԱԾ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ՃԱՆԱՉԵԼՈՒ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ՄԱՍԻՆ</w:t>
      </w:r>
    </w:p>
    <w:p w14:paraId="457DDCE9" w14:textId="77777777" w:rsidR="00A320B0" w:rsidRPr="00A320B0" w:rsidRDefault="00A320B0" w:rsidP="00A320B0">
      <w:r w:rsidRPr="00A320B0">
        <w:t> </w:t>
      </w:r>
    </w:p>
    <w:p w14:paraId="0890BB6D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Նպատակ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ունենալով</w:t>
      </w:r>
      <w:r w:rsidRPr="00A320B0">
        <w:t> </w:t>
      </w:r>
      <w:r w:rsidRPr="00A320B0">
        <w:rPr>
          <w:rFonts w:ascii="Arial" w:hAnsi="Arial" w:cs="Arial"/>
        </w:rPr>
        <w:t>ապահովել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օրենսգրքում</w:t>
      </w:r>
      <w:r w:rsidRPr="00A320B0">
        <w:t xml:space="preserve"> </w:t>
      </w:r>
      <w:r w:rsidRPr="00A320B0">
        <w:rPr>
          <w:rFonts w:ascii="Arial" w:hAnsi="Arial" w:cs="Arial"/>
        </w:rPr>
        <w:t>կատարված</w:t>
      </w:r>
      <w:r w:rsidRPr="00A320B0">
        <w:t xml:space="preserve"> </w:t>
      </w:r>
      <w:r w:rsidRPr="00A320B0">
        <w:rPr>
          <w:rFonts w:ascii="Arial" w:hAnsi="Arial" w:cs="Arial"/>
        </w:rPr>
        <w:t>փոփոխությունների</w:t>
      </w:r>
      <w:r w:rsidRPr="00A320B0">
        <w:t xml:space="preserve"> </w:t>
      </w:r>
      <w:r w:rsidRPr="00A320B0">
        <w:rPr>
          <w:rFonts w:ascii="Arial" w:hAnsi="Arial" w:cs="Arial"/>
        </w:rPr>
        <w:t>կիրառումը՝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ներկայացված</w:t>
      </w:r>
      <w:r w:rsidRPr="00A320B0">
        <w:t xml:space="preserve"> </w:t>
      </w:r>
      <w:r w:rsidRPr="00A320B0">
        <w:rPr>
          <w:rFonts w:ascii="Arial" w:hAnsi="Arial" w:cs="Arial"/>
        </w:rPr>
        <w:t>որոշման</w:t>
      </w:r>
      <w:r w:rsidRPr="00A320B0">
        <w:t xml:space="preserve"> </w:t>
      </w:r>
      <w:r w:rsidRPr="00A320B0">
        <w:rPr>
          <w:rFonts w:ascii="Arial" w:hAnsi="Arial" w:cs="Arial"/>
        </w:rPr>
        <w:t>հիման</w:t>
      </w:r>
      <w:r w:rsidRPr="00A320B0">
        <w:t xml:space="preserve"> </w:t>
      </w:r>
      <w:r w:rsidRPr="00A320B0">
        <w:rPr>
          <w:rFonts w:ascii="Arial" w:hAnsi="Arial" w:cs="Arial"/>
        </w:rPr>
        <w:t>վրա</w:t>
      </w:r>
      <w:r w:rsidRPr="00A320B0">
        <w:t xml:space="preserve"> </w:t>
      </w:r>
      <w:r w:rsidRPr="00A320B0">
        <w:rPr>
          <w:rFonts w:ascii="Arial" w:hAnsi="Arial" w:cs="Arial"/>
        </w:rPr>
        <w:t>նշված</w:t>
      </w:r>
      <w:r w:rsidRPr="00A320B0">
        <w:t xml:space="preserve"> </w:t>
      </w:r>
      <w:r w:rsidRPr="00A320B0">
        <w:rPr>
          <w:rFonts w:ascii="Arial" w:hAnsi="Arial" w:cs="Arial"/>
        </w:rPr>
        <w:t>պարտավորության</w:t>
      </w:r>
      <w:r w:rsidRPr="00A320B0">
        <w:t xml:space="preserve"> </w:t>
      </w:r>
      <w:r w:rsidRPr="00A320B0">
        <w:rPr>
          <w:rFonts w:ascii="Arial" w:hAnsi="Arial" w:cs="Arial"/>
        </w:rPr>
        <w:t>չափով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տարածքում</w:t>
      </w:r>
      <w:r w:rsidRPr="00A320B0">
        <w:t xml:space="preserve"> </w:t>
      </w:r>
      <w:r w:rsidRPr="00A320B0">
        <w:rPr>
          <w:rFonts w:ascii="Arial" w:hAnsi="Arial" w:cs="Arial"/>
        </w:rPr>
        <w:t>գործող</w:t>
      </w:r>
      <w:r w:rsidRPr="00A320B0">
        <w:t xml:space="preserve"> </w:t>
      </w:r>
      <w:r w:rsidRPr="00A320B0">
        <w:rPr>
          <w:rFonts w:ascii="Arial" w:hAnsi="Arial" w:cs="Arial"/>
        </w:rPr>
        <w:t>բանկերի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իրենց</w:t>
      </w:r>
      <w:r w:rsidRPr="00A320B0">
        <w:t xml:space="preserve"> </w:t>
      </w:r>
      <w:r w:rsidRPr="00A320B0">
        <w:rPr>
          <w:rFonts w:ascii="Arial" w:hAnsi="Arial" w:cs="Arial"/>
        </w:rPr>
        <w:t>հաճախորդների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հաշիվներին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արգելանքից</w:t>
      </w:r>
      <w:r w:rsidRPr="00A320B0">
        <w:t xml:space="preserve"> </w:t>
      </w:r>
      <w:r w:rsidRPr="00A320B0">
        <w:rPr>
          <w:rFonts w:ascii="Arial" w:hAnsi="Arial" w:cs="Arial"/>
        </w:rPr>
        <w:t>հանելու</w:t>
      </w:r>
      <w:r w:rsidRPr="00A320B0">
        <w:t xml:space="preserve"> </w:t>
      </w:r>
      <w:r w:rsidRPr="00A320B0">
        <w:rPr>
          <w:rFonts w:ascii="Arial" w:hAnsi="Arial" w:cs="Arial"/>
        </w:rPr>
        <w:t>գործընթացը</w:t>
      </w:r>
      <w:r w:rsidRPr="00A320B0">
        <w:t>,</w:t>
      </w:r>
    </w:p>
    <w:p w14:paraId="337303D7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հիմք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ընդունելով</w:t>
      </w:r>
      <w:r w:rsidRPr="00A320B0">
        <w:t> «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օրենքի</w:t>
      </w:r>
      <w:r w:rsidRPr="00A320B0">
        <w:t xml:space="preserve"> 5-</w:t>
      </w:r>
      <w:r w:rsidRPr="00A320B0">
        <w:rPr>
          <w:rFonts w:ascii="Arial" w:hAnsi="Arial" w:cs="Arial"/>
        </w:rPr>
        <w:t>րդ</w:t>
      </w:r>
      <w:r w:rsidRPr="00A320B0">
        <w:t xml:space="preserve"> </w:t>
      </w:r>
      <w:r w:rsidRPr="00A320B0">
        <w:rPr>
          <w:rFonts w:ascii="Arial" w:hAnsi="Arial" w:cs="Arial"/>
        </w:rPr>
        <w:t>հոդվածը</w:t>
      </w:r>
      <w:r w:rsidRPr="00A320B0">
        <w:t xml:space="preserve">,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օրենսգրքի</w:t>
      </w:r>
      <w:r w:rsidRPr="00A320B0">
        <w:t xml:space="preserve"> </w:t>
      </w:r>
      <w:r w:rsidRPr="00A320B0">
        <w:rPr>
          <w:rFonts w:ascii="Arial" w:hAnsi="Arial" w:cs="Arial"/>
        </w:rPr>
        <w:t>օրենքի</w:t>
      </w:r>
      <w:r w:rsidRPr="00A320B0">
        <w:t xml:space="preserve"> 433-</w:t>
      </w:r>
      <w:r w:rsidRPr="00A320B0">
        <w:rPr>
          <w:rFonts w:ascii="Arial" w:hAnsi="Arial" w:cs="Arial"/>
        </w:rPr>
        <w:t>րդ</w:t>
      </w:r>
      <w:r w:rsidRPr="00A320B0">
        <w:t xml:space="preserve"> </w:t>
      </w:r>
      <w:r w:rsidRPr="00A320B0">
        <w:rPr>
          <w:rFonts w:ascii="Arial" w:hAnsi="Arial" w:cs="Arial"/>
        </w:rPr>
        <w:t>հոդվածի</w:t>
      </w:r>
      <w:r w:rsidRPr="00A320B0">
        <w:t xml:space="preserve"> 1-</w:t>
      </w:r>
      <w:r w:rsidRPr="00A320B0">
        <w:rPr>
          <w:rFonts w:ascii="Arial" w:hAnsi="Arial" w:cs="Arial"/>
        </w:rPr>
        <w:t>ին</w:t>
      </w:r>
      <w:r w:rsidRPr="00A320B0">
        <w:t xml:space="preserve"> </w:t>
      </w:r>
      <w:r w:rsidRPr="00A320B0">
        <w:rPr>
          <w:rFonts w:ascii="Arial" w:hAnsi="Arial" w:cs="Arial"/>
        </w:rPr>
        <w:t>մասը</w:t>
      </w:r>
      <w:r w:rsidRPr="00A320B0">
        <w:t>,</w:t>
      </w:r>
    </w:p>
    <w:p w14:paraId="5E670E45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ղեկավարվելով</w:t>
      </w:r>
      <w:r w:rsidRPr="00A320B0">
        <w:rPr>
          <w:b/>
          <w:bCs/>
        </w:rPr>
        <w:t> </w:t>
      </w:r>
      <w:r w:rsidRPr="00A320B0">
        <w:t>«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օրենքի</w:t>
      </w:r>
      <w:r w:rsidRPr="00A320B0">
        <w:t xml:space="preserve"> 20-</w:t>
      </w:r>
      <w:r w:rsidRPr="00A320B0">
        <w:rPr>
          <w:rFonts w:ascii="Arial" w:hAnsi="Arial" w:cs="Arial"/>
        </w:rPr>
        <w:t>րդ</w:t>
      </w:r>
      <w:r w:rsidRPr="00A320B0">
        <w:t xml:space="preserve"> </w:t>
      </w:r>
      <w:r w:rsidRPr="00A320B0">
        <w:rPr>
          <w:rFonts w:ascii="Arial" w:hAnsi="Arial" w:cs="Arial"/>
        </w:rPr>
        <w:t>հոդվածի</w:t>
      </w:r>
      <w:r w:rsidRPr="00A320B0">
        <w:t xml:space="preserve"> «</w:t>
      </w:r>
      <w:r w:rsidRPr="00A320B0">
        <w:rPr>
          <w:rFonts w:ascii="Arial" w:hAnsi="Arial" w:cs="Arial"/>
        </w:rPr>
        <w:t>ե</w:t>
      </w:r>
      <w:r w:rsidRPr="00A320B0">
        <w:t xml:space="preserve">» </w:t>
      </w:r>
      <w:r w:rsidRPr="00A320B0">
        <w:rPr>
          <w:rFonts w:ascii="Arial" w:hAnsi="Arial" w:cs="Arial"/>
        </w:rPr>
        <w:t>կետով</w:t>
      </w:r>
      <w:r w:rsidRPr="00A320B0">
        <w:t xml:space="preserve">,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վարչապետի</w:t>
      </w:r>
      <w:r w:rsidRPr="00A320B0">
        <w:t xml:space="preserve"> 2018 </w:t>
      </w:r>
      <w:r w:rsidRPr="00A320B0">
        <w:rPr>
          <w:rFonts w:ascii="Arial" w:hAnsi="Arial" w:cs="Arial"/>
        </w:rPr>
        <w:t>թվականի</w:t>
      </w:r>
      <w:r w:rsidRPr="00A320B0">
        <w:t xml:space="preserve"> </w:t>
      </w:r>
      <w:r w:rsidRPr="00A320B0">
        <w:rPr>
          <w:rFonts w:ascii="Arial" w:hAnsi="Arial" w:cs="Arial"/>
        </w:rPr>
        <w:t>հունիսի</w:t>
      </w:r>
      <w:r w:rsidRPr="00A320B0">
        <w:t xml:space="preserve"> 11-</w:t>
      </w:r>
      <w:r w:rsidRPr="00A320B0">
        <w:rPr>
          <w:rFonts w:ascii="Arial" w:hAnsi="Arial" w:cs="Arial"/>
        </w:rPr>
        <w:t>ի</w:t>
      </w:r>
      <w:r w:rsidRPr="00A320B0">
        <w:t xml:space="preserve"> N 702-</w:t>
      </w:r>
      <w:r w:rsidRPr="00A320B0">
        <w:rPr>
          <w:rFonts w:ascii="Arial" w:hAnsi="Arial" w:cs="Arial"/>
        </w:rPr>
        <w:t>Լ</w:t>
      </w:r>
      <w:r w:rsidRPr="00A320B0">
        <w:t xml:space="preserve"> </w:t>
      </w:r>
      <w:r w:rsidRPr="00A320B0">
        <w:rPr>
          <w:rFonts w:ascii="Arial" w:hAnsi="Arial" w:cs="Arial"/>
        </w:rPr>
        <w:t>որոշմամբ</w:t>
      </w:r>
      <w:r w:rsidRPr="00A320B0">
        <w:t xml:space="preserve"> </w:t>
      </w:r>
      <w:r w:rsidRPr="00A320B0">
        <w:rPr>
          <w:rFonts w:ascii="Arial" w:hAnsi="Arial" w:cs="Arial"/>
        </w:rPr>
        <w:t>հաստատված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պետական</w:t>
      </w:r>
      <w:r w:rsidRPr="00A320B0">
        <w:t xml:space="preserve"> </w:t>
      </w:r>
      <w:r w:rsidRPr="00A320B0">
        <w:rPr>
          <w:rFonts w:ascii="Arial" w:hAnsi="Arial" w:cs="Arial"/>
        </w:rPr>
        <w:t>եկամուտների</w:t>
      </w:r>
      <w:r w:rsidRPr="00A320B0">
        <w:t xml:space="preserve"> </w:t>
      </w:r>
      <w:r w:rsidRPr="00A320B0">
        <w:rPr>
          <w:rFonts w:ascii="Arial" w:hAnsi="Arial" w:cs="Arial"/>
        </w:rPr>
        <w:t>կոմիտեի</w:t>
      </w:r>
      <w:r w:rsidRPr="00A320B0">
        <w:t xml:space="preserve"> </w:t>
      </w:r>
      <w:r w:rsidRPr="00A320B0">
        <w:rPr>
          <w:rFonts w:ascii="Arial" w:hAnsi="Arial" w:cs="Arial"/>
        </w:rPr>
        <w:t>կանոնադրության</w:t>
      </w:r>
      <w:r w:rsidRPr="00A320B0">
        <w:t xml:space="preserve"> 17-</w:t>
      </w:r>
      <w:r w:rsidRPr="00A320B0">
        <w:rPr>
          <w:rFonts w:ascii="Arial" w:hAnsi="Arial" w:cs="Arial"/>
        </w:rPr>
        <w:t>րդ</w:t>
      </w:r>
      <w:r w:rsidRPr="00A320B0">
        <w:t xml:space="preserve"> </w:t>
      </w:r>
      <w:r w:rsidRPr="00A320B0">
        <w:rPr>
          <w:rFonts w:ascii="Arial" w:hAnsi="Arial" w:cs="Arial"/>
        </w:rPr>
        <w:t>կետի</w:t>
      </w:r>
      <w:r w:rsidRPr="00A320B0">
        <w:t xml:space="preserve"> 14-</w:t>
      </w:r>
      <w:r w:rsidRPr="00A320B0">
        <w:rPr>
          <w:rFonts w:ascii="Arial" w:hAnsi="Arial" w:cs="Arial"/>
        </w:rPr>
        <w:t>րդ</w:t>
      </w:r>
      <w:r w:rsidRPr="00A320B0">
        <w:t xml:space="preserve"> </w:t>
      </w:r>
      <w:r w:rsidRPr="00A320B0">
        <w:rPr>
          <w:rFonts w:ascii="Arial" w:hAnsi="Arial" w:cs="Arial"/>
        </w:rPr>
        <w:t>ենթակետով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«</w:t>
      </w:r>
      <w:r w:rsidRPr="00A320B0">
        <w:rPr>
          <w:rFonts w:ascii="Arial" w:hAnsi="Arial" w:cs="Arial"/>
        </w:rPr>
        <w:t>Նորմատիվ</w:t>
      </w:r>
      <w:r w:rsidRPr="00A320B0">
        <w:t xml:space="preserve"> </w:t>
      </w:r>
      <w:r w:rsidRPr="00A320B0">
        <w:rPr>
          <w:rFonts w:ascii="Arial" w:hAnsi="Arial" w:cs="Arial"/>
        </w:rPr>
        <w:t>իրավական</w:t>
      </w:r>
      <w:r w:rsidRPr="00A320B0">
        <w:t xml:space="preserve"> </w:t>
      </w:r>
      <w:r w:rsidRPr="00A320B0">
        <w:rPr>
          <w:rFonts w:ascii="Arial" w:hAnsi="Arial" w:cs="Arial"/>
        </w:rPr>
        <w:t>ակտերի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օրենքի</w:t>
      </w:r>
      <w:r w:rsidRPr="00A320B0">
        <w:t xml:space="preserve"> 37-</w:t>
      </w:r>
      <w:r w:rsidRPr="00A320B0">
        <w:rPr>
          <w:rFonts w:ascii="Arial" w:hAnsi="Arial" w:cs="Arial"/>
        </w:rPr>
        <w:t>րդ</w:t>
      </w:r>
      <w:r w:rsidRPr="00A320B0">
        <w:t xml:space="preserve"> </w:t>
      </w:r>
      <w:r w:rsidRPr="00A320B0">
        <w:rPr>
          <w:rFonts w:ascii="Arial" w:hAnsi="Arial" w:cs="Arial"/>
        </w:rPr>
        <w:t>մասով</w:t>
      </w:r>
      <w:r w:rsidRPr="00A320B0">
        <w:t xml:space="preserve">`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խորհուրդը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պետական</w:t>
      </w:r>
      <w:r w:rsidRPr="00A320B0">
        <w:t xml:space="preserve"> </w:t>
      </w:r>
      <w:r w:rsidRPr="00A320B0">
        <w:rPr>
          <w:rFonts w:ascii="Arial" w:hAnsi="Arial" w:cs="Arial"/>
        </w:rPr>
        <w:t>եկամուտների</w:t>
      </w:r>
      <w:r w:rsidRPr="00A320B0">
        <w:t xml:space="preserve"> </w:t>
      </w:r>
      <w:r w:rsidRPr="00A320B0">
        <w:rPr>
          <w:rFonts w:ascii="Arial" w:hAnsi="Arial" w:cs="Arial"/>
        </w:rPr>
        <w:t>կոմիտեն</w:t>
      </w:r>
      <w:r w:rsidRPr="00A320B0">
        <w:t> </w:t>
      </w:r>
      <w:r w:rsidRPr="00A320B0">
        <w:rPr>
          <w:rFonts w:ascii="Arial" w:hAnsi="Arial" w:cs="Arial"/>
          <w:b/>
          <w:bCs/>
          <w:i/>
          <w:iCs/>
        </w:rPr>
        <w:t>որոշում</w:t>
      </w:r>
      <w:r w:rsidRPr="00A320B0">
        <w:rPr>
          <w:b/>
          <w:bCs/>
          <w:i/>
          <w:iCs/>
        </w:rPr>
        <w:t xml:space="preserve"> </w:t>
      </w:r>
      <w:r w:rsidRPr="00A320B0">
        <w:rPr>
          <w:rFonts w:ascii="Arial" w:hAnsi="Arial" w:cs="Arial"/>
          <w:b/>
          <w:bCs/>
          <w:i/>
          <w:iCs/>
        </w:rPr>
        <w:t>են</w:t>
      </w:r>
      <w:r w:rsidRPr="00A320B0">
        <w:rPr>
          <w:b/>
          <w:bCs/>
          <w:i/>
          <w:iCs/>
        </w:rPr>
        <w:t>.</w:t>
      </w:r>
    </w:p>
    <w:p w14:paraId="329B4BA1" w14:textId="77777777" w:rsidR="00A320B0" w:rsidRPr="00A320B0" w:rsidRDefault="00A320B0" w:rsidP="00A320B0">
      <w:r w:rsidRPr="00A320B0">
        <w:lastRenderedPageBreak/>
        <w:t xml:space="preserve">1. </w:t>
      </w:r>
      <w:r w:rsidRPr="00A320B0">
        <w:rPr>
          <w:rFonts w:ascii="Arial" w:hAnsi="Arial" w:cs="Arial"/>
        </w:rPr>
        <w:t>Հաստատել</w:t>
      </w:r>
      <w:r w:rsidRPr="00A320B0">
        <w:t xml:space="preserve"> «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հաշիվներին</w:t>
      </w:r>
      <w:r w:rsidRPr="00A320B0">
        <w:t xml:space="preserve"> </w:t>
      </w:r>
      <w:r w:rsidRPr="00A320B0">
        <w:rPr>
          <w:rFonts w:ascii="Arial" w:hAnsi="Arial" w:cs="Arial"/>
        </w:rPr>
        <w:t>առկա</w:t>
      </w:r>
      <w:r w:rsidRPr="00A320B0">
        <w:t xml:space="preserve"> </w:t>
      </w:r>
      <w:r w:rsidRPr="00A320B0">
        <w:rPr>
          <w:rFonts w:ascii="Arial" w:hAnsi="Arial" w:cs="Arial"/>
        </w:rPr>
        <w:t>դրամական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էլեկտրոնային</w:t>
      </w:r>
      <w:r w:rsidRPr="00A320B0">
        <w:t xml:space="preserve"> </w:t>
      </w:r>
      <w:r w:rsidRPr="00A320B0">
        <w:rPr>
          <w:rFonts w:ascii="Arial" w:hAnsi="Arial" w:cs="Arial"/>
        </w:rPr>
        <w:t>համակարգի</w:t>
      </w:r>
      <w:r w:rsidRPr="00A320B0">
        <w:t xml:space="preserve"> </w:t>
      </w:r>
      <w:r w:rsidRPr="00A320B0">
        <w:rPr>
          <w:rFonts w:ascii="Arial" w:hAnsi="Arial" w:cs="Arial"/>
        </w:rPr>
        <w:t>գործողության</w:t>
      </w:r>
      <w:r w:rsidRPr="00A320B0">
        <w:t xml:space="preserve"> </w:t>
      </w:r>
      <w:r w:rsidRPr="00A320B0">
        <w:rPr>
          <w:rFonts w:ascii="Arial" w:hAnsi="Arial" w:cs="Arial"/>
        </w:rPr>
        <w:t>կարգը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պայմանները</w:t>
      </w:r>
      <w:r w:rsidRPr="00A320B0">
        <w:t>» (</w:t>
      </w:r>
      <w:r w:rsidRPr="00A320B0">
        <w:rPr>
          <w:rFonts w:ascii="Arial" w:hAnsi="Arial" w:cs="Arial"/>
        </w:rPr>
        <w:t>այսուհետ՝</w:t>
      </w:r>
      <w:r w:rsidRPr="00A320B0">
        <w:t xml:space="preserve"> </w:t>
      </w:r>
      <w:r w:rsidRPr="00A320B0">
        <w:rPr>
          <w:rFonts w:ascii="Arial" w:hAnsi="Arial" w:cs="Arial"/>
        </w:rPr>
        <w:t>Կարգ</w:t>
      </w:r>
      <w:r w:rsidRPr="00A320B0">
        <w:t>)</w:t>
      </w:r>
      <w:r w:rsidRPr="00A320B0">
        <w:rPr>
          <w:rFonts w:ascii="Arial" w:hAnsi="Arial" w:cs="Arial"/>
        </w:rPr>
        <w:t>՝</w:t>
      </w:r>
      <w:r w:rsidRPr="00A320B0">
        <w:t xml:space="preserve"> </w:t>
      </w:r>
      <w:r w:rsidRPr="00A320B0">
        <w:rPr>
          <w:rFonts w:ascii="Arial" w:hAnsi="Arial" w:cs="Arial"/>
        </w:rPr>
        <w:t>համաձայն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որոշման</w:t>
      </w:r>
      <w:r w:rsidRPr="00A320B0">
        <w:t xml:space="preserve"> </w:t>
      </w:r>
      <w:r w:rsidRPr="00A320B0">
        <w:rPr>
          <w:rFonts w:ascii="Arial" w:hAnsi="Arial" w:cs="Arial"/>
        </w:rPr>
        <w:t>Հավելվածի</w:t>
      </w:r>
      <w:r w:rsidRPr="00A320B0">
        <w:t xml:space="preserve"> (</w:t>
      </w:r>
      <w:r w:rsidRPr="00A320B0">
        <w:rPr>
          <w:rFonts w:ascii="Arial" w:hAnsi="Arial" w:cs="Arial"/>
        </w:rPr>
        <w:t>կցվում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>):</w:t>
      </w:r>
    </w:p>
    <w:p w14:paraId="0AB11BCF" w14:textId="77777777" w:rsidR="00A320B0" w:rsidRPr="00A320B0" w:rsidRDefault="00A320B0" w:rsidP="00A320B0">
      <w:r w:rsidRPr="00A320B0">
        <w:t xml:space="preserve">2.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որոշումն</w:t>
      </w:r>
      <w:r w:rsidRPr="00A320B0">
        <w:t xml:space="preserve"> </w:t>
      </w:r>
      <w:r w:rsidRPr="00A320B0">
        <w:rPr>
          <w:rFonts w:ascii="Arial" w:hAnsi="Arial" w:cs="Arial"/>
        </w:rPr>
        <w:t>ուժի</w:t>
      </w:r>
      <w:r w:rsidRPr="00A320B0">
        <w:t xml:space="preserve"> </w:t>
      </w:r>
      <w:r w:rsidRPr="00A320B0">
        <w:rPr>
          <w:rFonts w:ascii="Arial" w:hAnsi="Arial" w:cs="Arial"/>
        </w:rPr>
        <w:t>մեջ</w:t>
      </w:r>
      <w:r w:rsidRPr="00A320B0">
        <w:t xml:space="preserve"> </w:t>
      </w:r>
      <w:r w:rsidRPr="00A320B0">
        <w:rPr>
          <w:rFonts w:ascii="Arial" w:hAnsi="Arial" w:cs="Arial"/>
        </w:rPr>
        <w:t>մտնելու</w:t>
      </w:r>
      <w:r w:rsidRPr="00A320B0">
        <w:t xml:space="preserve"> </w:t>
      </w:r>
      <w:r w:rsidRPr="00A320B0">
        <w:rPr>
          <w:rFonts w:ascii="Arial" w:hAnsi="Arial" w:cs="Arial"/>
        </w:rPr>
        <w:t>օրվանից</w:t>
      </w:r>
      <w:r w:rsidRPr="00A320B0">
        <w:t xml:space="preserve"> </w:t>
      </w:r>
      <w:r w:rsidRPr="00A320B0">
        <w:rPr>
          <w:rFonts w:ascii="Arial" w:hAnsi="Arial" w:cs="Arial"/>
        </w:rPr>
        <w:t>ուժը</w:t>
      </w:r>
      <w:r w:rsidRPr="00A320B0">
        <w:t xml:space="preserve"> </w:t>
      </w:r>
      <w:r w:rsidRPr="00A320B0">
        <w:rPr>
          <w:rFonts w:ascii="Arial" w:hAnsi="Arial" w:cs="Arial"/>
        </w:rPr>
        <w:t>կորցրած</w:t>
      </w:r>
      <w:r w:rsidRPr="00A320B0">
        <w:t xml:space="preserve"> </w:t>
      </w:r>
      <w:r w:rsidRPr="00A320B0">
        <w:rPr>
          <w:rFonts w:ascii="Arial" w:hAnsi="Arial" w:cs="Arial"/>
        </w:rPr>
        <w:t>ճանաչել</w:t>
      </w:r>
      <w:r w:rsidRPr="00A320B0">
        <w:t xml:space="preserve"> «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հաշիվներին</w:t>
      </w:r>
      <w:r w:rsidRPr="00A320B0">
        <w:t xml:space="preserve"> </w:t>
      </w:r>
      <w:r w:rsidRPr="00A320B0">
        <w:rPr>
          <w:rFonts w:ascii="Arial" w:hAnsi="Arial" w:cs="Arial"/>
        </w:rPr>
        <w:t>առկա</w:t>
      </w:r>
      <w:r w:rsidRPr="00A320B0">
        <w:t xml:space="preserve"> </w:t>
      </w:r>
      <w:r w:rsidRPr="00A320B0">
        <w:rPr>
          <w:rFonts w:ascii="Arial" w:hAnsi="Arial" w:cs="Arial"/>
        </w:rPr>
        <w:t>դրամական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էլեկտրոնային</w:t>
      </w:r>
      <w:r w:rsidRPr="00A320B0">
        <w:t xml:space="preserve"> </w:t>
      </w:r>
      <w:r w:rsidRPr="00A320B0">
        <w:rPr>
          <w:rFonts w:ascii="Arial" w:hAnsi="Arial" w:cs="Arial"/>
        </w:rPr>
        <w:t>համակարգի</w:t>
      </w:r>
      <w:r w:rsidRPr="00A320B0">
        <w:t xml:space="preserve"> </w:t>
      </w:r>
      <w:r w:rsidRPr="00A320B0">
        <w:rPr>
          <w:rFonts w:ascii="Arial" w:hAnsi="Arial" w:cs="Arial"/>
        </w:rPr>
        <w:t>գործողության</w:t>
      </w:r>
      <w:r w:rsidRPr="00A320B0">
        <w:t xml:space="preserve"> </w:t>
      </w:r>
      <w:r w:rsidRPr="00A320B0">
        <w:rPr>
          <w:rFonts w:ascii="Arial" w:hAnsi="Arial" w:cs="Arial"/>
        </w:rPr>
        <w:t>կարգը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պայմանները</w:t>
      </w:r>
      <w:r w:rsidRPr="00A320B0">
        <w:t xml:space="preserve"> </w:t>
      </w:r>
      <w:r w:rsidRPr="00A320B0">
        <w:rPr>
          <w:rFonts w:ascii="Arial" w:hAnsi="Arial" w:cs="Arial"/>
        </w:rPr>
        <w:t>հաստատելու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խորհրդի</w:t>
      </w:r>
      <w:r w:rsidRPr="00A320B0">
        <w:t xml:space="preserve"> 2015 </w:t>
      </w:r>
      <w:r w:rsidRPr="00A320B0">
        <w:rPr>
          <w:rFonts w:ascii="Arial" w:hAnsi="Arial" w:cs="Arial"/>
        </w:rPr>
        <w:t>թվականի</w:t>
      </w:r>
      <w:r w:rsidRPr="00A320B0">
        <w:t xml:space="preserve"> </w:t>
      </w:r>
      <w:r w:rsidRPr="00A320B0">
        <w:rPr>
          <w:rFonts w:ascii="Arial" w:hAnsi="Arial" w:cs="Arial"/>
        </w:rPr>
        <w:t>մայիսի</w:t>
      </w:r>
      <w:r w:rsidRPr="00A320B0">
        <w:t xml:space="preserve"> 5-</w:t>
      </w:r>
      <w:r w:rsidRPr="00A320B0">
        <w:rPr>
          <w:rFonts w:ascii="Arial" w:hAnsi="Arial" w:cs="Arial"/>
        </w:rPr>
        <w:t>ի</w:t>
      </w:r>
      <w:r w:rsidRPr="00A320B0">
        <w:t xml:space="preserve"> </w:t>
      </w:r>
      <w:r w:rsidRPr="00A320B0">
        <w:rPr>
          <w:rFonts w:ascii="Arial" w:hAnsi="Arial" w:cs="Arial"/>
        </w:rPr>
        <w:t>թիվ</w:t>
      </w:r>
      <w:r w:rsidRPr="00A320B0">
        <w:t xml:space="preserve"> 106-</w:t>
      </w:r>
      <w:r w:rsidRPr="00A320B0">
        <w:rPr>
          <w:rFonts w:ascii="Arial" w:hAnsi="Arial" w:cs="Arial"/>
        </w:rPr>
        <w:t>Ն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ֆինանսների</w:t>
      </w:r>
      <w:r w:rsidRPr="00A320B0">
        <w:t xml:space="preserve"> </w:t>
      </w:r>
      <w:r w:rsidRPr="00A320B0">
        <w:rPr>
          <w:rFonts w:ascii="Arial" w:hAnsi="Arial" w:cs="Arial"/>
        </w:rPr>
        <w:t>նախարարի</w:t>
      </w:r>
      <w:r w:rsidRPr="00A320B0">
        <w:t xml:space="preserve"> 2015 </w:t>
      </w:r>
      <w:r w:rsidRPr="00A320B0">
        <w:rPr>
          <w:rFonts w:ascii="Arial" w:hAnsi="Arial" w:cs="Arial"/>
        </w:rPr>
        <w:t>թվականի</w:t>
      </w:r>
      <w:r w:rsidRPr="00A320B0">
        <w:t xml:space="preserve"> </w:t>
      </w:r>
      <w:r w:rsidRPr="00A320B0">
        <w:rPr>
          <w:rFonts w:ascii="Arial" w:hAnsi="Arial" w:cs="Arial"/>
        </w:rPr>
        <w:t>մայիսի</w:t>
      </w:r>
      <w:r w:rsidRPr="00A320B0">
        <w:t xml:space="preserve"> 14-</w:t>
      </w:r>
      <w:r w:rsidRPr="00A320B0">
        <w:rPr>
          <w:rFonts w:ascii="Arial" w:hAnsi="Arial" w:cs="Arial"/>
        </w:rPr>
        <w:t>ի</w:t>
      </w:r>
      <w:r w:rsidRPr="00A320B0">
        <w:t xml:space="preserve"> </w:t>
      </w:r>
      <w:r w:rsidRPr="00A320B0">
        <w:rPr>
          <w:rFonts w:ascii="Arial" w:hAnsi="Arial" w:cs="Arial"/>
        </w:rPr>
        <w:t>թիվ</w:t>
      </w:r>
      <w:r w:rsidRPr="00A320B0">
        <w:t xml:space="preserve"> 302-</w:t>
      </w:r>
      <w:r w:rsidRPr="00A320B0">
        <w:rPr>
          <w:rFonts w:ascii="Arial" w:hAnsi="Arial" w:cs="Arial"/>
        </w:rPr>
        <w:t>Ն</w:t>
      </w:r>
      <w:r w:rsidRPr="00A320B0">
        <w:t xml:space="preserve"> </w:t>
      </w:r>
      <w:r w:rsidRPr="00A320B0">
        <w:rPr>
          <w:rFonts w:ascii="Arial" w:hAnsi="Arial" w:cs="Arial"/>
        </w:rPr>
        <w:t>համատեղ</w:t>
      </w:r>
      <w:r w:rsidRPr="00A320B0">
        <w:t xml:space="preserve"> </w:t>
      </w:r>
      <w:r w:rsidRPr="00A320B0">
        <w:rPr>
          <w:rFonts w:ascii="Arial" w:hAnsi="Arial" w:cs="Arial"/>
        </w:rPr>
        <w:t>որոշումը</w:t>
      </w:r>
      <w:r w:rsidRPr="00A320B0">
        <w:t>:</w:t>
      </w:r>
    </w:p>
    <w:p w14:paraId="47849024" w14:textId="77777777" w:rsidR="00A320B0" w:rsidRPr="00A320B0" w:rsidRDefault="00A320B0" w:rsidP="00A320B0">
      <w:r w:rsidRPr="00A320B0">
        <w:t xml:space="preserve">3.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որոշումն</w:t>
      </w:r>
      <w:r w:rsidRPr="00A320B0">
        <w:t xml:space="preserve"> </w:t>
      </w:r>
      <w:r w:rsidRPr="00A320B0">
        <w:rPr>
          <w:rFonts w:ascii="Arial" w:hAnsi="Arial" w:cs="Arial"/>
        </w:rPr>
        <w:t>ուժի</w:t>
      </w:r>
      <w:r w:rsidRPr="00A320B0">
        <w:t xml:space="preserve"> </w:t>
      </w:r>
      <w:r w:rsidRPr="00A320B0">
        <w:rPr>
          <w:rFonts w:ascii="Arial" w:hAnsi="Arial" w:cs="Arial"/>
        </w:rPr>
        <w:t>մեջ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մտնում</w:t>
      </w:r>
      <w:r w:rsidRPr="00A320B0">
        <w:t xml:space="preserve"> </w:t>
      </w:r>
      <w:r w:rsidRPr="00A320B0">
        <w:rPr>
          <w:rFonts w:ascii="Arial" w:hAnsi="Arial" w:cs="Arial"/>
        </w:rPr>
        <w:t>պաշտոնական</w:t>
      </w:r>
      <w:r w:rsidRPr="00A320B0">
        <w:t xml:space="preserve"> </w:t>
      </w:r>
      <w:r w:rsidRPr="00A320B0">
        <w:rPr>
          <w:rFonts w:ascii="Arial" w:hAnsi="Arial" w:cs="Arial"/>
        </w:rPr>
        <w:t>հրապարակման</w:t>
      </w:r>
      <w:r w:rsidRPr="00A320B0">
        <w:t xml:space="preserve"> </w:t>
      </w:r>
      <w:r w:rsidRPr="00A320B0">
        <w:rPr>
          <w:rFonts w:ascii="Arial" w:hAnsi="Arial" w:cs="Arial"/>
        </w:rPr>
        <w:t>օրվան</w:t>
      </w:r>
      <w:r w:rsidRPr="00A320B0">
        <w:t xml:space="preserve"> </w:t>
      </w:r>
      <w:r w:rsidRPr="00A320B0">
        <w:rPr>
          <w:rFonts w:ascii="Arial" w:hAnsi="Arial" w:cs="Arial"/>
        </w:rPr>
        <w:t>հաջորդող</w:t>
      </w:r>
      <w:r w:rsidRPr="00A320B0">
        <w:t xml:space="preserve"> </w:t>
      </w:r>
      <w:r w:rsidRPr="00A320B0">
        <w:rPr>
          <w:rFonts w:ascii="Arial" w:hAnsi="Arial" w:cs="Arial"/>
        </w:rPr>
        <w:t>տասներորդ</w:t>
      </w:r>
      <w:r w:rsidRPr="00A320B0">
        <w:t xml:space="preserve"> </w:t>
      </w:r>
      <w:r w:rsidRPr="00A320B0">
        <w:rPr>
          <w:rFonts w:ascii="Arial" w:hAnsi="Arial" w:cs="Arial"/>
        </w:rPr>
        <w:t>օրը</w:t>
      </w:r>
      <w:r w:rsidRPr="00A320B0">
        <w:t>:</w:t>
      </w:r>
    </w:p>
    <w:p w14:paraId="439A9AE8" w14:textId="77777777" w:rsidR="00A320B0" w:rsidRPr="00A320B0" w:rsidRDefault="00A320B0" w:rsidP="00A320B0">
      <w:r w:rsidRPr="00A320B0">
        <w:t> </w:t>
      </w:r>
    </w:p>
    <w:tbl>
      <w:tblPr>
        <w:tblW w:w="5000" w:type="pct"/>
        <w:tblCellSpacing w:w="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4839"/>
      </w:tblGrid>
      <w:tr w:rsidR="00A320B0" w:rsidRPr="00A320B0" w14:paraId="473CBEA2" w14:textId="77777777" w:rsidTr="00A320B0">
        <w:trPr>
          <w:tblCellSpacing w:w="7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1D358A5A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Հայաստանի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Հանրապետության</w:t>
            </w:r>
            <w:r w:rsidRPr="00A320B0">
              <w:rPr>
                <w:b/>
                <w:bCs/>
              </w:rPr>
              <w:t> </w:t>
            </w:r>
            <w:r w:rsidRPr="00A320B0">
              <w:rPr>
                <w:rFonts w:ascii="Arial" w:hAnsi="Arial" w:cs="Arial"/>
                <w:b/>
                <w:bCs/>
              </w:rPr>
              <w:t>կենտրոնական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բանկի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նախագահ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A0970E5" w14:textId="7C331772" w:rsidR="00A320B0" w:rsidRPr="00A320B0" w:rsidRDefault="00A320B0" w:rsidP="00A320B0">
            <w:pPr>
              <w:rPr>
                <w:rFonts w:ascii="Arial" w:hAnsi="Arial"/>
                <w:lang w:val="hy-AM"/>
              </w:rPr>
            </w:pPr>
            <w:ins w:id="0" w:author="Զարինե Սարգսյան" w:date="2026-03-30T13:27:00Z">
              <w:r>
                <w:rPr>
                  <w:rFonts w:ascii="Arial" w:hAnsi="Arial" w:cs="Arial"/>
                  <w:b/>
                  <w:bCs/>
                </w:rPr>
                <w:t>Մ</w:t>
              </w:r>
            </w:ins>
            <w:del w:id="1" w:author="Զարինե Սարգսյան" w:date="2026-03-30T13:27:00Z">
              <w:r w:rsidRPr="00A320B0" w:rsidDel="00A320B0">
                <w:rPr>
                  <w:rFonts w:ascii="Arial" w:hAnsi="Arial" w:cs="Arial"/>
                  <w:b/>
                  <w:bCs/>
                </w:rPr>
                <w:delText>Ա</w:delText>
              </w:r>
            </w:del>
            <w:r w:rsidRPr="00A320B0">
              <w:rPr>
                <w:b/>
                <w:bCs/>
              </w:rPr>
              <w:t xml:space="preserve">. </w:t>
            </w:r>
            <w:del w:id="2" w:author="Զարինե Սարգսյան" w:date="2026-03-30T13:27:00Z">
              <w:r w:rsidRPr="00A320B0" w:rsidDel="00A320B0">
                <w:rPr>
                  <w:rFonts w:ascii="Arial" w:hAnsi="Arial" w:cs="Arial"/>
                  <w:b/>
                  <w:bCs/>
                </w:rPr>
                <w:delText>Ջավադյան</w:delText>
              </w:r>
            </w:del>
            <w:ins w:id="3" w:author="Զարինե Սարգսյան" w:date="2026-04-02T11:25:00Z">
              <w:r w:rsidR="00C260BA">
                <w:rPr>
                  <w:rFonts w:ascii="Arial" w:hAnsi="Arial" w:cs="Arial"/>
                  <w:b/>
                  <w:bCs/>
                </w:rPr>
                <w:t xml:space="preserve"> </w:t>
              </w:r>
            </w:ins>
            <w:ins w:id="4" w:author="Զարինե Սարգսյան" w:date="2026-03-30T13:27:00Z">
              <w:r>
                <w:rPr>
                  <w:rFonts w:ascii="Arial" w:hAnsi="Arial" w:cs="Arial"/>
                  <w:b/>
                  <w:bCs/>
                </w:rPr>
                <w:t>Գալստյան</w:t>
              </w:r>
            </w:ins>
          </w:p>
        </w:tc>
      </w:tr>
      <w:tr w:rsidR="00A320B0" w:rsidRPr="00A320B0" w14:paraId="3B50B30E" w14:textId="77777777" w:rsidTr="00A320B0">
        <w:trPr>
          <w:tblCellSpacing w:w="7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006A2499" w14:textId="77777777" w:rsidR="00A320B0" w:rsidRPr="00A320B0" w:rsidRDefault="00A320B0" w:rsidP="00A320B0">
            <w:r w:rsidRPr="00A320B0">
              <w:t> </w:t>
            </w:r>
          </w:p>
          <w:p w14:paraId="030AA999" w14:textId="4A8E2A0C" w:rsidR="00A320B0" w:rsidRPr="00A320B0" w:rsidRDefault="00A320B0" w:rsidP="00A320B0">
            <w:del w:id="5" w:author="Զարինե Սարգսյան" w:date="2026-03-30T13:27:00Z">
              <w:r w:rsidRPr="00A320B0" w:rsidDel="00A320B0">
                <w:delText xml:space="preserve">2019 </w:delText>
              </w:r>
            </w:del>
            <w:ins w:id="6" w:author="Զարինե Սարգսյան" w:date="2026-03-30T13:27:00Z">
              <w:r>
                <w:t>2026</w:t>
              </w:r>
              <w:r w:rsidRPr="00A320B0">
                <w:t xml:space="preserve"> </w:t>
              </w:r>
            </w:ins>
            <w:r w:rsidRPr="00A320B0">
              <w:rPr>
                <w:rFonts w:ascii="Arial" w:hAnsi="Arial" w:cs="Arial"/>
              </w:rPr>
              <w:t>թ</w:t>
            </w:r>
            <w:r w:rsidRPr="00A320B0">
              <w:t xml:space="preserve">. </w:t>
            </w:r>
            <w:del w:id="7" w:author="Զարինե Սարգսյան" w:date="2026-03-30T13:27:00Z">
              <w:r w:rsidRPr="00A320B0" w:rsidDel="00A320B0">
                <w:rPr>
                  <w:rFonts w:ascii="Arial" w:hAnsi="Arial" w:cs="Arial"/>
                </w:rPr>
                <w:delText>փետրվարի</w:delText>
              </w:r>
              <w:r w:rsidRPr="00A320B0" w:rsidDel="00A320B0">
                <w:delText xml:space="preserve"> 7</w:delText>
              </w:r>
            </w:del>
          </w:p>
          <w:p w14:paraId="4B1905E9" w14:textId="77777777" w:rsidR="00A320B0" w:rsidRPr="00A320B0" w:rsidRDefault="00A320B0" w:rsidP="00A320B0">
            <w:r w:rsidRPr="00A320B0">
              <w:rPr>
                <w:rFonts w:ascii="Arial" w:hAnsi="Arial" w:cs="Arial"/>
              </w:rPr>
              <w:t>Երևան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1A048AE2" w14:textId="77777777" w:rsidR="00A320B0" w:rsidRPr="00A320B0" w:rsidRDefault="00A320B0" w:rsidP="00A320B0">
            <w:r w:rsidRPr="00A320B0">
              <w:t> </w:t>
            </w:r>
          </w:p>
        </w:tc>
      </w:tr>
    </w:tbl>
    <w:p w14:paraId="21F1E758" w14:textId="77777777" w:rsidR="00A320B0" w:rsidRPr="00A320B0" w:rsidRDefault="00A320B0" w:rsidP="00A320B0">
      <w:r w:rsidRPr="00A320B0">
        <w:t> 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4839"/>
      </w:tblGrid>
      <w:tr w:rsidR="00A320B0" w:rsidRPr="00A320B0" w14:paraId="66EF90B1" w14:textId="77777777" w:rsidTr="00A320B0">
        <w:trPr>
          <w:tblCellSpacing w:w="7" w:type="dxa"/>
        </w:trPr>
        <w:tc>
          <w:tcPr>
            <w:tcW w:w="4500" w:type="dxa"/>
            <w:vAlign w:val="center"/>
            <w:hideMark/>
          </w:tcPr>
          <w:p w14:paraId="5844EAD7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Հայաստանի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Հանրապետության</w:t>
            </w:r>
          </w:p>
          <w:p w14:paraId="66F22C12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պետական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եկամուտների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կոմիտեի</w:t>
            </w:r>
          </w:p>
          <w:p w14:paraId="739192F1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նախագահ</w:t>
            </w:r>
          </w:p>
        </w:tc>
        <w:tc>
          <w:tcPr>
            <w:tcW w:w="0" w:type="auto"/>
            <w:vAlign w:val="bottom"/>
            <w:hideMark/>
          </w:tcPr>
          <w:p w14:paraId="32BF10AD" w14:textId="02229E49" w:rsidR="00A320B0" w:rsidRPr="00A320B0" w:rsidRDefault="00A320B0" w:rsidP="00A320B0">
            <w:del w:id="8" w:author="Զարինե Սարգսյան" w:date="2026-03-30T13:28:00Z">
              <w:r w:rsidRPr="00A320B0" w:rsidDel="00A320B0">
                <w:rPr>
                  <w:rFonts w:ascii="Arial" w:hAnsi="Arial" w:cs="Arial"/>
                  <w:b/>
                  <w:bCs/>
                </w:rPr>
                <w:delText>Դ</w:delText>
              </w:r>
            </w:del>
            <w:ins w:id="9" w:author="Զարինե Սարգսյան" w:date="2026-04-02T11:25:00Z">
              <w:r w:rsidR="00C260BA">
                <w:rPr>
                  <w:rFonts w:ascii="Arial" w:hAnsi="Arial" w:cs="Arial"/>
                  <w:b/>
                  <w:bCs/>
                  <w:lang w:val="hy-AM"/>
                </w:rPr>
                <w:t>Է</w:t>
              </w:r>
            </w:ins>
            <w:r w:rsidRPr="00A320B0">
              <w:rPr>
                <w:b/>
                <w:bCs/>
              </w:rPr>
              <w:t xml:space="preserve">. </w:t>
            </w:r>
            <w:del w:id="10" w:author="Զարինե Սարգսյան" w:date="2026-04-02T11:25:00Z">
              <w:r w:rsidRPr="00A320B0" w:rsidDel="00C260BA">
                <w:rPr>
                  <w:rFonts w:ascii="Arial" w:hAnsi="Arial" w:cs="Arial"/>
                  <w:b/>
                  <w:bCs/>
                </w:rPr>
                <w:delText>Անանյան</w:delText>
              </w:r>
            </w:del>
            <w:ins w:id="11" w:author="Զարինե Սարգսյան" w:date="2026-04-02T11:25:00Z">
              <w:r w:rsidR="00C260BA">
                <w:rPr>
                  <w:rFonts w:ascii="Arial" w:hAnsi="Arial" w:cs="Arial"/>
                  <w:b/>
                  <w:bCs/>
                </w:rPr>
                <w:t xml:space="preserve"> Հակոբյան</w:t>
              </w:r>
            </w:ins>
          </w:p>
        </w:tc>
      </w:tr>
      <w:tr w:rsidR="00A320B0" w:rsidRPr="00A320B0" w14:paraId="177ECD81" w14:textId="77777777" w:rsidTr="00A320B0">
        <w:trPr>
          <w:tblCellSpacing w:w="7" w:type="dxa"/>
        </w:trPr>
        <w:tc>
          <w:tcPr>
            <w:tcW w:w="4500" w:type="dxa"/>
            <w:vAlign w:val="center"/>
            <w:hideMark/>
          </w:tcPr>
          <w:p w14:paraId="0F8EB9F5" w14:textId="77777777" w:rsidR="00A320B0" w:rsidRPr="00A320B0" w:rsidRDefault="00A320B0" w:rsidP="00A320B0">
            <w:r w:rsidRPr="00A320B0">
              <w:t> </w:t>
            </w:r>
          </w:p>
          <w:p w14:paraId="7180B5CE" w14:textId="6434AF1C" w:rsidR="00A320B0" w:rsidRPr="00A320B0" w:rsidRDefault="00A320B0" w:rsidP="00A320B0">
            <w:r w:rsidRPr="00A320B0">
              <w:t>20</w:t>
            </w:r>
            <w:ins w:id="12" w:author="Զարինե Սարգսյան" w:date="2026-03-30T13:27:00Z">
              <w:r>
                <w:t>26</w:t>
              </w:r>
            </w:ins>
            <w:del w:id="13" w:author="Զարինե Սարգսյան" w:date="2026-03-30T13:27:00Z">
              <w:r w:rsidRPr="00A320B0" w:rsidDel="00A320B0">
                <w:delText>19</w:delText>
              </w:r>
            </w:del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</w:t>
            </w:r>
            <w:r w:rsidRPr="00A320B0">
              <w:t xml:space="preserve">. </w:t>
            </w:r>
            <w:del w:id="14" w:author="Զարինե Սարգսյան" w:date="2026-03-30T13:28:00Z">
              <w:r w:rsidRPr="00A320B0" w:rsidDel="00A320B0">
                <w:rPr>
                  <w:rFonts w:ascii="Arial" w:hAnsi="Arial" w:cs="Arial"/>
                </w:rPr>
                <w:delText>փետրվարի</w:delText>
              </w:r>
              <w:r w:rsidRPr="00A320B0" w:rsidDel="00A320B0">
                <w:delText xml:space="preserve"> 19</w:delText>
              </w:r>
            </w:del>
          </w:p>
          <w:p w14:paraId="71CB9CD0" w14:textId="77777777" w:rsidR="00A320B0" w:rsidRPr="00A320B0" w:rsidRDefault="00A320B0" w:rsidP="00A320B0">
            <w:r w:rsidRPr="00A320B0">
              <w:rPr>
                <w:rFonts w:ascii="Arial" w:hAnsi="Arial" w:cs="Arial"/>
              </w:rPr>
              <w:t>Երևան</w:t>
            </w:r>
          </w:p>
        </w:tc>
        <w:tc>
          <w:tcPr>
            <w:tcW w:w="0" w:type="auto"/>
            <w:vAlign w:val="bottom"/>
            <w:hideMark/>
          </w:tcPr>
          <w:p w14:paraId="2B4BD6DE" w14:textId="77777777" w:rsidR="00A320B0" w:rsidRPr="00A320B0" w:rsidRDefault="00A320B0" w:rsidP="00A320B0">
            <w:r w:rsidRPr="00A320B0">
              <w:t> </w:t>
            </w:r>
          </w:p>
        </w:tc>
      </w:tr>
    </w:tbl>
    <w:p w14:paraId="769E92F2" w14:textId="77777777" w:rsidR="00A320B0" w:rsidRPr="00A320B0" w:rsidRDefault="00A320B0" w:rsidP="00A320B0">
      <w:pPr>
        <w:rPr>
          <w:b/>
          <w:bCs/>
        </w:rPr>
      </w:pPr>
      <w:r w:rsidRPr="00A320B0">
        <w:rPr>
          <w:b/>
          <w:bCs/>
        </w:rPr>
        <w:t> </w:t>
      </w:r>
    </w:p>
    <w:tbl>
      <w:tblPr>
        <w:tblW w:w="5000" w:type="pct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521"/>
      </w:tblGrid>
      <w:tr w:rsidR="00A320B0" w:rsidRPr="00A320B0" w14:paraId="20288D08" w14:textId="77777777" w:rsidTr="00A320B0">
        <w:trPr>
          <w:tblCellSpacing w:w="7" w:type="dxa"/>
        </w:trPr>
        <w:tc>
          <w:tcPr>
            <w:tcW w:w="0" w:type="auto"/>
            <w:vAlign w:val="center"/>
            <w:hideMark/>
          </w:tcPr>
          <w:p w14:paraId="3C7839E3" w14:textId="77777777" w:rsidR="00A320B0" w:rsidRPr="00A320B0" w:rsidRDefault="00A320B0" w:rsidP="00A320B0">
            <w:pPr>
              <w:rPr>
                <w:b/>
                <w:bCs/>
              </w:rPr>
            </w:pPr>
          </w:p>
        </w:tc>
        <w:tc>
          <w:tcPr>
            <w:tcW w:w="4500" w:type="dxa"/>
            <w:vAlign w:val="bottom"/>
            <w:hideMark/>
          </w:tcPr>
          <w:p w14:paraId="6B518990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ՀԱՎԵԼՎԱԾ</w:t>
            </w:r>
          </w:p>
          <w:p w14:paraId="321739D2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Հայաստանի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Հանրապետության</w:t>
            </w:r>
          </w:p>
          <w:p w14:paraId="40120555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կենտրոնական</w:t>
            </w:r>
            <w:r w:rsidRPr="00A320B0">
              <w:rPr>
                <w:b/>
                <w:bCs/>
              </w:rPr>
              <w:t> </w:t>
            </w:r>
            <w:r w:rsidRPr="00A320B0">
              <w:rPr>
                <w:rFonts w:ascii="Arial" w:hAnsi="Arial" w:cs="Arial"/>
                <w:b/>
                <w:bCs/>
              </w:rPr>
              <w:t>բանկի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խորհրդի</w:t>
            </w:r>
          </w:p>
          <w:p w14:paraId="0E6351C4" w14:textId="77777777" w:rsidR="00A320B0" w:rsidRPr="00A320B0" w:rsidRDefault="00A320B0" w:rsidP="00A320B0">
            <w:r w:rsidRPr="00A320B0">
              <w:rPr>
                <w:b/>
                <w:bCs/>
              </w:rPr>
              <w:lastRenderedPageBreak/>
              <w:t xml:space="preserve">2019 </w:t>
            </w:r>
            <w:r w:rsidRPr="00A320B0">
              <w:rPr>
                <w:rFonts w:ascii="Arial" w:hAnsi="Arial" w:cs="Arial"/>
                <w:b/>
                <w:bCs/>
              </w:rPr>
              <w:t>թվականի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փետրվարի</w:t>
            </w:r>
            <w:r w:rsidRPr="00A320B0">
              <w:rPr>
                <w:b/>
                <w:bCs/>
              </w:rPr>
              <w:t xml:space="preserve"> 4-</w:t>
            </w:r>
            <w:r w:rsidRPr="00A320B0">
              <w:rPr>
                <w:rFonts w:ascii="Arial" w:hAnsi="Arial" w:cs="Arial"/>
                <w:b/>
                <w:bCs/>
              </w:rPr>
              <w:t>ի</w:t>
            </w:r>
          </w:p>
          <w:p w14:paraId="13449569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 xml:space="preserve"> 15-</w:t>
            </w:r>
            <w:r w:rsidRPr="00A320B0">
              <w:rPr>
                <w:rFonts w:ascii="Arial" w:hAnsi="Arial" w:cs="Arial"/>
                <w:b/>
                <w:bCs/>
              </w:rPr>
              <w:t>Ն</w:t>
            </w:r>
          </w:p>
          <w:p w14:paraId="4924A261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և</w:t>
            </w:r>
          </w:p>
          <w:p w14:paraId="1D7636C9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Հայաստանի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Հանրապետության</w:t>
            </w:r>
          </w:p>
          <w:p w14:paraId="5B2084CD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պետական</w:t>
            </w:r>
            <w:r w:rsidRPr="00A320B0">
              <w:rPr>
                <w:b/>
                <w:bCs/>
              </w:rPr>
              <w:t> </w:t>
            </w:r>
            <w:r w:rsidRPr="00A320B0">
              <w:rPr>
                <w:rFonts w:ascii="Arial" w:hAnsi="Arial" w:cs="Arial"/>
                <w:b/>
                <w:bCs/>
              </w:rPr>
              <w:t>եկամուտների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կոմիտեի</w:t>
            </w:r>
          </w:p>
          <w:p w14:paraId="099386C4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նախագահի</w:t>
            </w:r>
            <w:r w:rsidRPr="00A320B0">
              <w:rPr>
                <w:b/>
                <w:bCs/>
              </w:rPr>
              <w:t xml:space="preserve"> 19 </w:t>
            </w:r>
            <w:r w:rsidRPr="00A320B0">
              <w:rPr>
                <w:rFonts w:ascii="Arial" w:hAnsi="Arial" w:cs="Arial"/>
                <w:b/>
                <w:bCs/>
              </w:rPr>
              <w:t>փետրվարի</w:t>
            </w:r>
            <w:r w:rsidRPr="00A320B0">
              <w:rPr>
                <w:b/>
                <w:bCs/>
              </w:rPr>
              <w:t xml:space="preserve"> 2019 </w:t>
            </w:r>
            <w:r w:rsidRPr="00A320B0">
              <w:rPr>
                <w:rFonts w:ascii="Arial" w:hAnsi="Arial" w:cs="Arial"/>
                <w:b/>
                <w:bCs/>
              </w:rPr>
              <w:t>թվականի</w:t>
            </w:r>
          </w:p>
          <w:p w14:paraId="7BA5BBF4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 xml:space="preserve"> 111-</w:t>
            </w:r>
            <w:r w:rsidRPr="00A320B0">
              <w:rPr>
                <w:rFonts w:ascii="Arial" w:hAnsi="Arial" w:cs="Arial"/>
                <w:b/>
                <w:bCs/>
              </w:rPr>
              <w:t>Ն</w:t>
            </w:r>
            <w:r w:rsidRPr="00A320B0">
              <w:rPr>
                <w:b/>
                <w:bCs/>
              </w:rPr>
              <w:t> </w:t>
            </w:r>
            <w:r w:rsidRPr="00A320B0">
              <w:rPr>
                <w:rFonts w:ascii="Arial" w:hAnsi="Arial" w:cs="Arial"/>
                <w:b/>
                <w:bCs/>
              </w:rPr>
              <w:t>համատեղ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որոշման</w:t>
            </w:r>
          </w:p>
        </w:tc>
      </w:tr>
    </w:tbl>
    <w:p w14:paraId="4EB73C74" w14:textId="77777777" w:rsidR="00A320B0" w:rsidRPr="00A320B0" w:rsidRDefault="00A320B0" w:rsidP="00A320B0">
      <w:r w:rsidRPr="00A320B0">
        <w:lastRenderedPageBreak/>
        <w:t> </w:t>
      </w:r>
    </w:p>
    <w:p w14:paraId="66971218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ԲԱՆԿԱՅԻՆ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ՀԱՇԻՎՆԵՐԻՆ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ԱՌԿԱ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ԴՐԱՄԱԿԱՆ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ՄԻՋՈՑՆԵՐԻ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ՀԱՐԿԱՅԻՆ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ԱՐԳԵԼԱԴՐՄԱՆ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ԷԼԵԿՏՐՈՆԱՅԻՆ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ՀԱՄԱԿԱՐԳԻ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ԳՈՐԾՈՂՈՒԹՅԱՆ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ԿԱՐԳԸ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ԵՎ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ՊԱՅՄԱՆՆԵՐԸ</w:t>
      </w:r>
    </w:p>
    <w:p w14:paraId="4C9E0865" w14:textId="77777777" w:rsidR="00A320B0" w:rsidRPr="00A320B0" w:rsidRDefault="00A320B0" w:rsidP="00A320B0">
      <w:r w:rsidRPr="00A320B0">
        <w:t> </w:t>
      </w:r>
    </w:p>
    <w:p w14:paraId="65B4F730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ԳԼՈՒԽ</w:t>
      </w:r>
      <w:r w:rsidRPr="00A320B0">
        <w:rPr>
          <w:b/>
          <w:bCs/>
        </w:rPr>
        <w:t xml:space="preserve"> 1. </w:t>
      </w:r>
      <w:r w:rsidRPr="00A320B0">
        <w:rPr>
          <w:rFonts w:ascii="Arial" w:hAnsi="Arial" w:cs="Arial"/>
          <w:b/>
          <w:bCs/>
        </w:rPr>
        <w:t>ԿԱՐԳԱՎՈՐՄԱՆ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ԱՌԱՐԿԱՆ</w:t>
      </w:r>
    </w:p>
    <w:p w14:paraId="6A7BC6E0" w14:textId="77777777" w:rsidR="00A320B0" w:rsidRPr="00A320B0" w:rsidRDefault="00A320B0" w:rsidP="00A320B0">
      <w:r w:rsidRPr="00A320B0">
        <w:t> </w:t>
      </w:r>
    </w:p>
    <w:p w14:paraId="2989626F" w14:textId="77777777" w:rsidR="00A320B0" w:rsidRPr="00A320B0" w:rsidRDefault="00A320B0" w:rsidP="00A320B0">
      <w:r w:rsidRPr="00A320B0">
        <w:t xml:space="preserve">1.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կարգը</w:t>
      </w:r>
      <w:r w:rsidRPr="00A320B0">
        <w:t xml:space="preserve"> </w:t>
      </w:r>
      <w:r w:rsidRPr="00A320B0">
        <w:rPr>
          <w:rFonts w:ascii="Arial" w:hAnsi="Arial" w:cs="Arial"/>
        </w:rPr>
        <w:t>սահմանում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էլեկտրոնային</w:t>
      </w:r>
      <w:r w:rsidRPr="00A320B0">
        <w:t xml:space="preserve"> </w:t>
      </w:r>
      <w:r w:rsidRPr="00A320B0">
        <w:rPr>
          <w:rFonts w:ascii="Arial" w:hAnsi="Arial" w:cs="Arial"/>
        </w:rPr>
        <w:t>համակարգի</w:t>
      </w:r>
      <w:r w:rsidRPr="00A320B0">
        <w:t xml:space="preserve"> </w:t>
      </w:r>
      <w:r w:rsidRPr="00A320B0">
        <w:rPr>
          <w:rFonts w:ascii="Arial" w:hAnsi="Arial" w:cs="Arial"/>
        </w:rPr>
        <w:t>միջոցով՝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պաշտոնատար</w:t>
      </w:r>
      <w:r w:rsidRPr="00A320B0">
        <w:t xml:space="preserve"> </w:t>
      </w:r>
      <w:r w:rsidRPr="00A320B0">
        <w:rPr>
          <w:rFonts w:ascii="Arial" w:hAnsi="Arial" w:cs="Arial"/>
        </w:rPr>
        <w:t>անձանց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ընդունված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որոշումը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տարածքում</w:t>
      </w:r>
      <w:r w:rsidRPr="00A320B0">
        <w:t xml:space="preserve"> </w:t>
      </w:r>
      <w:r w:rsidRPr="00A320B0">
        <w:rPr>
          <w:rFonts w:ascii="Arial" w:hAnsi="Arial" w:cs="Arial"/>
        </w:rPr>
        <w:t>գործող</w:t>
      </w:r>
      <w:r w:rsidRPr="00A320B0">
        <w:t xml:space="preserve"> </w:t>
      </w:r>
      <w:r w:rsidRPr="00A320B0">
        <w:rPr>
          <w:rFonts w:ascii="Arial" w:hAnsi="Arial" w:cs="Arial"/>
        </w:rPr>
        <w:t>բանկերին</w:t>
      </w:r>
      <w:r w:rsidRPr="00A320B0">
        <w:t xml:space="preserve"> </w:t>
      </w:r>
      <w:r w:rsidRPr="00A320B0">
        <w:rPr>
          <w:rFonts w:ascii="Arial" w:hAnsi="Arial" w:cs="Arial"/>
        </w:rPr>
        <w:t>ուղարկելու</w:t>
      </w:r>
      <w:r w:rsidRPr="00A320B0">
        <w:t xml:space="preserve">, </w:t>
      </w:r>
      <w:r w:rsidRPr="00A320B0">
        <w:rPr>
          <w:rFonts w:ascii="Arial" w:hAnsi="Arial" w:cs="Arial"/>
        </w:rPr>
        <w:t>վերջինիս</w:t>
      </w:r>
      <w:r w:rsidRPr="00A320B0">
        <w:t xml:space="preserve"> </w:t>
      </w:r>
      <w:r w:rsidRPr="00A320B0">
        <w:rPr>
          <w:rFonts w:ascii="Arial" w:hAnsi="Arial" w:cs="Arial"/>
        </w:rPr>
        <w:t>համաձայն</w:t>
      </w:r>
      <w:r w:rsidRPr="00A320B0">
        <w:t xml:space="preserve"> </w:t>
      </w:r>
      <w:r w:rsidRPr="00A320B0">
        <w:rPr>
          <w:rFonts w:ascii="Arial" w:hAnsi="Arial" w:cs="Arial"/>
        </w:rPr>
        <w:t>բանկերի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սպասարկվող</w:t>
      </w:r>
      <w:r w:rsidRPr="00A320B0">
        <w:t xml:space="preserve">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վճարողի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հաշիվներին</w:t>
      </w:r>
      <w:r w:rsidRPr="00A320B0">
        <w:t xml:space="preserve"> </w:t>
      </w:r>
      <w:r w:rsidRPr="00A320B0">
        <w:rPr>
          <w:rFonts w:ascii="Arial" w:hAnsi="Arial" w:cs="Arial"/>
        </w:rPr>
        <w:t>առկա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>/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այդ</w:t>
      </w:r>
      <w:r w:rsidRPr="00A320B0">
        <w:t xml:space="preserve"> </w:t>
      </w:r>
      <w:r w:rsidRPr="00A320B0">
        <w:rPr>
          <w:rFonts w:ascii="Arial" w:hAnsi="Arial" w:cs="Arial"/>
        </w:rPr>
        <w:t>հաշիվներին</w:t>
      </w:r>
      <w:r w:rsidRPr="00A320B0">
        <w:t xml:space="preserve"> </w:t>
      </w:r>
      <w:r w:rsidRPr="00A320B0">
        <w:rPr>
          <w:rFonts w:ascii="Arial" w:hAnsi="Arial" w:cs="Arial"/>
        </w:rPr>
        <w:t>մուտքագրվող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վրա</w:t>
      </w:r>
      <w:r w:rsidRPr="00A320B0">
        <w:t xml:space="preserve"> </w:t>
      </w:r>
      <w:r w:rsidRPr="00A320B0">
        <w:rPr>
          <w:rFonts w:ascii="Arial" w:hAnsi="Arial" w:cs="Arial"/>
        </w:rPr>
        <w:t>արգելադրում</w:t>
      </w:r>
      <w:r w:rsidRPr="00A320B0">
        <w:t xml:space="preserve"> </w:t>
      </w:r>
      <w:r w:rsidRPr="00A320B0">
        <w:rPr>
          <w:rFonts w:ascii="Arial" w:hAnsi="Arial" w:cs="Arial"/>
        </w:rPr>
        <w:t>կիրառելու</w:t>
      </w:r>
      <w:r w:rsidRPr="00A320B0">
        <w:t xml:space="preserve">,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արդյունքների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տեղեկացնելու</w:t>
      </w:r>
      <w:r w:rsidRPr="00A320B0">
        <w:t xml:space="preserve">, </w:t>
      </w:r>
      <w:r w:rsidRPr="00A320B0">
        <w:rPr>
          <w:rFonts w:ascii="Arial" w:hAnsi="Arial" w:cs="Arial"/>
        </w:rPr>
        <w:t>ինչպես</w:t>
      </w:r>
      <w:r w:rsidRPr="00A320B0">
        <w:t xml:space="preserve"> </w:t>
      </w:r>
      <w:r w:rsidRPr="00A320B0">
        <w:rPr>
          <w:rFonts w:ascii="Arial" w:hAnsi="Arial" w:cs="Arial"/>
        </w:rPr>
        <w:t>նաև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հաշվարկ</w:t>
      </w:r>
      <w:r w:rsidRPr="00A320B0">
        <w:t xml:space="preserve"> </w:t>
      </w:r>
      <w:r w:rsidRPr="00A320B0">
        <w:rPr>
          <w:rFonts w:ascii="Arial" w:hAnsi="Arial" w:cs="Arial"/>
        </w:rPr>
        <w:t>իրականացնելու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արդեն</w:t>
      </w:r>
      <w:r w:rsidRPr="00A320B0">
        <w:t xml:space="preserve"> </w:t>
      </w:r>
      <w:r w:rsidRPr="00A320B0">
        <w:rPr>
          <w:rFonts w:ascii="Arial" w:hAnsi="Arial" w:cs="Arial"/>
        </w:rPr>
        <w:t>կիրառված</w:t>
      </w:r>
      <w:r w:rsidRPr="00A320B0">
        <w:t xml:space="preserve"> </w:t>
      </w:r>
      <w:r w:rsidRPr="00A320B0">
        <w:rPr>
          <w:rFonts w:ascii="Arial" w:hAnsi="Arial" w:cs="Arial"/>
        </w:rPr>
        <w:t>արգելանքը</w:t>
      </w:r>
      <w:r w:rsidRPr="00A320B0">
        <w:t xml:space="preserve"> </w:t>
      </w:r>
      <w:r w:rsidRPr="00A320B0">
        <w:rPr>
          <w:rFonts w:ascii="Arial" w:hAnsi="Arial" w:cs="Arial"/>
        </w:rPr>
        <w:t>վերացնելու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 </w:t>
      </w:r>
      <w:r w:rsidRPr="00A320B0">
        <w:rPr>
          <w:rFonts w:ascii="Arial" w:hAnsi="Arial" w:cs="Arial"/>
        </w:rPr>
        <w:t>հարաբերությունները</w:t>
      </w:r>
      <w:r w:rsidRPr="00A320B0">
        <w:t>:</w:t>
      </w:r>
    </w:p>
    <w:p w14:paraId="1691F4C0" w14:textId="77777777" w:rsidR="00A320B0" w:rsidRPr="00A320B0" w:rsidRDefault="00A320B0" w:rsidP="00A320B0">
      <w:r w:rsidRPr="00A320B0">
        <w:t> </w:t>
      </w:r>
    </w:p>
    <w:p w14:paraId="7867149B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ԳԼՈՒԽ</w:t>
      </w:r>
      <w:r w:rsidRPr="00A320B0">
        <w:rPr>
          <w:b/>
          <w:bCs/>
        </w:rPr>
        <w:t xml:space="preserve"> 2. </w:t>
      </w:r>
      <w:r w:rsidRPr="00A320B0">
        <w:rPr>
          <w:rFonts w:ascii="Arial" w:hAnsi="Arial" w:cs="Arial"/>
          <w:b/>
          <w:bCs/>
        </w:rPr>
        <w:t>ԿԻՐԱՌՎՈՂ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ՀԻՄՆԱԿԱՆ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ՀԱՍԿԱՑՈՒԹՅՈՒՆՆԵՐ</w:t>
      </w:r>
    </w:p>
    <w:p w14:paraId="258E7A9E" w14:textId="77777777" w:rsidR="00A320B0" w:rsidRPr="00A320B0" w:rsidRDefault="00A320B0" w:rsidP="00A320B0">
      <w:r w:rsidRPr="00A320B0">
        <w:t> </w:t>
      </w:r>
    </w:p>
    <w:p w14:paraId="6602C00F" w14:textId="77777777" w:rsidR="00A320B0" w:rsidRPr="00A320B0" w:rsidRDefault="00A320B0" w:rsidP="00A320B0">
      <w:r w:rsidRPr="00A320B0">
        <w:t xml:space="preserve">2. </w:t>
      </w:r>
      <w:r w:rsidRPr="00A320B0">
        <w:rPr>
          <w:rFonts w:ascii="Arial" w:hAnsi="Arial" w:cs="Arial"/>
        </w:rPr>
        <w:t>Ստորև</w:t>
      </w:r>
      <w:r w:rsidRPr="00A320B0">
        <w:t xml:space="preserve"> </w:t>
      </w:r>
      <w:r w:rsidRPr="00A320B0">
        <w:rPr>
          <w:rFonts w:ascii="Arial" w:hAnsi="Arial" w:cs="Arial"/>
        </w:rPr>
        <w:t>նշված</w:t>
      </w:r>
      <w:r w:rsidRPr="00A320B0">
        <w:t xml:space="preserve"> </w:t>
      </w:r>
      <w:r w:rsidRPr="00A320B0">
        <w:rPr>
          <w:rFonts w:ascii="Arial" w:hAnsi="Arial" w:cs="Arial"/>
        </w:rPr>
        <w:t>հասկացությունները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կարգում</w:t>
      </w:r>
      <w:r w:rsidRPr="00A320B0">
        <w:t xml:space="preserve"> </w:t>
      </w:r>
      <w:r w:rsidRPr="00A320B0">
        <w:rPr>
          <w:rFonts w:ascii="Arial" w:hAnsi="Arial" w:cs="Arial"/>
        </w:rPr>
        <w:t>օգտագործվում</w:t>
      </w:r>
      <w:r w:rsidRPr="00A320B0">
        <w:t xml:space="preserve"> </w:t>
      </w:r>
      <w:r w:rsidRPr="00A320B0">
        <w:rPr>
          <w:rFonts w:ascii="Arial" w:hAnsi="Arial" w:cs="Arial"/>
        </w:rPr>
        <w:t>են</w:t>
      </w:r>
      <w:r w:rsidRPr="00A320B0">
        <w:t xml:space="preserve"> </w:t>
      </w:r>
      <w:r w:rsidRPr="00A320B0">
        <w:rPr>
          <w:rFonts w:ascii="Arial" w:hAnsi="Arial" w:cs="Arial"/>
        </w:rPr>
        <w:t>հետևյալ</w:t>
      </w:r>
      <w:r w:rsidRPr="00A320B0">
        <w:t xml:space="preserve"> </w:t>
      </w:r>
      <w:r w:rsidRPr="00A320B0">
        <w:rPr>
          <w:rFonts w:ascii="Arial" w:hAnsi="Arial" w:cs="Arial"/>
        </w:rPr>
        <w:t>նշանակությամբ՝</w:t>
      </w:r>
    </w:p>
    <w:p w14:paraId="128EF64A" w14:textId="77777777" w:rsidR="00A320B0" w:rsidRPr="00A320B0" w:rsidRDefault="00A320B0" w:rsidP="00A320B0">
      <w:r w:rsidRPr="00A320B0">
        <w:t>1) </w:t>
      </w:r>
      <w:r w:rsidRPr="00A320B0">
        <w:rPr>
          <w:rFonts w:ascii="Arial" w:hAnsi="Arial" w:cs="Arial"/>
          <w:b/>
          <w:bCs/>
        </w:rPr>
        <w:t>Բանկ՝</w:t>
      </w:r>
      <w:r w:rsidRPr="00A320B0">
        <w:t> «</w:t>
      </w:r>
      <w:r w:rsidRPr="00A320B0">
        <w:rPr>
          <w:rFonts w:ascii="Arial" w:hAnsi="Arial" w:cs="Arial"/>
        </w:rPr>
        <w:t>Բանկերի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գործունեության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օրենքի</w:t>
      </w:r>
      <w:r w:rsidRPr="00A320B0">
        <w:t xml:space="preserve"> </w:t>
      </w:r>
      <w:r w:rsidRPr="00A320B0">
        <w:rPr>
          <w:rFonts w:ascii="Arial" w:hAnsi="Arial" w:cs="Arial"/>
        </w:rPr>
        <w:t>համաձայն՝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lastRenderedPageBreak/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(</w:t>
      </w:r>
      <w:r w:rsidRPr="00A320B0">
        <w:rPr>
          <w:rFonts w:ascii="Arial" w:hAnsi="Arial" w:cs="Arial"/>
        </w:rPr>
        <w:t>այսուհետ՝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</w:t>
      </w:r>
      <w:r w:rsidRPr="00A320B0">
        <w:t xml:space="preserve">)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լիցենզավորված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տարածքում</w:t>
      </w:r>
      <w:r w:rsidRPr="00A320B0">
        <w:t xml:space="preserve"> </w:t>
      </w:r>
      <w:r w:rsidRPr="00A320B0">
        <w:rPr>
          <w:rFonts w:ascii="Arial" w:hAnsi="Arial" w:cs="Arial"/>
        </w:rPr>
        <w:t>գործող</w:t>
      </w:r>
      <w:r w:rsidRPr="00A320B0">
        <w:t xml:space="preserve"> </w:t>
      </w:r>
      <w:r w:rsidRPr="00A320B0">
        <w:rPr>
          <w:rFonts w:ascii="Arial" w:hAnsi="Arial" w:cs="Arial"/>
        </w:rPr>
        <w:t>առևտրային</w:t>
      </w:r>
      <w:r w:rsidRPr="00A320B0">
        <w:t xml:space="preserve"> </w:t>
      </w:r>
      <w:r w:rsidRPr="00A320B0">
        <w:rPr>
          <w:rFonts w:ascii="Arial" w:hAnsi="Arial" w:cs="Arial"/>
        </w:rPr>
        <w:t>բանկ</w:t>
      </w:r>
      <w:r w:rsidRPr="00A320B0">
        <w:t xml:space="preserve">, </w:t>
      </w:r>
      <w:r w:rsidRPr="00A320B0">
        <w:rPr>
          <w:rFonts w:ascii="Arial" w:hAnsi="Arial" w:cs="Arial"/>
        </w:rPr>
        <w:t>ինչպես</w:t>
      </w:r>
      <w:r w:rsidRPr="00A320B0">
        <w:t xml:space="preserve"> </w:t>
      </w:r>
      <w:r w:rsidRPr="00A320B0">
        <w:rPr>
          <w:rFonts w:ascii="Arial" w:hAnsi="Arial" w:cs="Arial"/>
        </w:rPr>
        <w:t>նաև</w:t>
      </w:r>
      <w:r w:rsidRPr="00A320B0">
        <w:t xml:space="preserve"> </w:t>
      </w:r>
      <w:r w:rsidRPr="00A320B0">
        <w:rPr>
          <w:rFonts w:ascii="Arial" w:hAnsi="Arial" w:cs="Arial"/>
        </w:rPr>
        <w:t>օտարերկրյա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մասնաճյուղ</w:t>
      </w:r>
      <w:r w:rsidRPr="00A320B0">
        <w:t>:</w:t>
      </w:r>
    </w:p>
    <w:p w14:paraId="118B2B82" w14:textId="77777777" w:rsidR="00A320B0" w:rsidRPr="00A320B0" w:rsidRDefault="00A320B0" w:rsidP="00A320B0">
      <w:r w:rsidRPr="00A320B0">
        <w:t>2) </w:t>
      </w:r>
      <w:r w:rsidRPr="00A320B0">
        <w:rPr>
          <w:rFonts w:ascii="Arial" w:hAnsi="Arial" w:cs="Arial"/>
          <w:b/>
          <w:bCs/>
        </w:rPr>
        <w:t>Հաճախորդ</w:t>
      </w:r>
      <w:r w:rsidRPr="00A320B0">
        <w:rPr>
          <w:b/>
          <w:bCs/>
        </w:rPr>
        <w:t xml:space="preserve"> (</w:t>
      </w:r>
      <w:r w:rsidRPr="00A320B0">
        <w:rPr>
          <w:rFonts w:ascii="Arial" w:hAnsi="Arial" w:cs="Arial"/>
          <w:b/>
          <w:bCs/>
        </w:rPr>
        <w:t>Հաշվետեր</w:t>
      </w:r>
      <w:r w:rsidRPr="00A320B0">
        <w:rPr>
          <w:b/>
          <w:bCs/>
        </w:rPr>
        <w:t>)</w:t>
      </w:r>
      <w:r w:rsidRPr="00A320B0">
        <w:rPr>
          <w:rFonts w:ascii="Arial" w:hAnsi="Arial" w:cs="Arial"/>
          <w:b/>
          <w:bCs/>
        </w:rPr>
        <w:t>՝</w:t>
      </w:r>
      <w:r w:rsidRPr="00A320B0">
        <w:t> 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սպասարկվող</w:t>
      </w:r>
      <w:r w:rsidRPr="00A320B0">
        <w:t xml:space="preserve">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վճարող</w:t>
      </w:r>
      <w:r w:rsidRPr="00A320B0">
        <w:t xml:space="preserve">, </w:t>
      </w:r>
      <w:r w:rsidRPr="00A320B0">
        <w:rPr>
          <w:rFonts w:ascii="Arial" w:hAnsi="Arial" w:cs="Arial"/>
        </w:rPr>
        <w:t>որը</w:t>
      </w:r>
      <w:r w:rsidRPr="00A320B0">
        <w:t xml:space="preserve"> </w:t>
      </w:r>
      <w:r w:rsidRPr="00A320B0">
        <w:rPr>
          <w:rFonts w:ascii="Arial" w:hAnsi="Arial" w:cs="Arial"/>
        </w:rPr>
        <w:t>ունի</w:t>
      </w:r>
      <w:r w:rsidRPr="00A320B0">
        <w:t xml:space="preserve"> </w:t>
      </w:r>
      <w:r w:rsidRPr="00A320B0">
        <w:rPr>
          <w:rFonts w:ascii="Arial" w:hAnsi="Arial" w:cs="Arial"/>
        </w:rPr>
        <w:t>տվյալ</w:t>
      </w:r>
      <w:r w:rsidRPr="00A320B0">
        <w:t xml:space="preserve"> </w:t>
      </w:r>
      <w:r w:rsidRPr="00A320B0">
        <w:rPr>
          <w:rFonts w:ascii="Arial" w:hAnsi="Arial" w:cs="Arial"/>
        </w:rPr>
        <w:t>բանկում</w:t>
      </w:r>
      <w:r w:rsidRPr="00A320B0">
        <w:t xml:space="preserve"> </w:t>
      </w:r>
      <w:r w:rsidRPr="00A320B0">
        <w:rPr>
          <w:rFonts w:ascii="Arial" w:hAnsi="Arial" w:cs="Arial"/>
        </w:rPr>
        <w:t>բացված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հաշիվ</w:t>
      </w:r>
      <w:r w:rsidRPr="00A320B0">
        <w:t>:</w:t>
      </w:r>
    </w:p>
    <w:p w14:paraId="2310DDAA" w14:textId="77777777" w:rsidR="00A320B0" w:rsidRPr="00A320B0" w:rsidRDefault="00A320B0" w:rsidP="00A320B0">
      <w:r w:rsidRPr="00A320B0">
        <w:t>3) </w:t>
      </w:r>
      <w:r w:rsidRPr="00A320B0">
        <w:rPr>
          <w:rFonts w:ascii="Arial" w:hAnsi="Arial" w:cs="Arial"/>
          <w:b/>
          <w:bCs/>
        </w:rPr>
        <w:t>Հարկ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վճարող՝</w:t>
      </w:r>
      <w:r w:rsidRPr="00A320B0">
        <w:t> 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օրենսգրքով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, </w:t>
      </w:r>
      <w:r w:rsidRPr="00A320B0">
        <w:rPr>
          <w:rFonts w:ascii="Arial" w:hAnsi="Arial" w:cs="Arial"/>
        </w:rPr>
        <w:t>կազմակերպություն</w:t>
      </w:r>
      <w:r w:rsidRPr="00A320B0">
        <w:t xml:space="preserve">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ֆիզիկական</w:t>
      </w:r>
      <w:r w:rsidRPr="00A320B0">
        <w:t xml:space="preserve"> </w:t>
      </w:r>
      <w:r w:rsidRPr="00A320B0">
        <w:rPr>
          <w:rFonts w:ascii="Arial" w:hAnsi="Arial" w:cs="Arial"/>
        </w:rPr>
        <w:t>անձ</w:t>
      </w:r>
      <w:r w:rsidRPr="00A320B0">
        <w:t xml:space="preserve"> (</w:t>
      </w:r>
      <w:r w:rsidRPr="00A320B0">
        <w:rPr>
          <w:rFonts w:ascii="Arial" w:hAnsi="Arial" w:cs="Arial"/>
        </w:rPr>
        <w:t>այդ</w:t>
      </w:r>
      <w:r w:rsidRPr="00A320B0">
        <w:t xml:space="preserve"> </w:t>
      </w:r>
      <w:r w:rsidRPr="00A320B0">
        <w:rPr>
          <w:rFonts w:ascii="Arial" w:hAnsi="Arial" w:cs="Arial"/>
        </w:rPr>
        <w:t>թվում՝</w:t>
      </w:r>
      <w:r w:rsidRPr="00A320B0">
        <w:t xml:space="preserve"> </w:t>
      </w:r>
      <w:r w:rsidRPr="00A320B0">
        <w:rPr>
          <w:rFonts w:ascii="Arial" w:hAnsi="Arial" w:cs="Arial"/>
        </w:rPr>
        <w:t>անհատ</w:t>
      </w:r>
      <w:r w:rsidRPr="00A320B0">
        <w:t xml:space="preserve"> </w:t>
      </w:r>
      <w:r w:rsidRPr="00A320B0">
        <w:rPr>
          <w:rFonts w:ascii="Arial" w:hAnsi="Arial" w:cs="Arial"/>
        </w:rPr>
        <w:t>ձեռնարկատեր</w:t>
      </w:r>
      <w:r w:rsidRPr="00A320B0">
        <w:t xml:space="preserve">, </w:t>
      </w:r>
      <w:r w:rsidRPr="00A320B0">
        <w:rPr>
          <w:rFonts w:ascii="Arial" w:hAnsi="Arial" w:cs="Arial"/>
        </w:rPr>
        <w:t>նոտար</w:t>
      </w:r>
      <w:r w:rsidRPr="00A320B0">
        <w:t xml:space="preserve">), </w:t>
      </w:r>
      <w:r w:rsidRPr="00A320B0">
        <w:rPr>
          <w:rFonts w:ascii="Arial" w:hAnsi="Arial" w:cs="Arial"/>
        </w:rPr>
        <w:t>որը</w:t>
      </w:r>
      <w:r w:rsidRPr="00A320B0">
        <w:t xml:space="preserve"> </w:t>
      </w:r>
      <w:r w:rsidRPr="00A320B0">
        <w:rPr>
          <w:rFonts w:ascii="Arial" w:hAnsi="Arial" w:cs="Arial"/>
        </w:rPr>
        <w:t>Օրենսգրքով</w:t>
      </w:r>
      <w:r w:rsidRPr="00A320B0">
        <w:t xml:space="preserve">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վճարների</w:t>
      </w:r>
      <w:r w:rsidRPr="00A320B0">
        <w:t xml:space="preserve"> </w:t>
      </w:r>
      <w:r w:rsidRPr="00A320B0">
        <w:rPr>
          <w:rFonts w:ascii="Arial" w:hAnsi="Arial" w:cs="Arial"/>
        </w:rPr>
        <w:t>վերաբերյալ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օրենքներով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դեպքերում</w:t>
      </w:r>
      <w:r w:rsidRPr="00A320B0">
        <w:t xml:space="preserve"> </w:t>
      </w:r>
      <w:r w:rsidRPr="00A320B0">
        <w:rPr>
          <w:rFonts w:ascii="Arial" w:hAnsi="Arial" w:cs="Arial"/>
        </w:rPr>
        <w:t>ունի</w:t>
      </w:r>
      <w:r w:rsidRPr="00A320B0">
        <w:t xml:space="preserve">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կարող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ունենալ</w:t>
      </w:r>
      <w:r w:rsidRPr="00A320B0">
        <w:t xml:space="preserve">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վճար</w:t>
      </w:r>
      <w:r w:rsidRPr="00A320B0">
        <w:t xml:space="preserve"> </w:t>
      </w:r>
      <w:r w:rsidRPr="00A320B0">
        <w:rPr>
          <w:rFonts w:ascii="Arial" w:hAnsi="Arial" w:cs="Arial"/>
        </w:rPr>
        <w:t>վճարելու</w:t>
      </w:r>
      <w:r w:rsidRPr="00A320B0">
        <w:t xml:space="preserve"> </w:t>
      </w:r>
      <w:r w:rsidRPr="00A320B0">
        <w:rPr>
          <w:rFonts w:ascii="Arial" w:hAnsi="Arial" w:cs="Arial"/>
        </w:rPr>
        <w:t>պարտավորություն</w:t>
      </w:r>
      <w:r w:rsidRPr="00A320B0">
        <w:t>:</w:t>
      </w:r>
    </w:p>
    <w:p w14:paraId="59148884" w14:textId="77777777" w:rsidR="00A320B0" w:rsidRPr="00A320B0" w:rsidRDefault="00A320B0" w:rsidP="00A320B0">
      <w:r w:rsidRPr="00A320B0">
        <w:t>4) </w:t>
      </w:r>
      <w:r w:rsidRPr="00A320B0">
        <w:rPr>
          <w:rFonts w:ascii="Arial" w:hAnsi="Arial" w:cs="Arial"/>
          <w:b/>
          <w:bCs/>
        </w:rPr>
        <w:t>Հարկային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պարտավորություն՝</w:t>
      </w:r>
      <w:r w:rsidRPr="00A320B0">
        <w:t> 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վերահսկվող</w:t>
      </w:r>
      <w:r w:rsidRPr="00A320B0">
        <w:t xml:space="preserve"> </w:t>
      </w:r>
      <w:r w:rsidRPr="00A320B0">
        <w:rPr>
          <w:rFonts w:ascii="Arial" w:hAnsi="Arial" w:cs="Arial"/>
        </w:rPr>
        <w:t>եկամուտների</w:t>
      </w:r>
      <w:r w:rsidRPr="00A320B0">
        <w:t xml:space="preserve"> </w:t>
      </w:r>
      <w:r w:rsidRPr="00A320B0">
        <w:rPr>
          <w:rFonts w:ascii="Arial" w:hAnsi="Arial" w:cs="Arial"/>
        </w:rPr>
        <w:t>գծով</w:t>
      </w:r>
      <w:r w:rsidRPr="00A320B0">
        <w:t xml:space="preserve"> </w:t>
      </w:r>
      <w:r w:rsidRPr="00A320B0">
        <w:rPr>
          <w:rFonts w:ascii="Arial" w:hAnsi="Arial" w:cs="Arial"/>
        </w:rPr>
        <w:t>պարտավորություն</w:t>
      </w:r>
      <w:r w:rsidRPr="00A320B0">
        <w:t>:</w:t>
      </w:r>
    </w:p>
    <w:p w14:paraId="03C60DEB" w14:textId="77777777" w:rsidR="00A320B0" w:rsidRPr="00A320B0" w:rsidRDefault="00A320B0" w:rsidP="00A320B0">
      <w:r w:rsidRPr="00A320B0">
        <w:t>5) </w:t>
      </w:r>
      <w:r w:rsidRPr="00A320B0">
        <w:rPr>
          <w:rFonts w:ascii="Arial" w:hAnsi="Arial" w:cs="Arial"/>
          <w:b/>
          <w:bCs/>
        </w:rPr>
        <w:t>Բանկային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հաշիվ՝</w:t>
      </w:r>
      <w:r w:rsidRPr="00A320B0">
        <w:t> 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քաղաքացիական</w:t>
      </w:r>
      <w:r w:rsidRPr="00A320B0">
        <w:t xml:space="preserve"> </w:t>
      </w:r>
      <w:r w:rsidRPr="00A320B0">
        <w:rPr>
          <w:rFonts w:ascii="Arial" w:hAnsi="Arial" w:cs="Arial"/>
        </w:rPr>
        <w:t>օրենսգրքի</w:t>
      </w:r>
      <w:r w:rsidRPr="00A320B0">
        <w:t xml:space="preserve"> </w:t>
      </w:r>
      <w:r w:rsidRPr="00A320B0">
        <w:rPr>
          <w:rFonts w:ascii="Arial" w:hAnsi="Arial" w:cs="Arial"/>
        </w:rPr>
        <w:t>համաձայն՝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հաշվի</w:t>
      </w:r>
      <w:r w:rsidRPr="00A320B0">
        <w:t xml:space="preserve"> </w:t>
      </w:r>
      <w:r w:rsidRPr="00A320B0">
        <w:rPr>
          <w:rFonts w:ascii="Arial" w:hAnsi="Arial" w:cs="Arial"/>
        </w:rPr>
        <w:t>պայմանագրի</w:t>
      </w:r>
      <w:r w:rsidRPr="00A320B0">
        <w:t xml:space="preserve">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ավանդի</w:t>
      </w:r>
      <w:r w:rsidRPr="00A320B0">
        <w:t xml:space="preserve"> </w:t>
      </w:r>
      <w:r w:rsidRPr="00A320B0">
        <w:rPr>
          <w:rFonts w:ascii="Arial" w:hAnsi="Arial" w:cs="Arial"/>
        </w:rPr>
        <w:t>պայմանագրի</w:t>
      </w:r>
      <w:r w:rsidRPr="00A320B0">
        <w:t xml:space="preserve"> </w:t>
      </w:r>
      <w:r w:rsidRPr="00A320B0">
        <w:rPr>
          <w:rFonts w:ascii="Arial" w:hAnsi="Arial" w:cs="Arial"/>
        </w:rPr>
        <w:t>հիման</w:t>
      </w:r>
      <w:r w:rsidRPr="00A320B0">
        <w:t xml:space="preserve"> </w:t>
      </w:r>
      <w:r w:rsidRPr="00A320B0">
        <w:rPr>
          <w:rFonts w:ascii="Arial" w:hAnsi="Arial" w:cs="Arial"/>
        </w:rPr>
        <w:t>վրա</w:t>
      </w:r>
      <w:r w:rsidRPr="00A320B0">
        <w:t xml:space="preserve"> </w:t>
      </w:r>
      <w:r w:rsidRPr="00A320B0">
        <w:rPr>
          <w:rFonts w:ascii="Arial" w:hAnsi="Arial" w:cs="Arial"/>
        </w:rPr>
        <w:t>Բանկում</w:t>
      </w:r>
      <w:r w:rsidRPr="00A320B0">
        <w:t xml:space="preserve"> </w:t>
      </w:r>
      <w:r w:rsidRPr="00A320B0">
        <w:rPr>
          <w:rFonts w:ascii="Arial" w:hAnsi="Arial" w:cs="Arial"/>
        </w:rPr>
        <w:t>Հաճախորդի</w:t>
      </w:r>
      <w:r w:rsidRPr="00A320B0">
        <w:t xml:space="preserve"> </w:t>
      </w:r>
      <w:r w:rsidRPr="00A320B0">
        <w:rPr>
          <w:rFonts w:ascii="Arial" w:hAnsi="Arial" w:cs="Arial"/>
        </w:rPr>
        <w:t>համար</w:t>
      </w:r>
      <w:r w:rsidRPr="00A320B0">
        <w:t xml:space="preserve"> </w:t>
      </w:r>
      <w:r w:rsidRPr="00A320B0">
        <w:rPr>
          <w:rFonts w:ascii="Arial" w:hAnsi="Arial" w:cs="Arial"/>
        </w:rPr>
        <w:t>բացված</w:t>
      </w:r>
      <w:r w:rsidRPr="00A320B0">
        <w:t xml:space="preserve"> </w:t>
      </w:r>
      <w:r w:rsidRPr="00A320B0">
        <w:rPr>
          <w:rFonts w:ascii="Arial" w:hAnsi="Arial" w:cs="Arial"/>
        </w:rPr>
        <w:t>հաշիվ</w:t>
      </w:r>
      <w:r w:rsidRPr="00A320B0">
        <w:t>:</w:t>
      </w:r>
    </w:p>
    <w:p w14:paraId="60109B4E" w14:textId="77777777" w:rsidR="00A320B0" w:rsidRPr="00A320B0" w:rsidRDefault="00A320B0" w:rsidP="00A320B0">
      <w:r w:rsidRPr="00A320B0">
        <w:t>6) </w:t>
      </w:r>
      <w:r w:rsidRPr="00A320B0">
        <w:rPr>
          <w:rFonts w:ascii="Arial" w:hAnsi="Arial" w:cs="Arial"/>
          <w:b/>
          <w:bCs/>
        </w:rPr>
        <w:t>Հարկային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մարմին՝</w:t>
      </w:r>
      <w:r w:rsidRPr="00A320B0">
        <w:t> 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օրենսգրքով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«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ծառայության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օրենքով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մարմին</w:t>
      </w:r>
      <w:r w:rsidRPr="00A320B0">
        <w:t>:</w:t>
      </w:r>
    </w:p>
    <w:p w14:paraId="7822DC3E" w14:textId="77777777" w:rsidR="00A320B0" w:rsidRPr="00A320B0" w:rsidRDefault="00A320B0" w:rsidP="00A320B0">
      <w:r w:rsidRPr="00A320B0">
        <w:t>7) </w:t>
      </w:r>
      <w:r w:rsidRPr="00A320B0">
        <w:rPr>
          <w:rFonts w:ascii="Arial" w:hAnsi="Arial" w:cs="Arial"/>
          <w:b/>
          <w:bCs/>
        </w:rPr>
        <w:t>Արգելադրման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մասին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որոշում՝</w:t>
      </w:r>
      <w:r w:rsidRPr="00A320B0">
        <w:t> </w:t>
      </w:r>
      <w:r w:rsidRPr="00A320B0">
        <w:rPr>
          <w:rFonts w:ascii="Arial" w:hAnsi="Arial" w:cs="Arial"/>
        </w:rPr>
        <w:t>չկատարված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պարտավորությունների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,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օրենսդրության</w:t>
      </w:r>
      <w:r w:rsidRPr="00A320B0">
        <w:t xml:space="preserve"> </w:t>
      </w:r>
      <w:r w:rsidRPr="00A320B0">
        <w:rPr>
          <w:rFonts w:ascii="Arial" w:hAnsi="Arial" w:cs="Arial"/>
        </w:rPr>
        <w:t>պահանջներին</w:t>
      </w:r>
      <w:r w:rsidRPr="00A320B0">
        <w:t xml:space="preserve"> </w:t>
      </w:r>
      <w:r w:rsidRPr="00A320B0">
        <w:rPr>
          <w:rFonts w:ascii="Arial" w:hAnsi="Arial" w:cs="Arial"/>
        </w:rPr>
        <w:t>համապատասխան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պաշտոնատար</w:t>
      </w:r>
      <w:r w:rsidRPr="00A320B0">
        <w:t xml:space="preserve"> </w:t>
      </w:r>
      <w:r w:rsidRPr="00A320B0">
        <w:rPr>
          <w:rFonts w:ascii="Arial" w:hAnsi="Arial" w:cs="Arial"/>
        </w:rPr>
        <w:t>անձանց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ընդունված</w:t>
      </w:r>
      <w:r w:rsidRPr="00A320B0">
        <w:t xml:space="preserve"> </w:t>
      </w:r>
      <w:r w:rsidRPr="00A320B0">
        <w:rPr>
          <w:rFonts w:ascii="Arial" w:hAnsi="Arial" w:cs="Arial"/>
        </w:rPr>
        <w:t>որոշում՝</w:t>
      </w:r>
      <w:r w:rsidRPr="00A320B0">
        <w:t xml:space="preserve"> </w:t>
      </w:r>
      <w:r w:rsidRPr="00A320B0">
        <w:rPr>
          <w:rFonts w:ascii="Arial" w:hAnsi="Arial" w:cs="Arial"/>
        </w:rPr>
        <w:t>այդ</w:t>
      </w:r>
      <w:r w:rsidRPr="00A320B0">
        <w:t xml:space="preserve"> </w:t>
      </w:r>
      <w:r w:rsidRPr="00A320B0">
        <w:rPr>
          <w:rFonts w:ascii="Arial" w:hAnsi="Arial" w:cs="Arial"/>
        </w:rPr>
        <w:t>որոշման</w:t>
      </w:r>
      <w:r w:rsidRPr="00A320B0">
        <w:t xml:space="preserve"> </w:t>
      </w:r>
      <w:r w:rsidRPr="00A320B0">
        <w:rPr>
          <w:rFonts w:ascii="Arial" w:hAnsi="Arial" w:cs="Arial"/>
        </w:rPr>
        <w:t>մեջ</w:t>
      </w:r>
      <w:r w:rsidRPr="00A320B0">
        <w:t xml:space="preserve"> </w:t>
      </w:r>
      <w:r w:rsidRPr="00A320B0">
        <w:rPr>
          <w:rFonts w:ascii="Arial" w:hAnsi="Arial" w:cs="Arial"/>
        </w:rPr>
        <w:t>նշված</w:t>
      </w:r>
      <w:r w:rsidRPr="00A320B0">
        <w:t xml:space="preserve"> </w:t>
      </w:r>
      <w:r w:rsidRPr="00A320B0">
        <w:rPr>
          <w:rFonts w:ascii="Arial" w:hAnsi="Arial" w:cs="Arial"/>
        </w:rPr>
        <w:t>գումարի</w:t>
      </w:r>
      <w:r w:rsidRPr="00A320B0">
        <w:t xml:space="preserve"> </w:t>
      </w:r>
      <w:r w:rsidRPr="00A320B0">
        <w:rPr>
          <w:rFonts w:ascii="Arial" w:hAnsi="Arial" w:cs="Arial"/>
        </w:rPr>
        <w:t>չափով</w:t>
      </w:r>
      <w:r w:rsidRPr="00A320B0">
        <w:t xml:space="preserve">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վճարողի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հաշիվներին</w:t>
      </w:r>
      <w:r w:rsidRPr="00A320B0">
        <w:t xml:space="preserve"> </w:t>
      </w:r>
      <w:r w:rsidRPr="00A320B0">
        <w:rPr>
          <w:rFonts w:ascii="Arial" w:hAnsi="Arial" w:cs="Arial"/>
        </w:rPr>
        <w:t>առկա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>:</w:t>
      </w:r>
    </w:p>
    <w:p w14:paraId="6C683FB7" w14:textId="77777777" w:rsidR="00A320B0" w:rsidRPr="00A320B0" w:rsidRDefault="00A320B0" w:rsidP="00A320B0">
      <w:r w:rsidRPr="00A320B0">
        <w:t>8) </w:t>
      </w:r>
      <w:r w:rsidRPr="00A320B0">
        <w:rPr>
          <w:rFonts w:ascii="Arial" w:hAnsi="Arial" w:cs="Arial"/>
          <w:b/>
          <w:bCs/>
        </w:rPr>
        <w:t>Արգելանքը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վերացնելու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մասին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կարգադրություն՝</w:t>
      </w:r>
      <w:r w:rsidRPr="00A320B0">
        <w:t> 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 </w:t>
      </w:r>
      <w:r w:rsidRPr="00A320B0">
        <w:rPr>
          <w:rFonts w:ascii="Arial" w:hAnsi="Arial" w:cs="Arial"/>
        </w:rPr>
        <w:t>որոշման</w:t>
      </w:r>
      <w:r w:rsidRPr="00A320B0">
        <w:t xml:space="preserve"> </w:t>
      </w:r>
      <w:r w:rsidRPr="00A320B0">
        <w:rPr>
          <w:rFonts w:ascii="Arial" w:hAnsi="Arial" w:cs="Arial"/>
        </w:rPr>
        <w:t>համաձայն</w:t>
      </w:r>
      <w:r w:rsidRPr="00A320B0">
        <w:t xml:space="preserve"> </w:t>
      </w:r>
      <w:r w:rsidRPr="00A320B0">
        <w:rPr>
          <w:rFonts w:ascii="Arial" w:hAnsi="Arial" w:cs="Arial"/>
        </w:rPr>
        <w:t>կիրառված</w:t>
      </w:r>
      <w:r w:rsidRPr="00A320B0">
        <w:t xml:space="preserve"> </w:t>
      </w:r>
      <w:r w:rsidRPr="00A320B0">
        <w:rPr>
          <w:rFonts w:ascii="Arial" w:hAnsi="Arial" w:cs="Arial"/>
        </w:rPr>
        <w:t>արգելանքը</w:t>
      </w:r>
      <w:r w:rsidRPr="00A320B0">
        <w:t xml:space="preserve"> </w:t>
      </w:r>
      <w:r w:rsidRPr="00A320B0">
        <w:rPr>
          <w:rFonts w:ascii="Arial" w:hAnsi="Arial" w:cs="Arial"/>
        </w:rPr>
        <w:t>հանելու</w:t>
      </w:r>
      <w:r w:rsidRPr="00A320B0">
        <w:t>(</w:t>
      </w:r>
      <w:r w:rsidRPr="00A320B0">
        <w:rPr>
          <w:rFonts w:ascii="Arial" w:hAnsi="Arial" w:cs="Arial"/>
        </w:rPr>
        <w:t>վերացնելու</w:t>
      </w:r>
      <w:r w:rsidRPr="00A320B0">
        <w:t xml:space="preserve">)`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օրենսդրությամբ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դեպքերն</w:t>
      </w:r>
      <w:r w:rsidRPr="00A320B0">
        <w:t xml:space="preserve"> </w:t>
      </w:r>
      <w:r w:rsidRPr="00A320B0">
        <w:rPr>
          <w:rFonts w:ascii="Arial" w:hAnsi="Arial" w:cs="Arial"/>
        </w:rPr>
        <w:t>ի</w:t>
      </w:r>
      <w:r w:rsidRPr="00A320B0">
        <w:t xml:space="preserve"> </w:t>
      </w:r>
      <w:r w:rsidRPr="00A320B0">
        <w:rPr>
          <w:rFonts w:ascii="Arial" w:hAnsi="Arial" w:cs="Arial"/>
        </w:rPr>
        <w:t>հայտ</w:t>
      </w:r>
      <w:r w:rsidRPr="00A320B0">
        <w:t xml:space="preserve"> </w:t>
      </w:r>
      <w:r w:rsidRPr="00A320B0">
        <w:rPr>
          <w:rFonts w:ascii="Arial" w:hAnsi="Arial" w:cs="Arial"/>
        </w:rPr>
        <w:t>գալու</w:t>
      </w:r>
      <w:r w:rsidRPr="00A320B0">
        <w:t xml:space="preserve"> </w:t>
      </w:r>
      <w:r w:rsidRPr="00A320B0">
        <w:rPr>
          <w:rFonts w:ascii="Arial" w:hAnsi="Arial" w:cs="Arial"/>
        </w:rPr>
        <w:t>վերաբերյալ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Բանկին</w:t>
      </w:r>
      <w:r w:rsidRPr="00A320B0">
        <w:t xml:space="preserve"> </w:t>
      </w:r>
      <w:r w:rsidRPr="00A320B0">
        <w:rPr>
          <w:rFonts w:ascii="Arial" w:hAnsi="Arial" w:cs="Arial"/>
        </w:rPr>
        <w:t>ուղղված</w:t>
      </w:r>
      <w:r w:rsidRPr="00A320B0">
        <w:t xml:space="preserve"> </w:t>
      </w:r>
      <w:r w:rsidRPr="00A320B0">
        <w:rPr>
          <w:rFonts w:ascii="Arial" w:hAnsi="Arial" w:cs="Arial"/>
        </w:rPr>
        <w:t>տեղեկացում</w:t>
      </w:r>
      <w:r w:rsidRPr="00A320B0">
        <w:t>:</w:t>
      </w:r>
    </w:p>
    <w:p w14:paraId="76613FCC" w14:textId="77777777" w:rsidR="00A320B0" w:rsidRPr="00A320B0" w:rsidRDefault="00A320B0" w:rsidP="00A320B0">
      <w:r w:rsidRPr="00A320B0">
        <w:t>9) </w:t>
      </w:r>
      <w:r w:rsidRPr="00A320B0">
        <w:rPr>
          <w:rFonts w:ascii="Arial" w:hAnsi="Arial" w:cs="Arial"/>
          <w:b/>
          <w:bCs/>
        </w:rPr>
        <w:t>Արգելադրված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գումարի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նվազեցում՝</w:t>
      </w:r>
      <w:r w:rsidRPr="00A320B0">
        <w:t> 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 </w:t>
      </w:r>
      <w:r w:rsidRPr="00A320B0">
        <w:rPr>
          <w:rFonts w:ascii="Arial" w:hAnsi="Arial" w:cs="Arial"/>
        </w:rPr>
        <w:t>որոշմամբ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գումարի</w:t>
      </w:r>
      <w:r w:rsidRPr="00A320B0">
        <w:t xml:space="preserve"> </w:t>
      </w:r>
      <w:r w:rsidRPr="00A320B0">
        <w:rPr>
          <w:rFonts w:ascii="Arial" w:hAnsi="Arial" w:cs="Arial"/>
        </w:rPr>
        <w:t>չափով</w:t>
      </w:r>
      <w:r w:rsidRPr="00A320B0">
        <w:t xml:space="preserve"> </w:t>
      </w:r>
      <w:r w:rsidRPr="00A320B0">
        <w:rPr>
          <w:rFonts w:ascii="Arial" w:hAnsi="Arial" w:cs="Arial"/>
        </w:rPr>
        <w:t>դրամական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փաստացի</w:t>
      </w:r>
      <w:r w:rsidRPr="00A320B0">
        <w:t xml:space="preserve"> </w:t>
      </w:r>
      <w:r w:rsidRPr="00A320B0">
        <w:rPr>
          <w:rFonts w:ascii="Arial" w:hAnsi="Arial" w:cs="Arial"/>
        </w:rPr>
        <w:t>արգելադրումը</w:t>
      </w:r>
      <w:r w:rsidRPr="00A320B0">
        <w:t xml:space="preserve"> </w:t>
      </w:r>
      <w:r w:rsidRPr="00A320B0">
        <w:rPr>
          <w:rFonts w:ascii="Arial" w:hAnsi="Arial" w:cs="Arial"/>
        </w:rPr>
        <w:t>ապահովելուց</w:t>
      </w:r>
      <w:r w:rsidRPr="00A320B0">
        <w:t xml:space="preserve"> </w:t>
      </w:r>
      <w:r w:rsidRPr="00A320B0">
        <w:rPr>
          <w:rFonts w:ascii="Arial" w:hAnsi="Arial" w:cs="Arial"/>
        </w:rPr>
        <w:t>հետո</w:t>
      </w:r>
      <w:r w:rsidRPr="00A320B0">
        <w:t xml:space="preserve">, </w:t>
      </w:r>
      <w:r w:rsidRPr="00A320B0">
        <w:rPr>
          <w:rFonts w:ascii="Arial" w:hAnsi="Arial" w:cs="Arial"/>
        </w:rPr>
        <w:t>այդ</w:t>
      </w:r>
      <w:r w:rsidRPr="00A320B0">
        <w:t xml:space="preserve"> </w:t>
      </w:r>
      <w:r w:rsidRPr="00A320B0">
        <w:rPr>
          <w:rFonts w:ascii="Arial" w:hAnsi="Arial" w:cs="Arial"/>
        </w:rPr>
        <w:t>գումարը</w:t>
      </w:r>
      <w:r w:rsidRPr="00A320B0">
        <w:t xml:space="preserve"> </w:t>
      </w:r>
      <w:r w:rsidRPr="00A320B0">
        <w:rPr>
          <w:rFonts w:ascii="Arial" w:hAnsi="Arial" w:cs="Arial"/>
        </w:rPr>
        <w:t>ամբողջությամբ</w:t>
      </w:r>
      <w:r w:rsidRPr="00A320B0">
        <w:t xml:space="preserve"> </w:t>
      </w:r>
      <w:r w:rsidRPr="00A320B0">
        <w:rPr>
          <w:rFonts w:ascii="Arial" w:hAnsi="Arial" w:cs="Arial"/>
        </w:rPr>
        <w:t>մեկ</w:t>
      </w:r>
      <w:r w:rsidRPr="00A320B0">
        <w:t xml:space="preserve"> </w:t>
      </w:r>
      <w:r w:rsidRPr="00A320B0">
        <w:rPr>
          <w:rFonts w:ascii="Arial" w:hAnsi="Arial" w:cs="Arial"/>
        </w:rPr>
        <w:t>բանկում</w:t>
      </w:r>
      <w:r w:rsidRPr="00A320B0">
        <w:t xml:space="preserve">,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մաս</w:t>
      </w:r>
      <w:r w:rsidRPr="00A320B0">
        <w:t>-</w:t>
      </w:r>
      <w:r w:rsidRPr="00A320B0">
        <w:rPr>
          <w:rFonts w:ascii="Arial" w:hAnsi="Arial" w:cs="Arial"/>
        </w:rPr>
        <w:t>մաս՝</w:t>
      </w:r>
      <w:r w:rsidRPr="00A320B0">
        <w:t xml:space="preserve"> </w:t>
      </w:r>
      <w:r w:rsidRPr="00A320B0">
        <w:rPr>
          <w:rFonts w:ascii="Arial" w:hAnsi="Arial" w:cs="Arial"/>
        </w:rPr>
        <w:t>մի</w:t>
      </w:r>
      <w:r w:rsidRPr="00A320B0">
        <w:t xml:space="preserve"> </w:t>
      </w:r>
      <w:r w:rsidRPr="00A320B0">
        <w:rPr>
          <w:rFonts w:ascii="Arial" w:hAnsi="Arial" w:cs="Arial"/>
        </w:rPr>
        <w:t>քանի</w:t>
      </w:r>
      <w:r w:rsidRPr="00A320B0">
        <w:t xml:space="preserve"> </w:t>
      </w:r>
      <w:r w:rsidRPr="00A320B0">
        <w:rPr>
          <w:rFonts w:ascii="Arial" w:hAnsi="Arial" w:cs="Arial"/>
        </w:rPr>
        <w:t>Բանկերում</w:t>
      </w:r>
      <w:r w:rsidRPr="00A320B0">
        <w:t xml:space="preserve"> </w:t>
      </w:r>
      <w:r w:rsidRPr="00A320B0">
        <w:rPr>
          <w:rFonts w:ascii="Arial" w:hAnsi="Arial" w:cs="Arial"/>
        </w:rPr>
        <w:t>փաստացի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մեջ</w:t>
      </w:r>
      <w:r w:rsidRPr="00A320B0">
        <w:t xml:space="preserve"> </w:t>
      </w:r>
      <w:r w:rsidRPr="00A320B0">
        <w:rPr>
          <w:rFonts w:ascii="Arial" w:hAnsi="Arial" w:cs="Arial"/>
        </w:rPr>
        <w:t>թողնելու</w:t>
      </w:r>
      <w:r w:rsidRPr="00A320B0">
        <w:t xml:space="preserve"> </w:t>
      </w:r>
      <w:r w:rsidRPr="00A320B0">
        <w:rPr>
          <w:rFonts w:ascii="Arial" w:hAnsi="Arial" w:cs="Arial"/>
        </w:rPr>
        <w:t>պահանջը</w:t>
      </w:r>
      <w:r w:rsidRPr="00A320B0">
        <w:t xml:space="preserve"> </w:t>
      </w:r>
      <w:r w:rsidRPr="00A320B0">
        <w:rPr>
          <w:rFonts w:ascii="Arial" w:hAnsi="Arial" w:cs="Arial"/>
        </w:rPr>
        <w:t>ապահովելու</w:t>
      </w:r>
      <w:r w:rsidRPr="00A320B0">
        <w:t xml:space="preserve"> </w:t>
      </w:r>
      <w:r w:rsidRPr="00A320B0">
        <w:rPr>
          <w:rFonts w:ascii="Arial" w:hAnsi="Arial" w:cs="Arial"/>
        </w:rPr>
        <w:t>դեպքում</w:t>
      </w:r>
      <w:r w:rsidRPr="00A320B0">
        <w:t xml:space="preserve">, </w:t>
      </w:r>
      <w:r w:rsidRPr="00A320B0">
        <w:rPr>
          <w:rFonts w:ascii="Arial" w:hAnsi="Arial" w:cs="Arial"/>
        </w:rPr>
        <w:t>Բանկերում</w:t>
      </w:r>
      <w:r w:rsidRPr="00A320B0">
        <w:t xml:space="preserve"> </w:t>
      </w:r>
      <w:r w:rsidRPr="00A320B0">
        <w:rPr>
          <w:rFonts w:ascii="Arial" w:hAnsi="Arial" w:cs="Arial"/>
        </w:rPr>
        <w:t>արգելադրված</w:t>
      </w:r>
      <w:r w:rsidRPr="00A320B0">
        <w:t xml:space="preserve"> </w:t>
      </w:r>
      <w:r w:rsidRPr="00A320B0">
        <w:rPr>
          <w:rFonts w:ascii="Arial" w:hAnsi="Arial" w:cs="Arial"/>
        </w:rPr>
        <w:t>գումարի</w:t>
      </w:r>
      <w:r w:rsidRPr="00A320B0">
        <w:t xml:space="preserve"> </w:t>
      </w:r>
      <w:r w:rsidRPr="00A320B0">
        <w:rPr>
          <w:rFonts w:ascii="Arial" w:hAnsi="Arial" w:cs="Arial"/>
        </w:rPr>
        <w:t>չափի</w:t>
      </w:r>
      <w:r w:rsidRPr="00A320B0">
        <w:t xml:space="preserve"> </w:t>
      </w:r>
      <w:r w:rsidRPr="00A320B0">
        <w:rPr>
          <w:rFonts w:ascii="Arial" w:hAnsi="Arial" w:cs="Arial"/>
        </w:rPr>
        <w:t>նվազեցման</w:t>
      </w:r>
      <w:r w:rsidRPr="00A320B0">
        <w:t xml:space="preserve"> </w:t>
      </w:r>
      <w:r w:rsidRPr="00A320B0">
        <w:rPr>
          <w:rFonts w:ascii="Arial" w:hAnsi="Arial" w:cs="Arial"/>
        </w:rPr>
        <w:t>կատարում</w:t>
      </w:r>
      <w:r w:rsidRPr="00A320B0">
        <w:t>:</w:t>
      </w:r>
    </w:p>
    <w:p w14:paraId="0BD959BE" w14:textId="77777777" w:rsidR="00A320B0" w:rsidRPr="00A320B0" w:rsidRDefault="00A320B0" w:rsidP="00A320B0">
      <w:r w:rsidRPr="00A320B0">
        <w:t>10) </w:t>
      </w:r>
      <w:r w:rsidRPr="00A320B0">
        <w:rPr>
          <w:rFonts w:ascii="Arial" w:hAnsi="Arial" w:cs="Arial"/>
          <w:b/>
          <w:bCs/>
        </w:rPr>
        <w:t>Էլեկտրոնային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հաղորդագրություն՝</w:t>
      </w:r>
      <w:r w:rsidRPr="00A320B0">
        <w:t> 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իրավական</w:t>
      </w:r>
      <w:r w:rsidRPr="00A320B0">
        <w:t xml:space="preserve"> </w:t>
      </w:r>
      <w:r w:rsidRPr="00A320B0">
        <w:rPr>
          <w:rFonts w:ascii="Arial" w:hAnsi="Arial" w:cs="Arial"/>
        </w:rPr>
        <w:t>ակտերի</w:t>
      </w:r>
      <w:r w:rsidRPr="00A320B0">
        <w:t xml:space="preserve"> </w:t>
      </w:r>
      <w:r w:rsidRPr="00A320B0">
        <w:rPr>
          <w:rFonts w:ascii="Arial" w:hAnsi="Arial" w:cs="Arial"/>
        </w:rPr>
        <w:t>համաձայն</w:t>
      </w:r>
      <w:r w:rsidRPr="00A320B0">
        <w:t xml:space="preserve"> </w:t>
      </w:r>
      <w:r w:rsidRPr="00A320B0">
        <w:rPr>
          <w:rFonts w:ascii="Arial" w:hAnsi="Arial" w:cs="Arial"/>
        </w:rPr>
        <w:t>ձևավորված</w:t>
      </w:r>
      <w:r w:rsidRPr="00A320B0">
        <w:t xml:space="preserve"> </w:t>
      </w:r>
      <w:r w:rsidRPr="00A320B0">
        <w:rPr>
          <w:rFonts w:ascii="Arial" w:hAnsi="Arial" w:cs="Arial"/>
        </w:rPr>
        <w:t>Էլեկտրոնային</w:t>
      </w:r>
      <w:r w:rsidRPr="00A320B0">
        <w:t xml:space="preserve"> </w:t>
      </w:r>
      <w:r w:rsidRPr="00A320B0">
        <w:rPr>
          <w:rFonts w:ascii="Arial" w:hAnsi="Arial" w:cs="Arial"/>
        </w:rPr>
        <w:t>հաղորդագրություն</w:t>
      </w:r>
      <w:r w:rsidRPr="00A320B0">
        <w:t xml:space="preserve">, </w:t>
      </w:r>
      <w:r w:rsidRPr="00A320B0">
        <w:rPr>
          <w:rFonts w:ascii="Arial" w:hAnsi="Arial" w:cs="Arial"/>
        </w:rPr>
        <w:t>որը</w:t>
      </w:r>
      <w:r w:rsidRPr="00A320B0">
        <w:t xml:space="preserve"> </w:t>
      </w:r>
      <w:r w:rsidRPr="00A320B0">
        <w:rPr>
          <w:rFonts w:ascii="Arial" w:hAnsi="Arial" w:cs="Arial"/>
        </w:rPr>
        <w:t>ապահովում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կարգով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հաղորդագրություններում</w:t>
      </w:r>
      <w:r w:rsidRPr="00A320B0">
        <w:t xml:space="preserve"> </w:t>
      </w:r>
      <w:r w:rsidRPr="00A320B0">
        <w:rPr>
          <w:rFonts w:ascii="Arial" w:hAnsi="Arial" w:cs="Arial"/>
        </w:rPr>
        <w:t>նշվող</w:t>
      </w:r>
      <w:r w:rsidRPr="00A320B0">
        <w:t xml:space="preserve"> </w:t>
      </w:r>
      <w:r w:rsidRPr="00A320B0">
        <w:rPr>
          <w:rFonts w:ascii="Arial" w:hAnsi="Arial" w:cs="Arial"/>
        </w:rPr>
        <w:t>համապատասխան</w:t>
      </w:r>
      <w:r w:rsidRPr="00A320B0">
        <w:t xml:space="preserve"> </w:t>
      </w:r>
      <w:r w:rsidRPr="00A320B0">
        <w:rPr>
          <w:rFonts w:ascii="Arial" w:hAnsi="Arial" w:cs="Arial"/>
        </w:rPr>
        <w:lastRenderedPageBreak/>
        <w:t>տվյալների</w:t>
      </w:r>
      <w:r w:rsidRPr="00A320B0">
        <w:t xml:space="preserve"> </w:t>
      </w:r>
      <w:r w:rsidRPr="00A320B0">
        <w:rPr>
          <w:rFonts w:ascii="Arial" w:hAnsi="Arial" w:cs="Arial"/>
        </w:rPr>
        <w:t>փոխանցումը</w:t>
      </w:r>
      <w:r w:rsidRPr="00A320B0">
        <w:t xml:space="preserve">: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կարգի</w:t>
      </w:r>
      <w:r w:rsidRPr="00A320B0">
        <w:t xml:space="preserve"> 9-</w:t>
      </w:r>
      <w:r w:rsidRPr="00A320B0">
        <w:rPr>
          <w:rFonts w:ascii="Arial" w:hAnsi="Arial" w:cs="Arial"/>
        </w:rPr>
        <w:t>րդ</w:t>
      </w:r>
      <w:r w:rsidRPr="00A320B0">
        <w:t xml:space="preserve"> </w:t>
      </w:r>
      <w:r w:rsidRPr="00A320B0">
        <w:rPr>
          <w:rFonts w:ascii="Arial" w:hAnsi="Arial" w:cs="Arial"/>
        </w:rPr>
        <w:t>գլխում</w:t>
      </w:r>
      <w:r w:rsidRPr="00A320B0">
        <w:t xml:space="preserve"> </w:t>
      </w:r>
      <w:r w:rsidRPr="00A320B0">
        <w:rPr>
          <w:rFonts w:ascii="Arial" w:hAnsi="Arial" w:cs="Arial"/>
        </w:rPr>
        <w:t>սահմանվում</w:t>
      </w:r>
      <w:r w:rsidRPr="00A320B0">
        <w:t xml:space="preserve"> </w:t>
      </w:r>
      <w:r w:rsidRPr="00A320B0">
        <w:rPr>
          <w:rFonts w:ascii="Arial" w:hAnsi="Arial" w:cs="Arial"/>
        </w:rPr>
        <w:t>են</w:t>
      </w:r>
      <w:r w:rsidRPr="00A320B0">
        <w:t xml:space="preserve"> </w:t>
      </w:r>
      <w:r w:rsidRPr="00A320B0">
        <w:rPr>
          <w:rFonts w:ascii="Arial" w:hAnsi="Arial" w:cs="Arial"/>
        </w:rPr>
        <w:t>այդ</w:t>
      </w:r>
      <w:r w:rsidRPr="00A320B0">
        <w:t xml:space="preserve"> </w:t>
      </w:r>
      <w:r w:rsidRPr="00A320B0">
        <w:rPr>
          <w:rFonts w:ascii="Arial" w:hAnsi="Arial" w:cs="Arial"/>
        </w:rPr>
        <w:t>հաղորդագրություններում</w:t>
      </w:r>
      <w:r w:rsidRPr="00A320B0">
        <w:t xml:space="preserve"> </w:t>
      </w:r>
      <w:r w:rsidRPr="00A320B0">
        <w:rPr>
          <w:rFonts w:ascii="Arial" w:hAnsi="Arial" w:cs="Arial"/>
        </w:rPr>
        <w:t>լրացման</w:t>
      </w:r>
      <w:r w:rsidRPr="00A320B0">
        <w:t xml:space="preserve"> </w:t>
      </w:r>
      <w:r w:rsidRPr="00A320B0">
        <w:rPr>
          <w:rFonts w:ascii="Arial" w:hAnsi="Arial" w:cs="Arial"/>
        </w:rPr>
        <w:t>ենթակա</w:t>
      </w:r>
      <w:r w:rsidRPr="00A320B0">
        <w:t xml:space="preserve"> </w:t>
      </w:r>
      <w:r w:rsidRPr="00A320B0">
        <w:rPr>
          <w:rFonts w:ascii="Arial" w:hAnsi="Arial" w:cs="Arial"/>
        </w:rPr>
        <w:t>նվազագույն</w:t>
      </w:r>
      <w:r w:rsidRPr="00A320B0">
        <w:t xml:space="preserve"> </w:t>
      </w:r>
      <w:r w:rsidRPr="00A320B0">
        <w:rPr>
          <w:rFonts w:ascii="Arial" w:hAnsi="Arial" w:cs="Arial"/>
        </w:rPr>
        <w:t>տվյալները</w:t>
      </w:r>
      <w:r w:rsidRPr="00A320B0">
        <w:t>:</w:t>
      </w:r>
    </w:p>
    <w:p w14:paraId="2C547F67" w14:textId="77777777" w:rsidR="00A320B0" w:rsidRPr="00A320B0" w:rsidRDefault="00A320B0" w:rsidP="00A320B0">
      <w:r w:rsidRPr="00A320B0">
        <w:t>11) </w:t>
      </w:r>
      <w:r w:rsidRPr="00A320B0">
        <w:rPr>
          <w:rFonts w:ascii="Arial" w:hAnsi="Arial" w:cs="Arial"/>
          <w:b/>
          <w:bCs/>
        </w:rPr>
        <w:t>Հաղորդագրություն</w:t>
      </w:r>
      <w:r w:rsidRPr="00A320B0">
        <w:rPr>
          <w:b/>
          <w:bCs/>
        </w:rPr>
        <w:t>`</w:t>
      </w:r>
      <w:r w:rsidRPr="00A320B0">
        <w:t> </w:t>
      </w:r>
      <w:r w:rsidRPr="00A320B0">
        <w:rPr>
          <w:rFonts w:ascii="Arial" w:hAnsi="Arial" w:cs="Arial"/>
        </w:rPr>
        <w:t>տեխնիկածրագրային</w:t>
      </w:r>
      <w:r w:rsidRPr="00A320B0">
        <w:t xml:space="preserve"> </w:t>
      </w:r>
      <w:r w:rsidRPr="00A320B0">
        <w:rPr>
          <w:rFonts w:ascii="Arial" w:hAnsi="Arial" w:cs="Arial"/>
        </w:rPr>
        <w:t>միջավայրում</w:t>
      </w:r>
      <w:r w:rsidRPr="00A320B0">
        <w:t xml:space="preserve"> </w:t>
      </w:r>
      <w:r w:rsidRPr="00A320B0">
        <w:rPr>
          <w:rFonts w:ascii="Arial" w:hAnsi="Arial" w:cs="Arial"/>
        </w:rPr>
        <w:t>տեղեկատվության</w:t>
      </w:r>
      <w:r w:rsidRPr="00A320B0">
        <w:t xml:space="preserve"> </w:t>
      </w:r>
      <w:r w:rsidRPr="00A320B0">
        <w:rPr>
          <w:rFonts w:ascii="Arial" w:hAnsi="Arial" w:cs="Arial"/>
        </w:rPr>
        <w:t>փոխանցման</w:t>
      </w:r>
      <w:r w:rsidRPr="00A320B0">
        <w:t xml:space="preserve"> </w:t>
      </w:r>
      <w:r w:rsidRPr="00A320B0">
        <w:rPr>
          <w:rFonts w:ascii="Arial" w:hAnsi="Arial" w:cs="Arial"/>
        </w:rPr>
        <w:t>միավոր</w:t>
      </w:r>
      <w:r w:rsidRPr="00A320B0">
        <w:t xml:space="preserve">: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կարգով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գործառույթների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 </w:t>
      </w:r>
      <w:r w:rsidRPr="00A320B0">
        <w:rPr>
          <w:rFonts w:ascii="Arial" w:hAnsi="Arial" w:cs="Arial"/>
        </w:rPr>
        <w:t>փոխանցվում</w:t>
      </w:r>
      <w:r w:rsidRPr="00A320B0">
        <w:t xml:space="preserve"> </w:t>
      </w:r>
      <w:r w:rsidRPr="00A320B0">
        <w:rPr>
          <w:rFonts w:ascii="Arial" w:hAnsi="Arial" w:cs="Arial"/>
        </w:rPr>
        <w:t>են</w:t>
      </w:r>
      <w:r w:rsidRPr="00A320B0">
        <w:t xml:space="preserve"> </w:t>
      </w:r>
      <w:r w:rsidRPr="00A320B0">
        <w:rPr>
          <w:rFonts w:ascii="Arial" w:hAnsi="Arial" w:cs="Arial"/>
        </w:rPr>
        <w:t>հետևյալ</w:t>
      </w:r>
      <w:r w:rsidRPr="00A320B0">
        <w:t xml:space="preserve"> </w:t>
      </w:r>
      <w:r w:rsidRPr="00A320B0">
        <w:rPr>
          <w:rFonts w:ascii="Arial" w:hAnsi="Arial" w:cs="Arial"/>
        </w:rPr>
        <w:t>հաղորդագրությունները</w:t>
      </w:r>
      <w:r w:rsidRPr="00A320B0">
        <w:t xml:space="preserve"> (</w:t>
      </w:r>
      <w:r w:rsidRPr="00A320B0">
        <w:rPr>
          <w:rFonts w:ascii="Arial" w:hAnsi="Arial" w:cs="Arial"/>
        </w:rPr>
        <w:t>որոնց</w:t>
      </w:r>
      <w:r w:rsidRPr="00A320B0">
        <w:t xml:space="preserve"> </w:t>
      </w:r>
      <w:r w:rsidRPr="00A320B0">
        <w:rPr>
          <w:rFonts w:ascii="Arial" w:hAnsi="Arial" w:cs="Arial"/>
        </w:rPr>
        <w:t>բովանդակության</w:t>
      </w:r>
      <w:r w:rsidRPr="00A320B0">
        <w:t xml:space="preserve"> </w:t>
      </w:r>
      <w:r w:rsidRPr="00A320B0">
        <w:rPr>
          <w:rFonts w:ascii="Arial" w:hAnsi="Arial" w:cs="Arial"/>
        </w:rPr>
        <w:t>վերաբերյալ</w:t>
      </w:r>
      <w:r w:rsidRPr="00A320B0">
        <w:t xml:space="preserve"> </w:t>
      </w:r>
      <w:r w:rsidRPr="00A320B0">
        <w:rPr>
          <w:rFonts w:ascii="Arial" w:hAnsi="Arial" w:cs="Arial"/>
        </w:rPr>
        <w:t>պահանջները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են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կարգի</w:t>
      </w:r>
      <w:r w:rsidRPr="00A320B0">
        <w:t xml:space="preserve"> 9-</w:t>
      </w:r>
      <w:r w:rsidRPr="00A320B0">
        <w:rPr>
          <w:rFonts w:ascii="Arial" w:hAnsi="Arial" w:cs="Arial"/>
        </w:rPr>
        <w:t>րդ</w:t>
      </w:r>
      <w:r w:rsidRPr="00A320B0">
        <w:t xml:space="preserve"> </w:t>
      </w:r>
      <w:r w:rsidRPr="00A320B0">
        <w:rPr>
          <w:rFonts w:ascii="Arial" w:hAnsi="Arial" w:cs="Arial"/>
        </w:rPr>
        <w:t>գլխում</w:t>
      </w:r>
      <w:r w:rsidRPr="00A320B0">
        <w:t>)`</w:t>
      </w:r>
    </w:p>
    <w:p w14:paraId="40A860CB" w14:textId="77777777" w:rsidR="00A320B0" w:rsidRPr="00A320B0" w:rsidRDefault="00A320B0" w:rsidP="00A320B0">
      <w:r w:rsidRPr="00A320B0">
        <w:rPr>
          <w:rFonts w:ascii="Arial" w:hAnsi="Arial" w:cs="Arial"/>
        </w:rPr>
        <w:t>ա</w:t>
      </w:r>
      <w:r w:rsidRPr="00A320B0">
        <w:t>. 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1 </w:t>
      </w:r>
      <w:r w:rsidRPr="00A320B0">
        <w:rPr>
          <w:rFonts w:ascii="Arial" w:hAnsi="Arial" w:cs="Arial"/>
          <w:b/>
          <w:bCs/>
        </w:rPr>
        <w:t>հաղորդագրություն</w:t>
      </w:r>
      <w:r w:rsidRPr="00A320B0">
        <w:rPr>
          <w:b/>
          <w:bCs/>
        </w:rPr>
        <w:t>`</w:t>
      </w:r>
      <w:r w:rsidRPr="00A320B0">
        <w:t> 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փոխանցվող</w:t>
      </w:r>
      <w:r w:rsidRPr="00A320B0">
        <w:t xml:space="preserve"> «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որոշման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հաղորդագրություն</w:t>
      </w:r>
      <w:r w:rsidRPr="00A320B0">
        <w:t xml:space="preserve"> (</w:t>
      </w:r>
      <w:r w:rsidRPr="00A320B0">
        <w:rPr>
          <w:rFonts w:ascii="Arial" w:hAnsi="Arial" w:cs="Arial"/>
        </w:rPr>
        <w:t>կարգադրություն</w:t>
      </w:r>
      <w:r w:rsidRPr="00A320B0">
        <w:t>),</w:t>
      </w:r>
    </w:p>
    <w:p w14:paraId="16962570" w14:textId="77777777" w:rsidR="00A320B0" w:rsidRPr="00A320B0" w:rsidRDefault="00A320B0" w:rsidP="00A320B0">
      <w:r w:rsidRPr="00A320B0">
        <w:rPr>
          <w:rFonts w:ascii="Arial" w:hAnsi="Arial" w:cs="Arial"/>
        </w:rPr>
        <w:t>բ</w:t>
      </w:r>
      <w:r w:rsidRPr="00A320B0">
        <w:t>. 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2 </w:t>
      </w:r>
      <w:r w:rsidRPr="00A320B0">
        <w:rPr>
          <w:rFonts w:ascii="Arial" w:hAnsi="Arial" w:cs="Arial"/>
          <w:b/>
          <w:bCs/>
        </w:rPr>
        <w:t>հաղորդագրություն</w:t>
      </w:r>
      <w:r w:rsidRPr="00A320B0">
        <w:rPr>
          <w:b/>
          <w:bCs/>
        </w:rPr>
        <w:t>`</w:t>
      </w:r>
      <w:r w:rsidRPr="00A320B0">
        <w:t> «</w:t>
      </w:r>
      <w:r w:rsidRPr="00A320B0">
        <w:rPr>
          <w:rFonts w:ascii="Arial" w:hAnsi="Arial" w:cs="Arial"/>
        </w:rPr>
        <w:t>Հաստատում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վճարողի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հաշվի</w:t>
      </w:r>
      <w:r w:rsidRPr="00A320B0">
        <w:t xml:space="preserve"> (</w:t>
      </w:r>
      <w:r w:rsidRPr="00A320B0">
        <w:rPr>
          <w:rFonts w:ascii="Arial" w:hAnsi="Arial" w:cs="Arial"/>
        </w:rPr>
        <w:t>հաշիվների</w:t>
      </w:r>
      <w:r w:rsidRPr="00A320B0">
        <w:t xml:space="preserve">)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վրա</w:t>
      </w:r>
      <w:r w:rsidRPr="00A320B0">
        <w:t xml:space="preserve"> </w:t>
      </w:r>
      <w:r w:rsidRPr="00A320B0">
        <w:rPr>
          <w:rFonts w:ascii="Arial" w:hAnsi="Arial" w:cs="Arial"/>
        </w:rPr>
        <w:t>արգելանք</w:t>
      </w:r>
      <w:r w:rsidRPr="00A320B0">
        <w:t xml:space="preserve"> </w:t>
      </w:r>
      <w:r w:rsidRPr="00A320B0">
        <w:rPr>
          <w:rFonts w:ascii="Arial" w:hAnsi="Arial" w:cs="Arial"/>
        </w:rPr>
        <w:t>դնելու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հաղորդագրություն</w:t>
      </w:r>
      <w:r w:rsidRPr="00A320B0">
        <w:t>,</w:t>
      </w:r>
    </w:p>
    <w:p w14:paraId="1926FD6D" w14:textId="77777777" w:rsidR="00A320B0" w:rsidRPr="00A320B0" w:rsidRDefault="00A320B0" w:rsidP="00A320B0">
      <w:r w:rsidRPr="00A320B0">
        <w:rPr>
          <w:rFonts w:ascii="Arial" w:hAnsi="Arial" w:cs="Arial"/>
        </w:rPr>
        <w:t>գ</w:t>
      </w:r>
      <w:r w:rsidRPr="00A320B0">
        <w:t>. 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3 </w:t>
      </w:r>
      <w:r w:rsidRPr="00A320B0">
        <w:rPr>
          <w:rFonts w:ascii="Arial" w:hAnsi="Arial" w:cs="Arial"/>
          <w:b/>
          <w:bCs/>
        </w:rPr>
        <w:t>հաղորդագրություն</w:t>
      </w:r>
      <w:r w:rsidRPr="00A320B0">
        <w:rPr>
          <w:b/>
          <w:bCs/>
        </w:rPr>
        <w:t>`</w:t>
      </w:r>
      <w:r w:rsidRPr="00A320B0">
        <w:t> «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կարգադրության</w:t>
      </w:r>
      <w:r w:rsidRPr="00A320B0">
        <w:t xml:space="preserve"> </w:t>
      </w:r>
      <w:r w:rsidRPr="00A320B0">
        <w:rPr>
          <w:rFonts w:ascii="Arial" w:hAnsi="Arial" w:cs="Arial"/>
        </w:rPr>
        <w:t>համաձայն</w:t>
      </w:r>
      <w:r w:rsidRPr="00A320B0">
        <w:t xml:space="preserve"> </w:t>
      </w:r>
      <w:r w:rsidRPr="00A320B0">
        <w:rPr>
          <w:rFonts w:ascii="Arial" w:hAnsi="Arial" w:cs="Arial"/>
        </w:rPr>
        <w:t>բանկերում</w:t>
      </w:r>
      <w:r w:rsidRPr="00A320B0">
        <w:t xml:space="preserve"> </w:t>
      </w:r>
      <w:r w:rsidRPr="00A320B0">
        <w:rPr>
          <w:rFonts w:ascii="Arial" w:hAnsi="Arial" w:cs="Arial"/>
        </w:rPr>
        <w:t>կիրառվող</w:t>
      </w:r>
      <w:r w:rsidRPr="00A320B0">
        <w:t xml:space="preserve"> </w:t>
      </w:r>
      <w:r w:rsidRPr="00A320B0">
        <w:rPr>
          <w:rFonts w:ascii="Arial" w:hAnsi="Arial" w:cs="Arial"/>
        </w:rPr>
        <w:t>արգելանքը</w:t>
      </w:r>
      <w:r w:rsidRPr="00A320B0">
        <w:t xml:space="preserve"> </w:t>
      </w:r>
      <w:r w:rsidRPr="00A320B0">
        <w:rPr>
          <w:rFonts w:ascii="Arial" w:hAnsi="Arial" w:cs="Arial"/>
        </w:rPr>
        <w:t>հանելու</w:t>
      </w:r>
      <w:r w:rsidRPr="00A320B0">
        <w:t xml:space="preserve">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կիրառված</w:t>
      </w:r>
      <w:r w:rsidRPr="00A320B0">
        <w:t xml:space="preserve"> </w:t>
      </w:r>
      <w:r w:rsidRPr="00A320B0">
        <w:rPr>
          <w:rFonts w:ascii="Arial" w:hAnsi="Arial" w:cs="Arial"/>
        </w:rPr>
        <w:t>արգելանքը</w:t>
      </w:r>
      <w:r w:rsidRPr="00A320B0">
        <w:t xml:space="preserve"> </w:t>
      </w:r>
      <w:r w:rsidRPr="00A320B0">
        <w:rPr>
          <w:rFonts w:ascii="Arial" w:hAnsi="Arial" w:cs="Arial"/>
        </w:rPr>
        <w:t>շարունակելու</w:t>
      </w:r>
      <w:r w:rsidRPr="00A320B0">
        <w:t xml:space="preserve"> </w:t>
      </w:r>
      <w:r w:rsidRPr="00A320B0">
        <w:rPr>
          <w:rFonts w:ascii="Arial" w:hAnsi="Arial" w:cs="Arial"/>
        </w:rPr>
        <w:t>վերաբերյալ</w:t>
      </w:r>
      <w:r w:rsidRPr="00A320B0">
        <w:t xml:space="preserve">» </w:t>
      </w:r>
      <w:r w:rsidRPr="00A320B0">
        <w:rPr>
          <w:rFonts w:ascii="Arial" w:hAnsi="Arial" w:cs="Arial"/>
        </w:rPr>
        <w:t>հաղորդագրություն</w:t>
      </w:r>
      <w:r w:rsidRPr="00A320B0">
        <w:t xml:space="preserve"> (</w:t>
      </w:r>
      <w:r w:rsidRPr="00A320B0">
        <w:rPr>
          <w:rFonts w:ascii="Arial" w:hAnsi="Arial" w:cs="Arial"/>
        </w:rPr>
        <w:t>կարգադրություն</w:t>
      </w:r>
      <w:r w:rsidRPr="00A320B0">
        <w:t>),</w:t>
      </w:r>
    </w:p>
    <w:p w14:paraId="07D4F9DF" w14:textId="77777777" w:rsidR="00A320B0" w:rsidRPr="00A320B0" w:rsidRDefault="00A320B0" w:rsidP="00A320B0">
      <w:r w:rsidRPr="00A320B0">
        <w:rPr>
          <w:rFonts w:ascii="Arial" w:hAnsi="Arial" w:cs="Arial"/>
        </w:rPr>
        <w:t>դ</w:t>
      </w:r>
      <w:r w:rsidRPr="00A320B0">
        <w:t>. 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4 </w:t>
      </w:r>
      <w:r w:rsidRPr="00A320B0">
        <w:rPr>
          <w:rFonts w:ascii="Arial" w:hAnsi="Arial" w:cs="Arial"/>
          <w:b/>
          <w:bCs/>
        </w:rPr>
        <w:t>հաղորդագրություն</w:t>
      </w:r>
      <w:r w:rsidRPr="00A320B0">
        <w:rPr>
          <w:b/>
          <w:bCs/>
        </w:rPr>
        <w:t>`</w:t>
      </w:r>
      <w:r w:rsidRPr="00A320B0">
        <w:t> «</w:t>
      </w:r>
      <w:r w:rsidRPr="00A320B0">
        <w:rPr>
          <w:rFonts w:ascii="Arial" w:hAnsi="Arial" w:cs="Arial"/>
        </w:rPr>
        <w:t>Հաստատում</w:t>
      </w:r>
      <w:r w:rsidRPr="00A320B0">
        <w:t xml:space="preserve">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վճարողի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հաշվի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նկատմամբ</w:t>
      </w:r>
      <w:r w:rsidRPr="00A320B0">
        <w:t xml:space="preserve"> </w:t>
      </w:r>
      <w:r w:rsidRPr="00A320B0">
        <w:rPr>
          <w:rFonts w:ascii="Arial" w:hAnsi="Arial" w:cs="Arial"/>
        </w:rPr>
        <w:t>կիրառված</w:t>
      </w:r>
      <w:r w:rsidRPr="00A320B0">
        <w:t xml:space="preserve"> </w:t>
      </w:r>
      <w:r w:rsidRPr="00A320B0">
        <w:rPr>
          <w:rFonts w:ascii="Arial" w:hAnsi="Arial" w:cs="Arial"/>
        </w:rPr>
        <w:t>Արգելանքը</w:t>
      </w:r>
      <w:r w:rsidRPr="00A320B0">
        <w:t xml:space="preserve"> (</w:t>
      </w:r>
      <w:r w:rsidRPr="00A320B0">
        <w:rPr>
          <w:rFonts w:ascii="Arial" w:hAnsi="Arial" w:cs="Arial"/>
        </w:rPr>
        <w:t>մասնակի</w:t>
      </w:r>
      <w:r w:rsidRPr="00A320B0">
        <w:t xml:space="preserve">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ամբողջությամբ</w:t>
      </w:r>
      <w:r w:rsidRPr="00A320B0">
        <w:t xml:space="preserve">) </w:t>
      </w:r>
      <w:r w:rsidRPr="00A320B0">
        <w:rPr>
          <w:rFonts w:ascii="Arial" w:hAnsi="Arial" w:cs="Arial"/>
        </w:rPr>
        <w:t>հանելու</w:t>
      </w:r>
      <w:r w:rsidRPr="00A320B0">
        <w:t xml:space="preserve"> </w:t>
      </w:r>
      <w:r w:rsidRPr="00A320B0">
        <w:rPr>
          <w:rFonts w:ascii="Arial" w:hAnsi="Arial" w:cs="Arial"/>
        </w:rPr>
        <w:t>վերաբերյալ</w:t>
      </w:r>
      <w:r w:rsidRPr="00A320B0">
        <w:t xml:space="preserve">» </w:t>
      </w:r>
      <w:r w:rsidRPr="00A320B0">
        <w:rPr>
          <w:rFonts w:ascii="Arial" w:hAnsi="Arial" w:cs="Arial"/>
        </w:rPr>
        <w:t>պատասխան</w:t>
      </w:r>
      <w:r w:rsidRPr="00A320B0">
        <w:t xml:space="preserve"> </w:t>
      </w:r>
      <w:r w:rsidRPr="00A320B0">
        <w:rPr>
          <w:rFonts w:ascii="Arial" w:hAnsi="Arial" w:cs="Arial"/>
        </w:rPr>
        <w:t>հաղորդագրություն</w:t>
      </w:r>
      <w:r w:rsidRPr="00A320B0">
        <w:t>,</w:t>
      </w:r>
    </w:p>
    <w:p w14:paraId="10828721" w14:textId="77777777" w:rsidR="00A320B0" w:rsidRPr="00A320B0" w:rsidRDefault="00A320B0" w:rsidP="00A320B0">
      <w:r w:rsidRPr="00A320B0">
        <w:rPr>
          <w:rFonts w:ascii="Arial" w:hAnsi="Arial" w:cs="Arial"/>
        </w:rPr>
        <w:t>ե</w:t>
      </w:r>
      <w:r w:rsidRPr="00A320B0">
        <w:t>. 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5 </w:t>
      </w:r>
      <w:r w:rsidRPr="00A320B0">
        <w:rPr>
          <w:rFonts w:ascii="Arial" w:hAnsi="Arial" w:cs="Arial"/>
          <w:b/>
          <w:bCs/>
        </w:rPr>
        <w:t>հաղորդագրություն</w:t>
      </w:r>
      <w:r w:rsidRPr="00A320B0">
        <w:rPr>
          <w:b/>
          <w:bCs/>
        </w:rPr>
        <w:t>`</w:t>
      </w:r>
      <w:r w:rsidRPr="00A320B0">
        <w:t> «</w:t>
      </w:r>
      <w:r w:rsidRPr="00A320B0">
        <w:rPr>
          <w:rFonts w:ascii="Arial" w:hAnsi="Arial" w:cs="Arial"/>
        </w:rPr>
        <w:t>Արգելանքը</w:t>
      </w:r>
      <w:r w:rsidRPr="00A320B0">
        <w:t xml:space="preserve"> </w:t>
      </w:r>
      <w:r w:rsidRPr="00A320B0">
        <w:rPr>
          <w:rFonts w:ascii="Arial" w:hAnsi="Arial" w:cs="Arial"/>
        </w:rPr>
        <w:t>հանելու</w:t>
      </w:r>
      <w:r w:rsidRPr="00A320B0">
        <w:t xml:space="preserve"> (</w:t>
      </w:r>
      <w:r w:rsidRPr="00A320B0">
        <w:rPr>
          <w:rFonts w:ascii="Arial" w:hAnsi="Arial" w:cs="Arial"/>
        </w:rPr>
        <w:t>վերացնելու</w:t>
      </w:r>
      <w:r w:rsidRPr="00A320B0">
        <w:t xml:space="preserve">)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հաղորդագրություն</w:t>
      </w:r>
      <w:r w:rsidRPr="00A320B0">
        <w:t xml:space="preserve"> (</w:t>
      </w:r>
      <w:r w:rsidRPr="00A320B0">
        <w:rPr>
          <w:rFonts w:ascii="Arial" w:hAnsi="Arial" w:cs="Arial"/>
        </w:rPr>
        <w:t>կարգադրություն</w:t>
      </w:r>
      <w:r w:rsidRPr="00A320B0">
        <w:t>),</w:t>
      </w:r>
    </w:p>
    <w:p w14:paraId="7A86A96B" w14:textId="77777777" w:rsidR="00A320B0" w:rsidRPr="00A320B0" w:rsidRDefault="00A320B0" w:rsidP="00A320B0">
      <w:r w:rsidRPr="00A320B0">
        <w:rPr>
          <w:rFonts w:ascii="Arial" w:hAnsi="Arial" w:cs="Arial"/>
        </w:rPr>
        <w:t>զ</w:t>
      </w:r>
      <w:r w:rsidRPr="00A320B0">
        <w:t>. 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6 </w:t>
      </w:r>
      <w:r w:rsidRPr="00A320B0">
        <w:rPr>
          <w:rFonts w:ascii="Arial" w:hAnsi="Arial" w:cs="Arial"/>
          <w:b/>
          <w:bCs/>
        </w:rPr>
        <w:t>հաղորդագրություն</w:t>
      </w:r>
      <w:r w:rsidRPr="00A320B0">
        <w:rPr>
          <w:b/>
          <w:bCs/>
        </w:rPr>
        <w:t>`</w:t>
      </w:r>
      <w:r w:rsidRPr="00A320B0">
        <w:t> «</w:t>
      </w:r>
      <w:r w:rsidRPr="00A320B0">
        <w:rPr>
          <w:rFonts w:ascii="Arial" w:hAnsi="Arial" w:cs="Arial"/>
        </w:rPr>
        <w:t>Հարցում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մարմնին՝</w:t>
      </w:r>
      <w:r w:rsidRPr="00A320B0">
        <w:t xml:space="preserve">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վճարողի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հաշվի</w:t>
      </w:r>
      <w:r w:rsidRPr="00A320B0">
        <w:t xml:space="preserve"> (</w:t>
      </w:r>
      <w:r w:rsidRPr="00A320B0">
        <w:rPr>
          <w:rFonts w:ascii="Arial" w:hAnsi="Arial" w:cs="Arial"/>
        </w:rPr>
        <w:t>Հաշիվների</w:t>
      </w:r>
      <w:r w:rsidRPr="00A320B0">
        <w:t xml:space="preserve">) </w:t>
      </w:r>
      <w:r w:rsidRPr="00A320B0">
        <w:rPr>
          <w:rFonts w:ascii="Arial" w:hAnsi="Arial" w:cs="Arial"/>
        </w:rPr>
        <w:t>միջոցները</w:t>
      </w:r>
      <w:r w:rsidRPr="00A320B0">
        <w:t xml:space="preserve"> </w:t>
      </w:r>
      <w:r w:rsidRPr="00A320B0">
        <w:rPr>
          <w:rFonts w:ascii="Arial" w:hAnsi="Arial" w:cs="Arial"/>
        </w:rPr>
        <w:t>Արգելանքից</w:t>
      </w:r>
      <w:r w:rsidRPr="00A320B0">
        <w:t xml:space="preserve"> </w:t>
      </w:r>
      <w:r w:rsidRPr="00A320B0">
        <w:rPr>
          <w:rFonts w:ascii="Arial" w:hAnsi="Arial" w:cs="Arial"/>
        </w:rPr>
        <w:t>հանելու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հաղորդագրություն</w:t>
      </w:r>
      <w:r w:rsidRPr="00A320B0">
        <w:t>,</w:t>
      </w:r>
    </w:p>
    <w:p w14:paraId="1B1E6310" w14:textId="77777777" w:rsidR="00A320B0" w:rsidRPr="00A320B0" w:rsidRDefault="00A320B0" w:rsidP="00A320B0">
      <w:r w:rsidRPr="00A320B0">
        <w:rPr>
          <w:rFonts w:ascii="Arial" w:hAnsi="Arial" w:cs="Arial"/>
        </w:rPr>
        <w:t>է</w:t>
      </w:r>
      <w:r w:rsidRPr="00A320B0">
        <w:t>. </w:t>
      </w:r>
      <w:r w:rsidRPr="00A320B0">
        <w:rPr>
          <w:rFonts w:ascii="Arial" w:hAnsi="Arial" w:cs="Arial"/>
          <w:b/>
          <w:bCs/>
        </w:rPr>
        <w:t>Թիվ</w:t>
      </w:r>
      <w:r w:rsidRPr="00A320B0">
        <w:rPr>
          <w:b/>
          <w:bCs/>
        </w:rPr>
        <w:t xml:space="preserve"> 7 </w:t>
      </w:r>
      <w:r w:rsidRPr="00A320B0">
        <w:rPr>
          <w:rFonts w:ascii="Arial" w:hAnsi="Arial" w:cs="Arial"/>
          <w:b/>
          <w:bCs/>
        </w:rPr>
        <w:t>հաղորդագրություն</w:t>
      </w:r>
      <w:r w:rsidRPr="00A320B0">
        <w:rPr>
          <w:b/>
          <w:bCs/>
        </w:rPr>
        <w:t>`</w:t>
      </w:r>
      <w:r w:rsidRPr="00A320B0">
        <w:t> «</w:t>
      </w:r>
      <w:r w:rsidRPr="00A320B0">
        <w:rPr>
          <w:rFonts w:ascii="Arial" w:hAnsi="Arial" w:cs="Arial"/>
        </w:rPr>
        <w:t>Մերժման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» </w:t>
      </w:r>
      <w:r w:rsidRPr="00A320B0">
        <w:rPr>
          <w:rFonts w:ascii="Arial" w:hAnsi="Arial" w:cs="Arial"/>
        </w:rPr>
        <w:t>հաղորդագրություն</w:t>
      </w:r>
      <w:r w:rsidRPr="00A320B0">
        <w:t>:</w:t>
      </w:r>
    </w:p>
    <w:p w14:paraId="77CB1395" w14:textId="77777777" w:rsidR="00A320B0" w:rsidRPr="00A320B0" w:rsidRDefault="00A320B0" w:rsidP="00A320B0">
      <w:r w:rsidRPr="00A320B0">
        <w:t>12) </w:t>
      </w:r>
      <w:r w:rsidRPr="00A320B0">
        <w:rPr>
          <w:rFonts w:ascii="Arial" w:hAnsi="Arial" w:cs="Arial"/>
          <w:b/>
          <w:bCs/>
        </w:rPr>
        <w:t>Աշխատանքային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օր՝</w:t>
      </w:r>
      <w:r w:rsidRPr="00A320B0">
        <w:t> 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օրենսդրությամբ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աշխատանքային</w:t>
      </w:r>
      <w:r w:rsidRPr="00A320B0">
        <w:t xml:space="preserve"> </w:t>
      </w:r>
      <w:r w:rsidRPr="00A320B0">
        <w:rPr>
          <w:rFonts w:ascii="Arial" w:hAnsi="Arial" w:cs="Arial"/>
        </w:rPr>
        <w:t>օր</w:t>
      </w:r>
      <w:r w:rsidRPr="00A320B0">
        <w:t>:</w:t>
      </w:r>
    </w:p>
    <w:p w14:paraId="44BB32DD" w14:textId="77777777" w:rsidR="00A320B0" w:rsidRPr="00A320B0" w:rsidRDefault="00A320B0" w:rsidP="00A320B0">
      <w:r w:rsidRPr="00A320B0">
        <w:t>13) </w:t>
      </w:r>
      <w:r w:rsidRPr="00A320B0">
        <w:rPr>
          <w:rFonts w:ascii="Arial" w:hAnsi="Arial" w:cs="Arial"/>
          <w:b/>
          <w:bCs/>
        </w:rPr>
        <w:t>Աշխատանքային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օրվա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ավարտ</w:t>
      </w:r>
      <w:r w:rsidRPr="00A320B0">
        <w:rPr>
          <w:b/>
          <w:bCs/>
        </w:rPr>
        <w:t>`</w:t>
      </w:r>
      <w:r w:rsidRPr="00A320B0">
        <w:t> 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կարգի</w:t>
      </w:r>
      <w:r w:rsidRPr="00A320B0">
        <w:t xml:space="preserve"> </w:t>
      </w:r>
      <w:r w:rsidRPr="00A320B0">
        <w:rPr>
          <w:rFonts w:ascii="Arial" w:hAnsi="Arial" w:cs="Arial"/>
        </w:rPr>
        <w:t>իմաստով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Գործառնական</w:t>
      </w:r>
      <w:r w:rsidRPr="00A320B0">
        <w:t xml:space="preserve"> </w:t>
      </w:r>
      <w:r w:rsidRPr="00A320B0">
        <w:rPr>
          <w:rFonts w:ascii="Arial" w:hAnsi="Arial" w:cs="Arial"/>
        </w:rPr>
        <w:t>օրվա</w:t>
      </w:r>
      <w:r w:rsidRPr="00A320B0">
        <w:t xml:space="preserve"> </w:t>
      </w:r>
      <w:r w:rsidRPr="00A320B0">
        <w:rPr>
          <w:rFonts w:ascii="Arial" w:hAnsi="Arial" w:cs="Arial"/>
        </w:rPr>
        <w:t>ավարտ</w:t>
      </w:r>
      <w:r w:rsidRPr="00A320B0">
        <w:t>:</w:t>
      </w:r>
    </w:p>
    <w:p w14:paraId="5C9B2C50" w14:textId="77777777" w:rsidR="00A320B0" w:rsidRPr="00A320B0" w:rsidRDefault="00A320B0" w:rsidP="00A320B0">
      <w:r w:rsidRPr="00A320B0">
        <w:t>14) </w:t>
      </w:r>
      <w:r w:rsidRPr="00A320B0">
        <w:rPr>
          <w:rFonts w:ascii="Arial" w:hAnsi="Arial" w:cs="Arial"/>
          <w:b/>
          <w:bCs/>
        </w:rPr>
        <w:t>Գործառնական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օր՝</w:t>
      </w:r>
      <w:r w:rsidRPr="00A320B0">
        <w:t> </w:t>
      </w:r>
      <w:r w:rsidRPr="00A320B0">
        <w:rPr>
          <w:rFonts w:ascii="Arial" w:hAnsi="Arial" w:cs="Arial"/>
        </w:rPr>
        <w:t>Աշխատանքային</w:t>
      </w:r>
      <w:r w:rsidRPr="00A320B0">
        <w:t xml:space="preserve"> </w:t>
      </w:r>
      <w:r w:rsidRPr="00A320B0">
        <w:rPr>
          <w:rFonts w:ascii="Arial" w:hAnsi="Arial" w:cs="Arial"/>
        </w:rPr>
        <w:t>օրվա</w:t>
      </w:r>
      <w:r w:rsidRPr="00A320B0">
        <w:t xml:space="preserve"> </w:t>
      </w:r>
      <w:r w:rsidRPr="00A320B0">
        <w:rPr>
          <w:rFonts w:ascii="Arial" w:hAnsi="Arial" w:cs="Arial"/>
        </w:rPr>
        <w:t>այն</w:t>
      </w:r>
      <w:r w:rsidRPr="00A320B0">
        <w:t xml:space="preserve"> </w:t>
      </w:r>
      <w:r w:rsidRPr="00A320B0">
        <w:rPr>
          <w:rFonts w:ascii="Arial" w:hAnsi="Arial" w:cs="Arial"/>
        </w:rPr>
        <w:t>ժամանակահատվածը</w:t>
      </w:r>
      <w:r w:rsidRPr="00A320B0">
        <w:t xml:space="preserve">, </w:t>
      </w:r>
      <w:r w:rsidRPr="00A320B0">
        <w:rPr>
          <w:rFonts w:ascii="Arial" w:hAnsi="Arial" w:cs="Arial"/>
        </w:rPr>
        <w:t>որի</w:t>
      </w:r>
      <w:r w:rsidRPr="00A320B0">
        <w:t xml:space="preserve"> </w:t>
      </w:r>
      <w:r w:rsidRPr="00A320B0">
        <w:rPr>
          <w:rFonts w:ascii="Arial" w:hAnsi="Arial" w:cs="Arial"/>
        </w:rPr>
        <w:t>ընթացքում</w:t>
      </w:r>
      <w:r w:rsidRPr="00A320B0">
        <w:t xml:space="preserve"> </w:t>
      </w:r>
      <w:r w:rsidRPr="00A320B0">
        <w:rPr>
          <w:rFonts w:ascii="Arial" w:hAnsi="Arial" w:cs="Arial"/>
        </w:rPr>
        <w:t>Բանկն</w:t>
      </w:r>
      <w:r w:rsidRPr="00A320B0">
        <w:t xml:space="preserve"> </w:t>
      </w:r>
      <w:r w:rsidRPr="00A320B0">
        <w:rPr>
          <w:rFonts w:ascii="Arial" w:hAnsi="Arial" w:cs="Arial"/>
        </w:rPr>
        <w:t>իրականացնում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Հաճախորդների</w:t>
      </w:r>
      <w:r w:rsidRPr="00A320B0">
        <w:t xml:space="preserve"> </w:t>
      </w:r>
      <w:r w:rsidRPr="00A320B0">
        <w:rPr>
          <w:rFonts w:ascii="Arial" w:hAnsi="Arial" w:cs="Arial"/>
        </w:rPr>
        <w:t>սպասարկման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 </w:t>
      </w:r>
      <w:r w:rsidRPr="00A320B0">
        <w:rPr>
          <w:rFonts w:ascii="Arial" w:hAnsi="Arial" w:cs="Arial"/>
        </w:rPr>
        <w:t>գործառնություններ</w:t>
      </w:r>
      <w:r w:rsidRPr="00A320B0">
        <w:t>:</w:t>
      </w:r>
    </w:p>
    <w:p w14:paraId="47FFE5B5" w14:textId="77777777" w:rsidR="00A320B0" w:rsidRPr="00A320B0" w:rsidRDefault="00A320B0" w:rsidP="00A320B0">
      <w:r w:rsidRPr="00A320B0">
        <w:lastRenderedPageBreak/>
        <w:t>15) </w:t>
      </w:r>
      <w:r w:rsidRPr="00A320B0">
        <w:rPr>
          <w:rFonts w:ascii="Arial" w:hAnsi="Arial" w:cs="Arial"/>
          <w:b/>
          <w:bCs/>
        </w:rPr>
        <w:t>Համակարգող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մարմին՝</w:t>
      </w:r>
      <w:r w:rsidRPr="00A320B0">
        <w:t> 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մարմինը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բանկը</w:t>
      </w:r>
      <w:r w:rsidRPr="00A320B0">
        <w:t xml:space="preserve">, </w:t>
      </w:r>
      <w:r w:rsidRPr="00A320B0">
        <w:rPr>
          <w:rFonts w:ascii="Arial" w:hAnsi="Arial" w:cs="Arial"/>
        </w:rPr>
        <w:t>որոնք</w:t>
      </w:r>
      <w:r w:rsidRPr="00A320B0">
        <w:t xml:space="preserve"> </w:t>
      </w:r>
      <w:r w:rsidRPr="00A320B0">
        <w:rPr>
          <w:rFonts w:ascii="Arial" w:hAnsi="Arial" w:cs="Arial"/>
        </w:rPr>
        <w:t>իրավասու</w:t>
      </w:r>
      <w:r w:rsidRPr="00A320B0">
        <w:t xml:space="preserve"> </w:t>
      </w:r>
      <w:r w:rsidRPr="00A320B0">
        <w:rPr>
          <w:rFonts w:ascii="Arial" w:hAnsi="Arial" w:cs="Arial"/>
        </w:rPr>
        <w:t>են</w:t>
      </w:r>
      <w:r w:rsidRPr="00A320B0">
        <w:t xml:space="preserve"> </w:t>
      </w:r>
      <w:r w:rsidRPr="00A320B0">
        <w:rPr>
          <w:rFonts w:ascii="Arial" w:hAnsi="Arial" w:cs="Arial"/>
        </w:rPr>
        <w:t>իրականացնել</w:t>
      </w:r>
      <w:r w:rsidRPr="00A320B0">
        <w:t xml:space="preserve"> </w:t>
      </w:r>
      <w:r w:rsidRPr="00A320B0">
        <w:rPr>
          <w:rFonts w:ascii="Arial" w:hAnsi="Arial" w:cs="Arial"/>
        </w:rPr>
        <w:t>Հայաստանի</w:t>
      </w:r>
      <w:r w:rsidRPr="00A320B0">
        <w:t xml:space="preserve"> </w:t>
      </w:r>
      <w:r w:rsidRPr="00A320B0">
        <w:rPr>
          <w:rFonts w:ascii="Arial" w:hAnsi="Arial" w:cs="Arial"/>
        </w:rPr>
        <w:t>Հանրապետության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օրենսգրքով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կարգով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գործառույթները</w:t>
      </w:r>
      <w:r w:rsidRPr="00A320B0">
        <w:t>:</w:t>
      </w:r>
    </w:p>
    <w:p w14:paraId="3F1C3921" w14:textId="77777777" w:rsidR="00A320B0" w:rsidRPr="00A320B0" w:rsidRDefault="00A320B0" w:rsidP="00A320B0">
      <w:r w:rsidRPr="00A320B0">
        <w:t>16) </w:t>
      </w:r>
      <w:r w:rsidRPr="00A320B0">
        <w:rPr>
          <w:rFonts w:ascii="Arial" w:hAnsi="Arial" w:cs="Arial"/>
          <w:b/>
          <w:bCs/>
        </w:rPr>
        <w:t>Կենտրոնական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բանկի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միջնորդություն՝</w:t>
      </w:r>
      <w:r w:rsidRPr="00A320B0">
        <w:t> 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կարգի</w:t>
      </w:r>
      <w:r w:rsidRPr="00A320B0">
        <w:t xml:space="preserve"> </w:t>
      </w:r>
      <w:r w:rsidRPr="00A320B0">
        <w:rPr>
          <w:rFonts w:ascii="Arial" w:hAnsi="Arial" w:cs="Arial"/>
        </w:rPr>
        <w:t>իմաստով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համապատասխան</w:t>
      </w:r>
      <w:r w:rsidRPr="00A320B0">
        <w:t xml:space="preserve"> </w:t>
      </w:r>
      <w:r w:rsidRPr="00A320B0">
        <w:rPr>
          <w:rFonts w:ascii="Arial" w:hAnsi="Arial" w:cs="Arial"/>
        </w:rPr>
        <w:t>էլեկտրոնային</w:t>
      </w:r>
      <w:r w:rsidRPr="00A320B0">
        <w:t xml:space="preserve"> </w:t>
      </w:r>
      <w:r w:rsidRPr="00A320B0">
        <w:rPr>
          <w:rFonts w:ascii="Arial" w:hAnsi="Arial" w:cs="Arial"/>
        </w:rPr>
        <w:t>հաղորդագրությունների</w:t>
      </w:r>
      <w:r w:rsidRPr="00A320B0">
        <w:t xml:space="preserve"> </w:t>
      </w:r>
      <w:r w:rsidRPr="00A320B0">
        <w:rPr>
          <w:rFonts w:ascii="Arial" w:hAnsi="Arial" w:cs="Arial"/>
        </w:rPr>
        <w:t>փոխանցման</w:t>
      </w:r>
      <w:r w:rsidRPr="00A320B0">
        <w:t xml:space="preserve"> </w:t>
      </w:r>
      <w:r w:rsidRPr="00A320B0">
        <w:rPr>
          <w:rFonts w:ascii="Arial" w:hAnsi="Arial" w:cs="Arial"/>
        </w:rPr>
        <w:t>ապահովումը</w:t>
      </w:r>
      <w:r w:rsidRPr="00A320B0">
        <w:t xml:space="preserve"> </w:t>
      </w:r>
      <w:r w:rsidRPr="00A320B0">
        <w:rPr>
          <w:rFonts w:ascii="Arial" w:hAnsi="Arial" w:cs="Arial"/>
        </w:rPr>
        <w:t>Բանկերի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միջև</w:t>
      </w:r>
      <w:r w:rsidRPr="00A320B0">
        <w:t xml:space="preserve">: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միջնորդությունը</w:t>
      </w:r>
      <w:r w:rsidRPr="00A320B0">
        <w:t xml:space="preserve"> </w:t>
      </w:r>
      <w:r w:rsidRPr="00A320B0">
        <w:rPr>
          <w:rFonts w:ascii="Arial" w:hAnsi="Arial" w:cs="Arial"/>
        </w:rPr>
        <w:t>չի</w:t>
      </w:r>
      <w:r w:rsidRPr="00A320B0">
        <w:t xml:space="preserve"> </w:t>
      </w:r>
      <w:r w:rsidRPr="00A320B0">
        <w:rPr>
          <w:rFonts w:ascii="Arial" w:hAnsi="Arial" w:cs="Arial"/>
        </w:rPr>
        <w:t>կարող</w:t>
      </w:r>
      <w:r w:rsidRPr="00A320B0">
        <w:t xml:space="preserve"> </w:t>
      </w:r>
      <w:r w:rsidRPr="00A320B0">
        <w:rPr>
          <w:rFonts w:ascii="Arial" w:hAnsi="Arial" w:cs="Arial"/>
        </w:rPr>
        <w:t>նշանակել</w:t>
      </w:r>
      <w:r w:rsidRPr="00A320B0">
        <w:t xml:space="preserve"> </w:t>
      </w:r>
      <w:r w:rsidRPr="00A320B0">
        <w:rPr>
          <w:rFonts w:ascii="Arial" w:hAnsi="Arial" w:cs="Arial"/>
        </w:rPr>
        <w:t>կամ</w:t>
      </w:r>
      <w:r w:rsidRPr="00A320B0">
        <w:t xml:space="preserve"> </w:t>
      </w:r>
      <w:r w:rsidRPr="00A320B0">
        <w:rPr>
          <w:rFonts w:ascii="Arial" w:hAnsi="Arial" w:cs="Arial"/>
        </w:rPr>
        <w:t>որևէ</w:t>
      </w:r>
      <w:r w:rsidRPr="00A320B0">
        <w:t xml:space="preserve"> </w:t>
      </w:r>
      <w:r w:rsidRPr="00A320B0">
        <w:rPr>
          <w:rFonts w:ascii="Arial" w:hAnsi="Arial" w:cs="Arial"/>
        </w:rPr>
        <w:t>կերպ</w:t>
      </w:r>
      <w:r w:rsidRPr="00A320B0">
        <w:t xml:space="preserve"> </w:t>
      </w:r>
      <w:r w:rsidRPr="00A320B0">
        <w:rPr>
          <w:rFonts w:ascii="Arial" w:hAnsi="Arial" w:cs="Arial"/>
        </w:rPr>
        <w:t>մեկնաբանվել</w:t>
      </w:r>
      <w:r w:rsidRPr="00A320B0">
        <w:t xml:space="preserve">, </w:t>
      </w:r>
      <w:r w:rsidRPr="00A320B0">
        <w:rPr>
          <w:rFonts w:ascii="Arial" w:hAnsi="Arial" w:cs="Arial"/>
        </w:rPr>
        <w:t>որ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վրա</w:t>
      </w:r>
      <w:r w:rsidRPr="00A320B0">
        <w:t xml:space="preserve"> </w:t>
      </w:r>
      <w:r w:rsidRPr="00A320B0">
        <w:rPr>
          <w:rFonts w:ascii="Arial" w:hAnsi="Arial" w:cs="Arial"/>
        </w:rPr>
        <w:t>կարող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դրվել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ենթակետով</w:t>
      </w:r>
      <w:r w:rsidRPr="00A320B0">
        <w:t xml:space="preserve"> </w:t>
      </w:r>
      <w:r w:rsidRPr="00A320B0">
        <w:rPr>
          <w:rFonts w:ascii="Arial" w:hAnsi="Arial" w:cs="Arial"/>
        </w:rPr>
        <w:t>չնախատեսված</w:t>
      </w:r>
      <w:r w:rsidRPr="00A320B0">
        <w:t xml:space="preserve"> </w:t>
      </w:r>
      <w:r w:rsidRPr="00A320B0">
        <w:rPr>
          <w:rFonts w:ascii="Arial" w:hAnsi="Arial" w:cs="Arial"/>
        </w:rPr>
        <w:t>որևէ</w:t>
      </w:r>
      <w:r w:rsidRPr="00A320B0">
        <w:t xml:space="preserve"> </w:t>
      </w:r>
      <w:r w:rsidRPr="00A320B0">
        <w:rPr>
          <w:rFonts w:ascii="Arial" w:hAnsi="Arial" w:cs="Arial"/>
        </w:rPr>
        <w:t>այլ</w:t>
      </w:r>
      <w:r w:rsidRPr="00A320B0">
        <w:t xml:space="preserve"> </w:t>
      </w:r>
      <w:r w:rsidRPr="00A320B0">
        <w:rPr>
          <w:rFonts w:ascii="Arial" w:hAnsi="Arial" w:cs="Arial"/>
        </w:rPr>
        <w:t>գործառույթ</w:t>
      </w:r>
      <w:r w:rsidRPr="00A320B0">
        <w:t xml:space="preserve">: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միջնորդության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բանկն</w:t>
      </w:r>
      <w:r w:rsidRPr="00A320B0">
        <w:t xml:space="preserve"> </w:t>
      </w:r>
      <w:r w:rsidRPr="00A320B0">
        <w:rPr>
          <w:rFonts w:ascii="Arial" w:hAnsi="Arial" w:cs="Arial"/>
        </w:rPr>
        <w:t>իրականացնում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>.</w:t>
      </w:r>
    </w:p>
    <w:p w14:paraId="38C881CD" w14:textId="77777777" w:rsidR="00A320B0" w:rsidRPr="00A320B0" w:rsidRDefault="00A320B0" w:rsidP="00A320B0">
      <w:r w:rsidRPr="00A320B0">
        <w:rPr>
          <w:rFonts w:ascii="Arial" w:hAnsi="Arial" w:cs="Arial"/>
        </w:rPr>
        <w:t>ա</w:t>
      </w:r>
      <w:r w:rsidRPr="00A320B0">
        <w:t xml:space="preserve">.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վճարողի</w:t>
      </w:r>
      <w:r w:rsidRPr="00A320B0">
        <w:t xml:space="preserve"> </w:t>
      </w:r>
      <w:r w:rsidRPr="00A320B0">
        <w:rPr>
          <w:rFonts w:ascii="Arial" w:hAnsi="Arial" w:cs="Arial"/>
        </w:rPr>
        <w:t>դրամական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, </w:t>
      </w:r>
      <w:r w:rsidRPr="00A320B0">
        <w:rPr>
          <w:rFonts w:ascii="Arial" w:hAnsi="Arial" w:cs="Arial"/>
        </w:rPr>
        <w:t>Արգելադրված</w:t>
      </w:r>
      <w:r w:rsidRPr="00A320B0">
        <w:t xml:space="preserve"> </w:t>
      </w:r>
      <w:r w:rsidRPr="00A320B0">
        <w:rPr>
          <w:rFonts w:ascii="Arial" w:hAnsi="Arial" w:cs="Arial"/>
        </w:rPr>
        <w:t>գումարի</w:t>
      </w:r>
      <w:r w:rsidRPr="00A320B0">
        <w:t xml:space="preserve"> </w:t>
      </w:r>
      <w:r w:rsidRPr="00A320B0">
        <w:rPr>
          <w:rFonts w:ascii="Arial" w:hAnsi="Arial" w:cs="Arial"/>
        </w:rPr>
        <w:t>նվազեցման</w:t>
      </w:r>
      <w:r w:rsidRPr="00A320B0">
        <w:t xml:space="preserve">, </w:t>
      </w:r>
      <w:r w:rsidRPr="00A320B0">
        <w:rPr>
          <w:rFonts w:ascii="Arial" w:hAnsi="Arial" w:cs="Arial"/>
        </w:rPr>
        <w:t>արգելանքի</w:t>
      </w:r>
      <w:r w:rsidRPr="00A320B0">
        <w:t xml:space="preserve"> </w:t>
      </w:r>
      <w:r w:rsidRPr="00A320B0">
        <w:rPr>
          <w:rFonts w:ascii="Arial" w:hAnsi="Arial" w:cs="Arial"/>
        </w:rPr>
        <w:t>վերացման</w:t>
      </w:r>
      <w:r w:rsidRPr="00A320B0">
        <w:t xml:space="preserve"> </w:t>
      </w:r>
      <w:r w:rsidRPr="00A320B0">
        <w:rPr>
          <w:rFonts w:ascii="Arial" w:hAnsi="Arial" w:cs="Arial"/>
        </w:rPr>
        <w:t>գործընթացի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կարգով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համապատասխան</w:t>
      </w:r>
      <w:r w:rsidRPr="00A320B0">
        <w:t xml:space="preserve"> </w:t>
      </w:r>
      <w:r w:rsidRPr="00A320B0">
        <w:rPr>
          <w:rFonts w:ascii="Arial" w:hAnsi="Arial" w:cs="Arial"/>
        </w:rPr>
        <w:t>հաղորդագրությունների</w:t>
      </w:r>
      <w:r w:rsidRPr="00A320B0">
        <w:t xml:space="preserve"> </w:t>
      </w:r>
      <w:r w:rsidRPr="00A320B0">
        <w:rPr>
          <w:rFonts w:ascii="Arial" w:hAnsi="Arial" w:cs="Arial"/>
        </w:rPr>
        <w:t>փոխանցումը՝</w:t>
      </w:r>
      <w:r w:rsidRPr="00A320B0">
        <w:t xml:space="preserve">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տրամադրված</w:t>
      </w:r>
      <w:r w:rsidRPr="00A320B0">
        <w:t xml:space="preserve"> </w:t>
      </w:r>
      <w:r w:rsidRPr="00A320B0">
        <w:rPr>
          <w:rFonts w:ascii="Arial" w:hAnsi="Arial" w:cs="Arial"/>
        </w:rPr>
        <w:t>տեխնիկածրագրային</w:t>
      </w:r>
      <w:r w:rsidRPr="00A320B0">
        <w:t xml:space="preserve"> </w:t>
      </w:r>
      <w:r w:rsidRPr="00A320B0">
        <w:rPr>
          <w:rFonts w:ascii="Arial" w:hAnsi="Arial" w:cs="Arial"/>
        </w:rPr>
        <w:t>տիրույթի</w:t>
      </w:r>
      <w:r w:rsidRPr="00A320B0">
        <w:t xml:space="preserve"> </w:t>
      </w:r>
      <w:r w:rsidRPr="00A320B0">
        <w:rPr>
          <w:rFonts w:ascii="Arial" w:hAnsi="Arial" w:cs="Arial"/>
        </w:rPr>
        <w:t>միջոցով</w:t>
      </w:r>
      <w:r w:rsidRPr="00A320B0">
        <w:t>,</w:t>
      </w:r>
    </w:p>
    <w:p w14:paraId="7F287501" w14:textId="77777777" w:rsidR="00A320B0" w:rsidRPr="00A320B0" w:rsidRDefault="00A320B0" w:rsidP="00A320B0">
      <w:r w:rsidRPr="00A320B0">
        <w:rPr>
          <w:rFonts w:ascii="Arial" w:hAnsi="Arial" w:cs="Arial"/>
        </w:rPr>
        <w:t>բ</w:t>
      </w:r>
      <w:r w:rsidRPr="00A320B0">
        <w:t xml:space="preserve">. 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տրամադրված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շահագործվող</w:t>
      </w:r>
      <w:r w:rsidRPr="00A320B0">
        <w:t xml:space="preserve"> </w:t>
      </w:r>
      <w:r w:rsidRPr="00A320B0">
        <w:rPr>
          <w:rFonts w:ascii="Arial" w:hAnsi="Arial" w:cs="Arial"/>
        </w:rPr>
        <w:t>տեխնիկածրագրային</w:t>
      </w:r>
      <w:r w:rsidRPr="00A320B0">
        <w:t xml:space="preserve"> </w:t>
      </w:r>
      <w:r w:rsidRPr="00A320B0">
        <w:rPr>
          <w:rFonts w:ascii="Arial" w:hAnsi="Arial" w:cs="Arial"/>
        </w:rPr>
        <w:t>տիրույթի</w:t>
      </w:r>
      <w:r w:rsidRPr="00A320B0">
        <w:t xml:space="preserve"> </w:t>
      </w:r>
      <w:r w:rsidRPr="00A320B0">
        <w:rPr>
          <w:rFonts w:ascii="Arial" w:hAnsi="Arial" w:cs="Arial"/>
        </w:rPr>
        <w:t>բնականոն</w:t>
      </w:r>
      <w:r w:rsidRPr="00A320B0">
        <w:t xml:space="preserve"> </w:t>
      </w:r>
      <w:r w:rsidRPr="00A320B0">
        <w:rPr>
          <w:rFonts w:ascii="Arial" w:hAnsi="Arial" w:cs="Arial"/>
        </w:rPr>
        <w:t>աշխատանքի</w:t>
      </w:r>
      <w:r w:rsidRPr="00A320B0">
        <w:t xml:space="preserve"> </w:t>
      </w:r>
      <w:r w:rsidRPr="00A320B0">
        <w:rPr>
          <w:rFonts w:ascii="Arial" w:hAnsi="Arial" w:cs="Arial"/>
        </w:rPr>
        <w:t>ապահովում։</w:t>
      </w:r>
    </w:p>
    <w:p w14:paraId="4E1D97E8" w14:textId="77777777" w:rsidR="00A320B0" w:rsidRPr="00A320B0" w:rsidRDefault="00A320B0" w:rsidP="00A320B0">
      <w:r w:rsidRPr="00A320B0">
        <w:t>17) </w:t>
      </w:r>
      <w:r w:rsidRPr="00A320B0">
        <w:rPr>
          <w:rFonts w:ascii="Arial" w:hAnsi="Arial" w:cs="Arial"/>
          <w:b/>
          <w:bCs/>
        </w:rPr>
        <w:t>Հաղորդագրությունների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փոխանցման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ավտոմատացված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ծառայություն</w:t>
      </w:r>
      <w:r w:rsidRPr="00A320B0">
        <w:rPr>
          <w:b/>
          <w:bCs/>
        </w:rPr>
        <w:t xml:space="preserve"> (service)</w:t>
      </w:r>
      <w:r w:rsidRPr="00A320B0">
        <w:rPr>
          <w:rFonts w:ascii="Arial" w:hAnsi="Arial" w:cs="Arial"/>
          <w:b/>
          <w:bCs/>
        </w:rPr>
        <w:t>՝</w:t>
      </w:r>
      <w:r w:rsidRPr="00A320B0">
        <w:t> </w:t>
      </w:r>
      <w:r w:rsidRPr="00A320B0">
        <w:rPr>
          <w:rFonts w:ascii="Arial" w:hAnsi="Arial" w:cs="Arial"/>
        </w:rPr>
        <w:t>Կենտրոնական</w:t>
      </w:r>
      <w:r w:rsidRPr="00A320B0">
        <w:t xml:space="preserve">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տրամադրված</w:t>
      </w:r>
      <w:r w:rsidRPr="00A320B0">
        <w:t xml:space="preserve"> </w:t>
      </w:r>
      <w:r w:rsidRPr="00A320B0">
        <w:rPr>
          <w:rFonts w:ascii="Arial" w:hAnsi="Arial" w:cs="Arial"/>
        </w:rPr>
        <w:t>տեխնիկածրագրային</w:t>
      </w:r>
      <w:r w:rsidRPr="00A320B0">
        <w:t xml:space="preserve"> </w:t>
      </w:r>
      <w:r w:rsidRPr="00A320B0">
        <w:rPr>
          <w:rFonts w:ascii="Arial" w:hAnsi="Arial" w:cs="Arial"/>
        </w:rPr>
        <w:t>տիրույթը</w:t>
      </w:r>
      <w:r w:rsidRPr="00A320B0">
        <w:t xml:space="preserve">, </w:t>
      </w:r>
      <w:r w:rsidRPr="00A320B0">
        <w:rPr>
          <w:rFonts w:ascii="Arial" w:hAnsi="Arial" w:cs="Arial"/>
        </w:rPr>
        <w:t>որի</w:t>
      </w:r>
      <w:r w:rsidRPr="00A320B0">
        <w:t xml:space="preserve"> </w:t>
      </w:r>
      <w:r w:rsidRPr="00A320B0">
        <w:rPr>
          <w:rFonts w:ascii="Arial" w:hAnsi="Arial" w:cs="Arial"/>
        </w:rPr>
        <w:t>միջոցով</w:t>
      </w:r>
      <w:r w:rsidRPr="00A320B0">
        <w:t xml:space="preserve"> </w:t>
      </w:r>
      <w:r w:rsidRPr="00A320B0">
        <w:rPr>
          <w:rFonts w:ascii="Arial" w:hAnsi="Arial" w:cs="Arial"/>
        </w:rPr>
        <w:t>իրականացվում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կարգով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տեղեկատվության</w:t>
      </w:r>
      <w:r w:rsidRPr="00A320B0">
        <w:t xml:space="preserve"> </w:t>
      </w:r>
      <w:r w:rsidRPr="00A320B0">
        <w:rPr>
          <w:rFonts w:ascii="Arial" w:hAnsi="Arial" w:cs="Arial"/>
        </w:rPr>
        <w:t>փոխանակումը</w:t>
      </w:r>
      <w:r w:rsidRPr="00A320B0">
        <w:t xml:space="preserve"> </w:t>
      </w:r>
      <w:r w:rsidRPr="00A320B0">
        <w:rPr>
          <w:rFonts w:ascii="Arial" w:hAnsi="Arial" w:cs="Arial"/>
        </w:rPr>
        <w:t>Բանկերի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միջև</w:t>
      </w:r>
      <w:r w:rsidRPr="00A320B0">
        <w:t>:</w:t>
      </w:r>
    </w:p>
    <w:p w14:paraId="60597286" w14:textId="77777777" w:rsidR="00A320B0" w:rsidRPr="00A320B0" w:rsidRDefault="00A320B0" w:rsidP="00A320B0">
      <w:r w:rsidRPr="00A320B0">
        <w:t>18) </w:t>
      </w:r>
      <w:r w:rsidRPr="00A320B0">
        <w:rPr>
          <w:rFonts w:ascii="Arial" w:hAnsi="Arial" w:cs="Arial"/>
          <w:b/>
          <w:bCs/>
        </w:rPr>
        <w:t>Էլեկտրոնային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համակարգ՝</w:t>
      </w:r>
      <w:r w:rsidRPr="00A320B0">
        <w:t> </w:t>
      </w:r>
      <w:r w:rsidRPr="00A320B0">
        <w:rPr>
          <w:rFonts w:ascii="Arial" w:hAnsi="Arial" w:cs="Arial"/>
        </w:rPr>
        <w:t>կիրառվող</w:t>
      </w:r>
      <w:r w:rsidRPr="00A320B0">
        <w:t xml:space="preserve"> </w:t>
      </w:r>
      <w:r w:rsidRPr="00A320B0">
        <w:rPr>
          <w:rFonts w:ascii="Arial" w:hAnsi="Arial" w:cs="Arial"/>
        </w:rPr>
        <w:t>տեխնիկածրագրային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համախմբություն</w:t>
      </w:r>
      <w:r w:rsidRPr="00A320B0">
        <w:t xml:space="preserve">, </w:t>
      </w:r>
      <w:r w:rsidRPr="00A320B0">
        <w:rPr>
          <w:rFonts w:ascii="Arial" w:hAnsi="Arial" w:cs="Arial"/>
        </w:rPr>
        <w:t>որը</w:t>
      </w:r>
      <w:r w:rsidRPr="00A320B0">
        <w:t xml:space="preserve"> </w:t>
      </w:r>
      <w:r w:rsidRPr="00A320B0">
        <w:rPr>
          <w:rFonts w:ascii="Arial" w:hAnsi="Arial" w:cs="Arial"/>
        </w:rPr>
        <w:t>ապահովում</w:t>
      </w:r>
      <w:r w:rsidRPr="00A320B0">
        <w:t xml:space="preserve"> </w:t>
      </w:r>
      <w:r w:rsidRPr="00A320B0">
        <w:rPr>
          <w:rFonts w:ascii="Arial" w:hAnsi="Arial" w:cs="Arial"/>
        </w:rPr>
        <w:t>է՝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Հարկ</w:t>
      </w:r>
      <w:r w:rsidRPr="00A320B0">
        <w:t xml:space="preserve"> </w:t>
      </w:r>
      <w:r w:rsidRPr="00A320B0">
        <w:rPr>
          <w:rFonts w:ascii="Arial" w:hAnsi="Arial" w:cs="Arial"/>
        </w:rPr>
        <w:t>վճարողի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հաշիվներին</w:t>
      </w:r>
      <w:r w:rsidRPr="00A320B0">
        <w:t xml:space="preserve"> </w:t>
      </w:r>
      <w:r w:rsidRPr="00A320B0">
        <w:rPr>
          <w:rFonts w:ascii="Arial" w:hAnsi="Arial" w:cs="Arial"/>
        </w:rPr>
        <w:t>առկա</w:t>
      </w:r>
      <w:r w:rsidRPr="00A320B0">
        <w:t xml:space="preserve"> </w:t>
      </w:r>
      <w:r w:rsidRPr="00A320B0">
        <w:rPr>
          <w:rFonts w:ascii="Arial" w:hAnsi="Arial" w:cs="Arial"/>
        </w:rPr>
        <w:t>դրամական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կիրառված</w:t>
      </w:r>
      <w:r w:rsidRPr="00A320B0">
        <w:t xml:space="preserve"> </w:t>
      </w:r>
      <w:r w:rsidRPr="00A320B0">
        <w:rPr>
          <w:rFonts w:ascii="Arial" w:hAnsi="Arial" w:cs="Arial"/>
        </w:rPr>
        <w:t>արգելանքի</w:t>
      </w:r>
      <w:r w:rsidRPr="00A320B0">
        <w:t xml:space="preserve"> </w:t>
      </w:r>
      <w:r w:rsidRPr="00A320B0">
        <w:rPr>
          <w:rFonts w:ascii="Arial" w:hAnsi="Arial" w:cs="Arial"/>
        </w:rPr>
        <w:t>վերացման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 </w:t>
      </w:r>
      <w:r w:rsidRPr="00A320B0">
        <w:rPr>
          <w:rFonts w:ascii="Arial" w:hAnsi="Arial" w:cs="Arial"/>
        </w:rPr>
        <w:t>գործընթացների</w:t>
      </w:r>
      <w:r w:rsidRPr="00A320B0">
        <w:t xml:space="preserve"> </w:t>
      </w:r>
      <w:r w:rsidRPr="00A320B0">
        <w:rPr>
          <w:rFonts w:ascii="Arial" w:hAnsi="Arial" w:cs="Arial"/>
        </w:rPr>
        <w:t>իրականացումը</w:t>
      </w:r>
      <w:r w:rsidRPr="00A320B0">
        <w:t>:</w:t>
      </w:r>
    </w:p>
    <w:p w14:paraId="628B7750" w14:textId="77777777" w:rsidR="00A320B0" w:rsidRDefault="00A320B0" w:rsidP="00A320B0">
      <w:pPr>
        <w:rPr>
          <w:ins w:id="15" w:author="Զարինե Սարգսյան" w:date="2026-04-02T11:26:00Z"/>
        </w:rPr>
      </w:pPr>
      <w:r w:rsidRPr="00A320B0">
        <w:t>19) </w:t>
      </w:r>
      <w:r w:rsidRPr="00A320B0">
        <w:rPr>
          <w:rFonts w:ascii="Arial" w:hAnsi="Arial" w:cs="Arial"/>
          <w:b/>
          <w:bCs/>
        </w:rPr>
        <w:t>Հաշվարկների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իրականացման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միջավայր</w:t>
      </w:r>
      <w:r w:rsidRPr="00A320B0">
        <w:rPr>
          <w:b/>
          <w:bCs/>
        </w:rPr>
        <w:t xml:space="preserve"> (</w:t>
      </w:r>
      <w:r w:rsidRPr="00A320B0">
        <w:rPr>
          <w:rFonts w:ascii="Arial" w:hAnsi="Arial" w:cs="Arial"/>
          <w:b/>
          <w:bCs/>
        </w:rPr>
        <w:t>ենթամոդուլ</w:t>
      </w:r>
      <w:r w:rsidRPr="00A320B0">
        <w:rPr>
          <w:b/>
          <w:bCs/>
        </w:rPr>
        <w:t>)</w:t>
      </w:r>
      <w:r w:rsidRPr="00A320B0">
        <w:rPr>
          <w:rFonts w:ascii="Arial" w:hAnsi="Arial" w:cs="Arial"/>
          <w:b/>
          <w:bCs/>
        </w:rPr>
        <w:t>՝</w:t>
      </w:r>
      <w:r w:rsidRPr="00A320B0">
        <w:rPr>
          <w:b/>
          <w:bCs/>
        </w:rPr>
        <w:t> 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համակարգի</w:t>
      </w:r>
      <w:r w:rsidRPr="00A320B0">
        <w:t xml:space="preserve"> </w:t>
      </w:r>
      <w:r w:rsidRPr="00A320B0">
        <w:rPr>
          <w:rFonts w:ascii="Arial" w:hAnsi="Arial" w:cs="Arial"/>
        </w:rPr>
        <w:t>միջավայրում</w:t>
      </w:r>
      <w:r w:rsidRPr="00A320B0">
        <w:t xml:space="preserve"> </w:t>
      </w:r>
      <w:r w:rsidRPr="00A320B0">
        <w:rPr>
          <w:rFonts w:ascii="Arial" w:hAnsi="Arial" w:cs="Arial"/>
        </w:rPr>
        <w:t>ծրագրային</w:t>
      </w:r>
      <w:r w:rsidRPr="00A320B0">
        <w:t xml:space="preserve"> </w:t>
      </w:r>
      <w:r w:rsidRPr="00A320B0">
        <w:rPr>
          <w:rFonts w:ascii="Arial" w:hAnsi="Arial" w:cs="Arial"/>
        </w:rPr>
        <w:t>միջոցներ</w:t>
      </w:r>
      <w:r w:rsidRPr="00A320B0">
        <w:t xml:space="preserve">, </w:t>
      </w:r>
      <w:r w:rsidRPr="00A320B0">
        <w:rPr>
          <w:rFonts w:ascii="Arial" w:hAnsi="Arial" w:cs="Arial"/>
        </w:rPr>
        <w:t>որոնց</w:t>
      </w:r>
      <w:r w:rsidRPr="00A320B0">
        <w:t xml:space="preserve"> </w:t>
      </w:r>
      <w:r w:rsidRPr="00A320B0">
        <w:rPr>
          <w:rFonts w:ascii="Arial" w:hAnsi="Arial" w:cs="Arial"/>
        </w:rPr>
        <w:t>միջոցով</w:t>
      </w:r>
      <w:r w:rsidRPr="00A320B0">
        <w:t xml:space="preserve"> </w:t>
      </w:r>
      <w:r w:rsidRPr="00A320B0">
        <w:rPr>
          <w:rFonts w:ascii="Arial" w:hAnsi="Arial" w:cs="Arial"/>
        </w:rPr>
        <w:t>կատարվում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Արգելադրված</w:t>
      </w:r>
      <w:r w:rsidRPr="00A320B0">
        <w:t xml:space="preserve"> </w:t>
      </w:r>
      <w:r w:rsidRPr="00A320B0">
        <w:rPr>
          <w:rFonts w:ascii="Arial" w:hAnsi="Arial" w:cs="Arial"/>
        </w:rPr>
        <w:t>գումարի</w:t>
      </w:r>
      <w:r w:rsidRPr="00A320B0">
        <w:t xml:space="preserve"> </w:t>
      </w:r>
      <w:r w:rsidRPr="00A320B0">
        <w:rPr>
          <w:rFonts w:ascii="Arial" w:hAnsi="Arial" w:cs="Arial"/>
        </w:rPr>
        <w:t>նվազեցման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 </w:t>
      </w:r>
      <w:r w:rsidRPr="00A320B0">
        <w:rPr>
          <w:rFonts w:ascii="Arial" w:hAnsi="Arial" w:cs="Arial"/>
        </w:rPr>
        <w:t>համապատասխան</w:t>
      </w:r>
      <w:r w:rsidRPr="00A320B0">
        <w:t xml:space="preserve"> </w:t>
      </w:r>
      <w:r w:rsidRPr="00A320B0">
        <w:rPr>
          <w:rFonts w:ascii="Arial" w:hAnsi="Arial" w:cs="Arial"/>
        </w:rPr>
        <w:t>հաշվարկների</w:t>
      </w:r>
      <w:r w:rsidRPr="00A320B0">
        <w:t xml:space="preserve"> </w:t>
      </w:r>
      <w:r w:rsidRPr="00A320B0">
        <w:rPr>
          <w:rFonts w:ascii="Arial" w:hAnsi="Arial" w:cs="Arial"/>
        </w:rPr>
        <w:t>իրականացումը՝</w:t>
      </w:r>
      <w:r w:rsidRPr="00A320B0">
        <w:t xml:space="preserve"> </w:t>
      </w:r>
      <w:r w:rsidRPr="00A320B0">
        <w:rPr>
          <w:rFonts w:ascii="Arial" w:hAnsi="Arial" w:cs="Arial"/>
        </w:rPr>
        <w:t>ավտոմատացված</w:t>
      </w:r>
      <w:r w:rsidRPr="00A320B0">
        <w:t xml:space="preserve"> </w:t>
      </w:r>
      <w:r w:rsidRPr="00A320B0">
        <w:rPr>
          <w:rFonts w:ascii="Arial" w:hAnsi="Arial" w:cs="Arial"/>
        </w:rPr>
        <w:t>եղանակով</w:t>
      </w:r>
      <w:r w:rsidRPr="00A320B0">
        <w:t xml:space="preserve">,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վերջինիս</w:t>
      </w:r>
      <w:r w:rsidRPr="00A320B0">
        <w:t xml:space="preserve"> </w:t>
      </w:r>
      <w:r w:rsidRPr="00A320B0">
        <w:rPr>
          <w:rFonts w:ascii="Arial" w:hAnsi="Arial" w:cs="Arial"/>
        </w:rPr>
        <w:t>արդյունքում</w:t>
      </w:r>
      <w:r w:rsidRPr="00A320B0">
        <w:t xml:space="preserve"> </w:t>
      </w:r>
      <w:r w:rsidRPr="00A320B0">
        <w:rPr>
          <w:rFonts w:ascii="Arial" w:hAnsi="Arial" w:cs="Arial"/>
        </w:rPr>
        <w:t>ստացված</w:t>
      </w:r>
      <w:r w:rsidRPr="00A320B0">
        <w:t xml:space="preserve"> </w:t>
      </w:r>
      <w:r w:rsidRPr="00A320B0">
        <w:rPr>
          <w:rFonts w:ascii="Arial" w:hAnsi="Arial" w:cs="Arial"/>
        </w:rPr>
        <w:t>արդյունքների</w:t>
      </w:r>
      <w:r w:rsidRPr="00A320B0">
        <w:t xml:space="preserve"> </w:t>
      </w:r>
      <w:r w:rsidRPr="00A320B0">
        <w:rPr>
          <w:rFonts w:ascii="Arial" w:hAnsi="Arial" w:cs="Arial"/>
        </w:rPr>
        <w:t>փոխանցումը</w:t>
      </w:r>
      <w:r w:rsidRPr="00A320B0">
        <w:t xml:space="preserve"> </w:t>
      </w:r>
      <w:r w:rsidRPr="00A320B0">
        <w:rPr>
          <w:rFonts w:ascii="Arial" w:hAnsi="Arial" w:cs="Arial"/>
        </w:rPr>
        <w:t>Բանկերին</w:t>
      </w:r>
      <w:r w:rsidRPr="00A320B0">
        <w:t>:</w:t>
      </w:r>
    </w:p>
    <w:p w14:paraId="754D11E7" w14:textId="0088104C" w:rsidR="00304FD9" w:rsidRPr="00304FD9" w:rsidRDefault="00304FD9">
      <w:pPr>
        <w:pStyle w:val="ListParagraph"/>
        <w:numPr>
          <w:ilvl w:val="0"/>
          <w:numId w:val="1"/>
        </w:numPr>
        <w:ind w:left="270"/>
        <w:jc w:val="both"/>
        <w:rPr>
          <w:ins w:id="16" w:author="Զարինե Սարգսյան" w:date="2026-04-02T11:56:00Z"/>
          <w:rFonts w:cs="GHEA Grapalat"/>
          <w:lang w:val="hy-AM"/>
          <w:rPrChange w:id="17" w:author="Զարինե Սարգսյան" w:date="2026-04-02T11:57:00Z">
            <w:rPr>
              <w:ins w:id="18" w:author="Զարինե Սարգսյան" w:date="2026-04-02T11:56:00Z"/>
              <w:rFonts w:ascii="Arial" w:hAnsi="Arial" w:cs="Arial"/>
              <w:b/>
              <w:bCs/>
            </w:rPr>
          </w:rPrChange>
        </w:rPr>
        <w:pPrChange w:id="19" w:author="Զարինե Սարգսյան" w:date="2026-04-02T11:57:00Z">
          <w:pPr>
            <w:pStyle w:val="ListParagraph"/>
            <w:numPr>
              <w:numId w:val="1"/>
            </w:numPr>
            <w:ind w:left="90" w:hanging="360"/>
          </w:pPr>
        </w:pPrChange>
      </w:pPr>
      <w:ins w:id="20" w:author="Զարինե Սարգսյան" w:date="2026-04-02T11:57:00Z">
        <w:r w:rsidRPr="00304FD9">
          <w:rPr>
            <w:rFonts w:ascii="Arial" w:hAnsi="Arial" w:cs="Arial"/>
            <w:b/>
            <w:bCs/>
            <w:lang w:val="hy-AM"/>
            <w:rPrChange w:id="21" w:author="Զարինե Սարգսյան" w:date="2026-04-02T12:03:00Z">
              <w:rPr>
                <w:rFonts w:ascii="Arial" w:hAnsi="Arial" w:cs="Arial"/>
                <w:lang w:val="hy-AM"/>
              </w:rPr>
            </w:rPrChange>
          </w:rPr>
          <w:t>Հարկադիր</w:t>
        </w:r>
        <w:r w:rsidRPr="00304FD9">
          <w:rPr>
            <w:rFonts w:cs="GHEA Grapalat"/>
            <w:b/>
            <w:bCs/>
            <w:lang w:val="hy-AM"/>
            <w:rPrChange w:id="22" w:author="Զարինե Սարգսյան" w:date="2026-04-02T12:03:00Z">
              <w:rPr>
                <w:rFonts w:cs="GHEA Grapalat"/>
                <w:lang w:val="hy-AM"/>
              </w:rPr>
            </w:rPrChange>
          </w:rPr>
          <w:t xml:space="preserve"> </w:t>
        </w:r>
        <w:r w:rsidRPr="00304FD9">
          <w:rPr>
            <w:rFonts w:ascii="Arial" w:hAnsi="Arial" w:cs="Arial"/>
            <w:b/>
            <w:bCs/>
            <w:lang w:val="hy-AM"/>
            <w:rPrChange w:id="23" w:author="Զարինե Սարգսյան" w:date="2026-04-02T12:03:00Z">
              <w:rPr>
                <w:rFonts w:ascii="Arial" w:hAnsi="Arial" w:cs="Arial"/>
                <w:lang w:val="hy-AM"/>
              </w:rPr>
            </w:rPrChange>
          </w:rPr>
          <w:t>կատարումը</w:t>
        </w:r>
        <w:r w:rsidRPr="00304FD9">
          <w:rPr>
            <w:rFonts w:cs="GHEA Grapalat"/>
            <w:b/>
            <w:bCs/>
            <w:lang w:val="hy-AM"/>
            <w:rPrChange w:id="24" w:author="Զարինե Սարգսյան" w:date="2026-04-02T12:03:00Z">
              <w:rPr>
                <w:rFonts w:cs="GHEA Grapalat"/>
                <w:lang w:val="hy-AM"/>
              </w:rPr>
            </w:rPrChange>
          </w:rPr>
          <w:t xml:space="preserve"> </w:t>
        </w:r>
        <w:r w:rsidRPr="00304FD9">
          <w:rPr>
            <w:rFonts w:ascii="Arial" w:hAnsi="Arial" w:cs="Arial"/>
            <w:b/>
            <w:bCs/>
            <w:lang w:val="hy-AM"/>
            <w:rPrChange w:id="25" w:author="Զարինե Սարգսյան" w:date="2026-04-02T12:03:00Z">
              <w:rPr>
                <w:rFonts w:ascii="Arial" w:hAnsi="Arial" w:cs="Arial"/>
                <w:lang w:val="hy-AM"/>
              </w:rPr>
            </w:rPrChange>
          </w:rPr>
          <w:t>ապահովող</w:t>
        </w:r>
        <w:r w:rsidRPr="00304FD9">
          <w:rPr>
            <w:rFonts w:cs="GHEA Grapalat"/>
            <w:b/>
            <w:bCs/>
            <w:lang w:val="hy-AM"/>
            <w:rPrChange w:id="26" w:author="Զարինե Սարգսյան" w:date="2026-04-02T12:03:00Z">
              <w:rPr>
                <w:rFonts w:cs="GHEA Grapalat"/>
                <w:lang w:val="hy-AM"/>
              </w:rPr>
            </w:rPrChange>
          </w:rPr>
          <w:t xml:space="preserve"> </w:t>
        </w:r>
        <w:r w:rsidRPr="00304FD9">
          <w:rPr>
            <w:rFonts w:ascii="Arial" w:hAnsi="Arial" w:cs="Arial"/>
            <w:b/>
            <w:bCs/>
            <w:lang w:val="hy-AM"/>
            <w:rPrChange w:id="27" w:author="Զարինե Սարգսյան" w:date="2026-04-02T12:03:00Z">
              <w:rPr>
                <w:rFonts w:ascii="Arial" w:hAnsi="Arial" w:cs="Arial"/>
                <w:lang w:val="hy-AM"/>
              </w:rPr>
            </w:rPrChange>
          </w:rPr>
          <w:t>ծառայություն</w:t>
        </w:r>
        <w:r w:rsidRPr="00304FD9">
          <w:rPr>
            <w:rFonts w:cs="GHEA Grapalat"/>
            <w:b/>
            <w:bCs/>
            <w:lang w:val="hy-AM"/>
            <w:rPrChange w:id="28" w:author="Զարինե Սարգսյան" w:date="2026-04-02T12:03:00Z">
              <w:rPr>
                <w:rFonts w:cs="GHEA Grapalat"/>
                <w:lang w:val="hy-AM"/>
              </w:rPr>
            </w:rPrChange>
          </w:rPr>
          <w:t xml:space="preserve"> (</w:t>
        </w:r>
        <w:r w:rsidRPr="00304FD9">
          <w:rPr>
            <w:rFonts w:ascii="Arial" w:hAnsi="Arial" w:cs="Arial"/>
            <w:b/>
            <w:bCs/>
            <w:lang w:val="hy-AM"/>
            <w:rPrChange w:id="29" w:author="Զարինե Սարգսյան" w:date="2026-04-02T12:03:00Z">
              <w:rPr>
                <w:rFonts w:ascii="Arial" w:hAnsi="Arial" w:cs="Arial"/>
                <w:lang w:val="hy-AM"/>
              </w:rPr>
            </w:rPrChange>
          </w:rPr>
          <w:t>այսուհետ՝</w:t>
        </w:r>
        <w:r w:rsidRPr="00304FD9">
          <w:rPr>
            <w:b/>
            <w:bCs/>
            <w:lang w:val="hy-AM"/>
            <w:rPrChange w:id="30" w:author="Զարինե Սարգսյան" w:date="2026-04-02T12:03:00Z">
              <w:rPr>
                <w:lang w:val="hy-AM"/>
              </w:rPr>
            </w:rPrChange>
          </w:rPr>
          <w:t xml:space="preserve"> </w:t>
        </w:r>
        <w:r w:rsidRPr="00304FD9">
          <w:rPr>
            <w:rFonts w:ascii="Arial" w:hAnsi="Arial" w:cs="Arial"/>
            <w:b/>
            <w:bCs/>
            <w:lang w:val="hy-AM"/>
            <w:rPrChange w:id="31" w:author="Զարինե Սարգսյան" w:date="2026-04-02T12:03:00Z">
              <w:rPr>
                <w:rFonts w:ascii="Arial" w:hAnsi="Arial" w:cs="Arial"/>
                <w:lang w:val="hy-AM"/>
              </w:rPr>
            </w:rPrChange>
          </w:rPr>
          <w:t>ՀԿԱԾ</w:t>
        </w:r>
        <w:r w:rsidRPr="00304FD9">
          <w:rPr>
            <w:rFonts w:cs="GHEA Grapalat"/>
            <w:b/>
            <w:bCs/>
            <w:lang w:val="hy-AM"/>
            <w:rPrChange w:id="32" w:author="Զարինե Սարգսյան" w:date="2026-04-02T12:03:00Z">
              <w:rPr>
                <w:rFonts w:cs="GHEA Grapalat"/>
                <w:lang w:val="hy-AM"/>
              </w:rPr>
            </w:rPrChange>
          </w:rPr>
          <w:t>)</w:t>
        </w:r>
        <w:r w:rsidRPr="00304FD9">
          <w:rPr>
            <w:rFonts w:ascii="Arial" w:hAnsi="Arial" w:cs="Arial"/>
            <w:b/>
            <w:bCs/>
            <w:lang w:val="hy-AM"/>
            <w:rPrChange w:id="33" w:author="Զարինե Սարգսյան" w:date="2026-04-02T12:03:00Z">
              <w:rPr>
                <w:rFonts w:ascii="Arial" w:hAnsi="Arial" w:cs="Arial"/>
                <w:lang w:val="hy-AM"/>
              </w:rPr>
            </w:rPrChange>
          </w:rPr>
          <w:t>՝</w:t>
        </w:r>
        <w:r w:rsidRPr="00304FD9">
          <w:rPr>
            <w:rFonts w:cs="GHEA Grapalat"/>
            <w:lang w:val="hy-AM"/>
          </w:rPr>
          <w:t xml:space="preserve">   </w:t>
        </w:r>
      </w:ins>
      <w:ins w:id="34" w:author="Զարինե Սարգսյան" w:date="2026-04-02T12:04:00Z">
        <w:r w:rsidR="00C22B47">
          <w:rPr>
            <w:rFonts w:ascii="Arial" w:hAnsi="Arial" w:cs="Arial"/>
            <w:lang w:val="hy-AM"/>
          </w:rPr>
          <w:t xml:space="preserve">ըստ </w:t>
        </w:r>
      </w:ins>
      <w:ins w:id="35" w:author="Զարինե Սարգսյան" w:date="2026-04-02T11:57:00Z">
        <w:r w:rsidRPr="00304FD9">
          <w:rPr>
            <w:rFonts w:cs="GHEA Grapalat"/>
            <w:lang w:val="hy-AM"/>
          </w:rPr>
          <w:t>«</w:t>
        </w:r>
        <w:r w:rsidRPr="00304FD9">
          <w:rPr>
            <w:rFonts w:ascii="Arial" w:hAnsi="Arial" w:cs="Arial"/>
            <w:bCs/>
            <w:iCs/>
            <w:lang w:val="hy-AM"/>
          </w:rPr>
          <w:t>Կատարողական</w:t>
        </w:r>
        <w:r w:rsidRPr="00304FD9">
          <w:rPr>
            <w:rFonts w:cs="Sylfaen"/>
            <w:bCs/>
            <w:iCs/>
            <w:lang w:val="hy-AM"/>
          </w:rPr>
          <w:t xml:space="preserve"> </w:t>
        </w:r>
        <w:r w:rsidRPr="00304FD9">
          <w:rPr>
            <w:rFonts w:ascii="Arial" w:hAnsi="Arial" w:cs="Arial"/>
            <w:bCs/>
            <w:iCs/>
            <w:lang w:val="hy-AM"/>
          </w:rPr>
          <w:t>վարույթի</w:t>
        </w:r>
        <w:r w:rsidRPr="00304FD9">
          <w:rPr>
            <w:rFonts w:cs="Sylfaen"/>
            <w:bCs/>
            <w:iCs/>
            <w:lang w:val="hy-AM"/>
          </w:rPr>
          <w:t xml:space="preserve"> </w:t>
        </w:r>
        <w:r w:rsidRPr="00304FD9">
          <w:rPr>
            <w:rFonts w:ascii="Arial" w:hAnsi="Arial" w:cs="Arial"/>
            <w:lang w:val="hy-AM"/>
          </w:rPr>
          <w:t>մասին</w:t>
        </w:r>
        <w:r w:rsidRPr="00304FD9">
          <w:rPr>
            <w:rFonts w:cs="GHEA Grapalat"/>
            <w:lang w:val="hy-AM"/>
          </w:rPr>
          <w:t xml:space="preserve">» </w:t>
        </w:r>
      </w:ins>
      <w:ins w:id="36" w:author="Զարինե Սարգսյան" w:date="2026-04-02T12:04:00Z">
        <w:r w:rsidR="00C22B47">
          <w:rPr>
            <w:rFonts w:ascii="Arial" w:hAnsi="Arial" w:cs="Arial"/>
          </w:rPr>
          <w:t>Հայաստանի Հանրապետության օրենքով սահմանված նշանակության</w:t>
        </w:r>
      </w:ins>
      <w:ins w:id="37" w:author="Զարինե Սարգսյան" w:date="2026-04-02T11:57:00Z">
        <w:r w:rsidRPr="00304FD9">
          <w:rPr>
            <w:rFonts w:ascii="Arial" w:hAnsi="Arial" w:cs="Arial"/>
            <w:lang w:val="hy-AM"/>
          </w:rPr>
          <w:t>։</w:t>
        </w:r>
      </w:ins>
    </w:p>
    <w:p w14:paraId="322BBBCB" w14:textId="13699E42" w:rsidR="00304FD9" w:rsidRPr="008A0EE2" w:rsidRDefault="00304FD9">
      <w:pPr>
        <w:pStyle w:val="ListParagraph"/>
        <w:numPr>
          <w:ilvl w:val="0"/>
          <w:numId w:val="1"/>
        </w:numPr>
        <w:ind w:left="270"/>
        <w:rPr>
          <w:ins w:id="38" w:author="Զարինե Սարգսյան" w:date="2026-04-02T11:56:00Z"/>
          <w:lang w:val="hy-AM"/>
          <w:rPrChange w:id="39" w:author="Զարինե Սարգսյան" w:date="2026-04-02T14:26:00Z">
            <w:rPr>
              <w:ins w:id="40" w:author="Զարինե Սարգսյան" w:date="2026-04-02T11:56:00Z"/>
              <w:rFonts w:ascii="Arial" w:hAnsi="Arial" w:cs="Arial"/>
              <w:b/>
              <w:bCs/>
            </w:rPr>
          </w:rPrChange>
        </w:rPr>
        <w:pPrChange w:id="41" w:author="Զարինե Սարգսյան" w:date="2026-04-02T11:56:00Z">
          <w:pPr>
            <w:pStyle w:val="ListParagraph"/>
            <w:numPr>
              <w:numId w:val="2"/>
            </w:numPr>
            <w:ind w:left="810" w:hanging="360"/>
          </w:pPr>
        </w:pPrChange>
      </w:pPr>
      <w:ins w:id="42" w:author="Զարինե Սարգսյան" w:date="2026-04-02T11:56:00Z">
        <w:r w:rsidRPr="008A0EE2">
          <w:rPr>
            <w:rFonts w:ascii="Arial" w:hAnsi="Arial" w:cs="Arial"/>
            <w:b/>
            <w:bCs/>
            <w:lang w:val="hy-AM"/>
            <w:rPrChange w:id="43" w:author="Զարինե Սարգսյան" w:date="2026-04-02T14:26:00Z">
              <w:rPr>
                <w:rFonts w:ascii="Arial" w:hAnsi="Arial" w:cs="Arial"/>
                <w:b/>
                <w:bCs/>
              </w:rPr>
            </w:rPrChange>
          </w:rPr>
          <w:t>Տվյալների</w:t>
        </w:r>
        <w:r w:rsidRPr="008A0EE2">
          <w:rPr>
            <w:b/>
            <w:bCs/>
            <w:lang w:val="hy-AM"/>
            <w:rPrChange w:id="44" w:author="Զարինե Սարգսյան" w:date="2026-04-02T14:26:00Z">
              <w:rPr>
                <w:b/>
                <w:bCs/>
              </w:rPr>
            </w:rPrChange>
          </w:rPr>
          <w:t xml:space="preserve"> </w:t>
        </w:r>
        <w:r w:rsidRPr="008A0EE2">
          <w:rPr>
            <w:rFonts w:ascii="Arial" w:hAnsi="Arial" w:cs="Arial"/>
            <w:b/>
            <w:bCs/>
            <w:lang w:val="hy-AM"/>
            <w:rPrChange w:id="45" w:author="Զարինե Սարգսյան" w:date="2026-04-02T14:26:00Z">
              <w:rPr>
                <w:rFonts w:ascii="Arial" w:hAnsi="Arial" w:cs="Arial"/>
                <w:b/>
                <w:bCs/>
              </w:rPr>
            </w:rPrChange>
          </w:rPr>
          <w:t>փոխանակման</w:t>
        </w:r>
        <w:r w:rsidRPr="008A0EE2">
          <w:rPr>
            <w:b/>
            <w:bCs/>
            <w:lang w:val="hy-AM"/>
            <w:rPrChange w:id="46" w:author="Զարինե Սարգսյան" w:date="2026-04-02T14:26:00Z">
              <w:rPr>
                <w:b/>
                <w:bCs/>
              </w:rPr>
            </w:rPrChange>
          </w:rPr>
          <w:t xml:space="preserve"> </w:t>
        </w:r>
        <w:r w:rsidRPr="008A0EE2">
          <w:rPr>
            <w:rFonts w:ascii="Arial" w:hAnsi="Arial" w:cs="Arial"/>
            <w:b/>
            <w:bCs/>
            <w:lang w:val="hy-AM"/>
            <w:rPrChange w:id="47" w:author="Զարինե Սարգսյան" w:date="2026-04-02T14:26:00Z">
              <w:rPr>
                <w:rFonts w:ascii="Arial" w:hAnsi="Arial" w:cs="Arial"/>
                <w:b/>
                <w:bCs/>
              </w:rPr>
            </w:rPrChange>
          </w:rPr>
          <w:t>շերտ</w:t>
        </w:r>
        <w:r w:rsidRPr="008A0EE2">
          <w:rPr>
            <w:rFonts w:ascii="Arial" w:hAnsi="Arial" w:cs="Arial"/>
            <w:lang w:val="hy-AM"/>
            <w:rPrChange w:id="48" w:author="Զարինե Սարգսյան" w:date="2026-04-02T14:26:00Z">
              <w:rPr>
                <w:rFonts w:ascii="Arial" w:hAnsi="Arial" w:cs="Arial"/>
              </w:rPr>
            </w:rPrChange>
          </w:rPr>
          <w:t xml:space="preserve">՝ ըստ </w:t>
        </w:r>
        <w:r w:rsidRPr="008A0EE2">
          <w:rPr>
            <w:lang w:val="hy-AM"/>
            <w:rPrChange w:id="49" w:author="Զարինե Սարգսյան" w:date="2026-04-02T14:26:00Z">
              <w:rPr/>
            </w:rPrChange>
          </w:rPr>
          <w:t>«</w:t>
        </w:r>
        <w:r w:rsidRPr="008A0EE2">
          <w:rPr>
            <w:rFonts w:ascii="Arial" w:hAnsi="Arial" w:cs="Arial"/>
            <w:lang w:val="hy-AM"/>
            <w:rPrChange w:id="50" w:author="Զարինե Սարգսյան" w:date="2026-04-02T14:26:00Z">
              <w:rPr>
                <w:rFonts w:ascii="Arial" w:hAnsi="Arial" w:cs="Arial"/>
              </w:rPr>
            </w:rPrChange>
          </w:rPr>
          <w:t>Հանրային տեղեկությունների</w:t>
        </w:r>
        <w:r w:rsidRPr="008A0EE2">
          <w:rPr>
            <w:lang w:val="hy-AM"/>
            <w:rPrChange w:id="51" w:author="Զարինե Սարգսյան" w:date="2026-04-02T14:26:00Z">
              <w:rPr/>
            </w:rPrChange>
          </w:rPr>
          <w:t xml:space="preserve"> </w:t>
        </w:r>
        <w:r w:rsidRPr="008A0EE2">
          <w:rPr>
            <w:rFonts w:ascii="Arial" w:hAnsi="Arial" w:cs="Arial"/>
            <w:lang w:val="hy-AM"/>
            <w:rPrChange w:id="52" w:author="Զարինե Սարգսյան" w:date="2026-04-02T14:26:00Z">
              <w:rPr>
                <w:rFonts w:ascii="Arial" w:hAnsi="Arial" w:cs="Arial"/>
              </w:rPr>
            </w:rPrChange>
          </w:rPr>
          <w:t>մասին</w:t>
        </w:r>
        <w:r w:rsidRPr="008A0EE2">
          <w:rPr>
            <w:lang w:val="hy-AM"/>
            <w:rPrChange w:id="53" w:author="Զարինե Սարգսյան" w:date="2026-04-02T14:26:00Z">
              <w:rPr/>
            </w:rPrChange>
          </w:rPr>
          <w:t xml:space="preserve">» </w:t>
        </w:r>
        <w:r w:rsidRPr="008A0EE2">
          <w:rPr>
            <w:rFonts w:ascii="Arial" w:hAnsi="Arial" w:cs="Arial"/>
            <w:lang w:val="hy-AM"/>
            <w:rPrChange w:id="54" w:author="Զարինե Սարգսյան" w:date="2026-04-02T14:26:00Z">
              <w:rPr>
                <w:rFonts w:ascii="Arial" w:hAnsi="Arial" w:cs="Arial"/>
              </w:rPr>
            </w:rPrChange>
          </w:rPr>
          <w:t>Հայաստանի Հանրապետության օրենքով սահմանված նշանակության։</w:t>
        </w:r>
      </w:ins>
    </w:p>
    <w:p w14:paraId="7F1A40A5" w14:textId="1158B6CD" w:rsidR="00C260BA" w:rsidRPr="008A0EE2" w:rsidDel="00C260BA" w:rsidRDefault="00C260BA">
      <w:pPr>
        <w:rPr>
          <w:del w:id="55" w:author="Զարինե Սարգսյան" w:date="2026-04-02T11:27:00Z"/>
          <w:lang w:val="hy-AM"/>
          <w:rPrChange w:id="56" w:author="Զարինե Սարգսյան" w:date="2026-04-02T14:26:00Z">
            <w:rPr>
              <w:del w:id="57" w:author="Զարինե Սարգսյան" w:date="2026-04-02T11:27:00Z"/>
            </w:rPr>
          </w:rPrChange>
        </w:rPr>
        <w:pPrChange w:id="58" w:author="Զարինե Սարգսյան" w:date="2026-04-02T11:56:00Z">
          <w:pPr>
            <w:pStyle w:val="ListParagraph"/>
            <w:ind w:left="90"/>
          </w:pPr>
        </w:pPrChange>
      </w:pPr>
    </w:p>
    <w:p w14:paraId="1B6D22D6" w14:textId="77777777" w:rsidR="00A320B0" w:rsidRPr="008A0EE2" w:rsidRDefault="00A320B0" w:rsidP="00A320B0">
      <w:pPr>
        <w:rPr>
          <w:lang w:val="hy-AM"/>
          <w:rPrChange w:id="59" w:author="Զարինե Սարգսյան" w:date="2026-04-02T14:26:00Z">
            <w:rPr/>
          </w:rPrChange>
        </w:rPr>
      </w:pPr>
      <w:r w:rsidRPr="008A0EE2">
        <w:rPr>
          <w:lang w:val="hy-AM"/>
          <w:rPrChange w:id="60" w:author="Զարինե Սարգսյան" w:date="2026-04-02T14:26:00Z">
            <w:rPr/>
          </w:rPrChange>
        </w:rPr>
        <w:t> </w:t>
      </w:r>
    </w:p>
    <w:p w14:paraId="44DE3F5D" w14:textId="77777777" w:rsidR="00A320B0" w:rsidRPr="008A0EE2" w:rsidRDefault="00A320B0" w:rsidP="00A320B0">
      <w:pPr>
        <w:rPr>
          <w:lang w:val="hy-AM"/>
          <w:rPrChange w:id="6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b/>
          <w:bCs/>
          <w:lang w:val="hy-AM"/>
          <w:rPrChange w:id="62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ԳԼՈՒԽ</w:t>
      </w:r>
      <w:r w:rsidRPr="008A0EE2">
        <w:rPr>
          <w:b/>
          <w:bCs/>
          <w:lang w:val="hy-AM"/>
          <w:rPrChange w:id="63" w:author="Զարինե Սարգսյան" w:date="2026-04-02T14:26:00Z">
            <w:rPr>
              <w:b/>
              <w:bCs/>
            </w:rPr>
          </w:rPrChange>
        </w:rPr>
        <w:t> 3. </w:t>
      </w:r>
      <w:r w:rsidRPr="008A0EE2">
        <w:rPr>
          <w:rFonts w:ascii="Arial" w:hAnsi="Arial" w:cs="Arial"/>
          <w:b/>
          <w:bCs/>
          <w:lang w:val="hy-AM"/>
          <w:rPrChange w:id="64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ԲԱՆԿԻ</w:t>
      </w:r>
      <w:r w:rsidRPr="008A0EE2">
        <w:rPr>
          <w:b/>
          <w:bCs/>
          <w:lang w:val="hy-AM"/>
          <w:rPrChange w:id="65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6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ԿՈՂՄԻՑ</w:t>
      </w:r>
      <w:r w:rsidRPr="008A0EE2">
        <w:rPr>
          <w:b/>
          <w:bCs/>
          <w:lang w:val="hy-AM"/>
          <w:rPrChange w:id="67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ՀԱՃԱԽՈՐԴԻ</w:t>
      </w:r>
      <w:r w:rsidRPr="008A0EE2">
        <w:rPr>
          <w:b/>
          <w:bCs/>
          <w:lang w:val="hy-AM"/>
          <w:rPrChange w:id="69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70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ՄԻՋՈՑՆԵՐԻ</w:t>
      </w:r>
      <w:r w:rsidRPr="008A0EE2">
        <w:rPr>
          <w:b/>
          <w:bCs/>
          <w:lang w:val="hy-AM"/>
          <w:rPrChange w:id="71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72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ԱՐԳԵԼԱԴՐՄԱՆ</w:t>
      </w:r>
      <w:r w:rsidRPr="008A0EE2">
        <w:rPr>
          <w:b/>
          <w:bCs/>
          <w:lang w:val="hy-AM"/>
          <w:rPrChange w:id="73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74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ԻՐԱԿԱՆԱՑՈՒՄԸ</w:t>
      </w:r>
    </w:p>
    <w:p w14:paraId="1D31A18A" w14:textId="77777777" w:rsidR="00A320B0" w:rsidRPr="008A0EE2" w:rsidRDefault="00A320B0" w:rsidP="00A320B0">
      <w:pPr>
        <w:rPr>
          <w:lang w:val="hy-AM"/>
          <w:rPrChange w:id="75" w:author="Զարինե Սարգսյան" w:date="2026-04-02T14:26:00Z">
            <w:rPr/>
          </w:rPrChange>
        </w:rPr>
      </w:pPr>
      <w:r w:rsidRPr="008A0EE2">
        <w:rPr>
          <w:lang w:val="hy-AM"/>
          <w:rPrChange w:id="76" w:author="Զարինե Սարգսյան" w:date="2026-04-02T14:26:00Z">
            <w:rPr/>
          </w:rPrChange>
        </w:rPr>
        <w:t> </w:t>
      </w:r>
    </w:p>
    <w:p w14:paraId="140EDAF1" w14:textId="77777777" w:rsidR="00A320B0" w:rsidRPr="008A0EE2" w:rsidRDefault="00A320B0" w:rsidP="00A320B0">
      <w:pPr>
        <w:rPr>
          <w:lang w:val="hy-AM"/>
          <w:rPrChange w:id="77" w:author="Զարինե Սարգսյան" w:date="2026-04-02T14:26:00Z">
            <w:rPr/>
          </w:rPrChange>
        </w:rPr>
      </w:pPr>
      <w:r w:rsidRPr="008A0EE2">
        <w:rPr>
          <w:lang w:val="hy-AM"/>
          <w:rPrChange w:id="78" w:author="Զարինե Սարգսյան" w:date="2026-04-02T14:26:00Z">
            <w:rPr/>
          </w:rPrChange>
        </w:rPr>
        <w:t xml:space="preserve">3. </w:t>
      </w:r>
      <w:r w:rsidRPr="008A0EE2">
        <w:rPr>
          <w:rFonts w:ascii="Arial" w:hAnsi="Arial" w:cs="Arial"/>
          <w:lang w:val="hy-AM"/>
          <w:rPrChange w:id="7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" w:author="Զարինե Սարգսյան" w:date="2026-04-02T14:26:00Z">
            <w:rPr>
              <w:rFonts w:ascii="Arial" w:hAnsi="Arial" w:cs="Arial"/>
            </w:rPr>
          </w:rPrChange>
        </w:rPr>
        <w:t>ավտոմատացված</w:t>
      </w:r>
      <w:r w:rsidRPr="008A0EE2">
        <w:rPr>
          <w:lang w:val="hy-AM"/>
          <w:rPrChange w:id="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" w:author="Զարինե Սարգսյան" w:date="2026-04-02T14:26:00Z">
            <w:rPr>
              <w:rFonts w:ascii="Arial" w:hAnsi="Arial" w:cs="Arial"/>
            </w:rPr>
          </w:rPrChange>
        </w:rPr>
        <w:t>եղանակով</w:t>
      </w:r>
      <w:r w:rsidRPr="008A0EE2">
        <w:rPr>
          <w:lang w:val="hy-AM"/>
          <w:rPrChange w:id="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1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3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5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7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9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1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1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3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1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5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1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7" w:author="Զարինե Սարգսյան" w:date="2026-04-02T14:26:00Z">
            <w:rPr>
              <w:rFonts w:ascii="Arial" w:hAnsi="Arial" w:cs="Arial"/>
            </w:rPr>
          </w:rPrChange>
        </w:rPr>
        <w:t>վերացումն</w:t>
      </w:r>
      <w:r w:rsidRPr="008A0EE2">
        <w:rPr>
          <w:lang w:val="hy-AM"/>
          <w:rPrChange w:id="1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9" w:author="Զարինե Սարգսյան" w:date="2026-04-02T14:26:00Z">
            <w:rPr>
              <w:rFonts w:ascii="Arial" w:hAnsi="Arial" w:cs="Arial"/>
            </w:rPr>
          </w:rPrChange>
        </w:rPr>
        <w:t>իրականացվում</w:t>
      </w:r>
      <w:r w:rsidRPr="008A0EE2">
        <w:rPr>
          <w:lang w:val="hy-AM"/>
          <w:rPrChange w:id="1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3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1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5" w:author="Զարինե Սարգսյան" w:date="2026-04-02T14:26:00Z">
            <w:rPr>
              <w:rFonts w:ascii="Arial" w:hAnsi="Arial" w:cs="Arial"/>
            </w:rPr>
          </w:rPrChange>
        </w:rPr>
        <w:t>կարգով</w:t>
      </w:r>
      <w:r w:rsidRPr="008A0EE2">
        <w:rPr>
          <w:lang w:val="hy-AM"/>
          <w:rPrChange w:id="1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7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1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9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1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1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1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3" w:author="Զարինե Սարգսյան" w:date="2026-04-02T14:26:00Z">
            <w:rPr>
              <w:rFonts w:ascii="Arial" w:hAnsi="Arial" w:cs="Arial"/>
            </w:rPr>
          </w:rPrChange>
        </w:rPr>
        <w:t>օրենսդրությամբ</w:t>
      </w:r>
      <w:r w:rsidRPr="008A0EE2">
        <w:rPr>
          <w:lang w:val="hy-AM"/>
          <w:rPrChange w:id="1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5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1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7" w:author="Զարինե Սարգսյան" w:date="2026-04-02T14:26:00Z">
            <w:rPr>
              <w:rFonts w:ascii="Arial" w:hAnsi="Arial" w:cs="Arial"/>
            </w:rPr>
          </w:rPrChange>
        </w:rPr>
        <w:t>պահանջների</w:t>
      </w:r>
      <w:r w:rsidRPr="008A0EE2">
        <w:rPr>
          <w:lang w:val="hy-AM"/>
          <w:rPrChange w:id="1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9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130" w:author="Զարինե Սարգսյան" w:date="2026-04-02T14:26:00Z">
            <w:rPr/>
          </w:rPrChange>
        </w:rPr>
        <w:t>:</w:t>
      </w:r>
    </w:p>
    <w:p w14:paraId="18F1FEAF" w14:textId="77777777" w:rsidR="00A320B0" w:rsidRPr="008A0EE2" w:rsidRDefault="00A320B0" w:rsidP="00A320B0">
      <w:pPr>
        <w:rPr>
          <w:lang w:val="hy-AM"/>
          <w:rPrChange w:id="131" w:author="Զարինե Սարգսյան" w:date="2026-04-02T14:26:00Z">
            <w:rPr/>
          </w:rPrChange>
        </w:rPr>
      </w:pPr>
      <w:r w:rsidRPr="008A0EE2">
        <w:rPr>
          <w:lang w:val="hy-AM"/>
          <w:rPrChange w:id="132" w:author="Զարինե Սարգսյան" w:date="2026-04-02T14:26:00Z">
            <w:rPr/>
          </w:rPrChange>
        </w:rPr>
        <w:t xml:space="preserve">4. </w:t>
      </w:r>
      <w:r w:rsidRPr="008A0EE2">
        <w:rPr>
          <w:rFonts w:ascii="Arial" w:hAnsi="Arial" w:cs="Arial"/>
          <w:lang w:val="hy-AM"/>
          <w:rPrChange w:id="133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1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5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9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1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1" w:author="Զարինե Սարգսյան" w:date="2026-04-02T14:26:00Z">
            <w:rPr>
              <w:rFonts w:ascii="Arial" w:hAnsi="Arial" w:cs="Arial"/>
            </w:rPr>
          </w:rPrChange>
        </w:rPr>
        <w:t>պահանջների</w:t>
      </w:r>
      <w:r w:rsidRPr="008A0EE2">
        <w:rPr>
          <w:lang w:val="hy-AM"/>
          <w:rPrChange w:id="1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3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1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5" w:author="Զարինե Սարգսյան" w:date="2026-04-02T14:26:00Z">
            <w:rPr>
              <w:rFonts w:ascii="Arial" w:hAnsi="Arial" w:cs="Arial"/>
            </w:rPr>
          </w:rPrChange>
        </w:rPr>
        <w:t>կապված՝</w:t>
      </w:r>
      <w:r w:rsidRPr="008A0EE2">
        <w:rPr>
          <w:lang w:val="hy-AM"/>
          <w:rPrChange w:id="1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7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1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9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1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1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3" w:author="Զարինե Սարգսյան" w:date="2026-04-02T14:26:00Z">
            <w:rPr>
              <w:rFonts w:ascii="Arial" w:hAnsi="Arial" w:cs="Arial"/>
            </w:rPr>
          </w:rPrChange>
        </w:rPr>
        <w:t>բոլոր</w:t>
      </w:r>
      <w:r w:rsidRPr="008A0EE2">
        <w:rPr>
          <w:lang w:val="hy-AM"/>
          <w:rPrChange w:id="1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5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1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7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1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1" w:author="Զարինե Սարգսյան" w:date="2026-04-02T14:26:00Z">
            <w:rPr>
              <w:rFonts w:ascii="Arial" w:hAnsi="Arial" w:cs="Arial"/>
            </w:rPr>
          </w:rPrChange>
        </w:rPr>
        <w:t>առանձին</w:t>
      </w:r>
      <w:r w:rsidRPr="008A0EE2">
        <w:rPr>
          <w:lang w:val="hy-AM"/>
          <w:rPrChange w:id="1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3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64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165" w:author="Զարինե Սարգսյան" w:date="2026-04-02T14:26:00Z">
            <w:rPr>
              <w:rFonts w:ascii="Arial" w:hAnsi="Arial" w:cs="Arial"/>
            </w:rPr>
          </w:rPrChange>
        </w:rPr>
        <w:t>հաղորդագրություն</w:t>
      </w:r>
      <w:r w:rsidRPr="008A0EE2">
        <w:rPr>
          <w:lang w:val="hy-AM"/>
          <w:rPrChange w:id="166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67" w:author="Զարինե Սարգսյան" w:date="2026-04-02T14:26:00Z">
            <w:rPr>
              <w:rFonts w:ascii="Arial" w:hAnsi="Arial" w:cs="Arial"/>
            </w:rPr>
          </w:rPrChange>
        </w:rPr>
        <w:t>Վերջինս</w:t>
      </w:r>
      <w:r w:rsidRPr="008A0EE2">
        <w:rPr>
          <w:lang w:val="hy-AM"/>
          <w:rPrChange w:id="1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9" w:author="Զարինե Սարգսյան" w:date="2026-04-02T14:26:00Z">
            <w:rPr>
              <w:rFonts w:ascii="Arial" w:hAnsi="Arial" w:cs="Arial"/>
            </w:rPr>
          </w:rPrChange>
        </w:rPr>
        <w:t>պարունակում</w:t>
      </w:r>
      <w:r w:rsidRPr="008A0EE2">
        <w:rPr>
          <w:lang w:val="hy-AM"/>
          <w:rPrChange w:id="1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3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5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7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1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9" w:author="Զարինե Սարգսյան" w:date="2026-04-02T14:26:00Z">
            <w:rPr>
              <w:rFonts w:ascii="Arial" w:hAnsi="Arial" w:cs="Arial"/>
            </w:rPr>
          </w:rPrChange>
        </w:rPr>
        <w:t>հիմնական</w:t>
      </w:r>
      <w:r w:rsidRPr="008A0EE2">
        <w:rPr>
          <w:lang w:val="hy-AM"/>
          <w:rPrChange w:id="1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1" w:author="Զարինե Սարգսյան" w:date="2026-04-02T14:26:00Z">
            <w:rPr>
              <w:rFonts w:ascii="Arial" w:hAnsi="Arial" w:cs="Arial"/>
            </w:rPr>
          </w:rPrChange>
        </w:rPr>
        <w:t>տվյալները</w:t>
      </w:r>
      <w:r w:rsidRPr="008A0EE2">
        <w:rPr>
          <w:lang w:val="hy-AM"/>
          <w:rPrChange w:id="182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8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1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5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9" w:author="Զարինե Սարգսյան" w:date="2026-04-02T14:26:00Z">
            <w:rPr>
              <w:rFonts w:ascii="Arial" w:hAnsi="Arial" w:cs="Arial"/>
            </w:rPr>
          </w:rPrChange>
        </w:rPr>
        <w:t>որոշումը</w:t>
      </w:r>
      <w:r w:rsidRPr="008A0EE2">
        <w:rPr>
          <w:lang w:val="hy-AM"/>
          <w:rPrChange w:id="1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1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1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3" w:author="Զարինե Սարգսյան" w:date="2026-04-02T14:26:00Z">
            <w:rPr>
              <w:rFonts w:ascii="Arial" w:hAnsi="Arial" w:cs="Arial"/>
            </w:rPr>
          </w:rPrChange>
        </w:rPr>
        <w:t>հաղորդագրությանը</w:t>
      </w:r>
      <w:r w:rsidRPr="008A0EE2">
        <w:rPr>
          <w:lang w:val="hy-AM"/>
          <w:rPrChange w:id="1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5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1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7" w:author="Զարինե Սարգսյան" w:date="2026-04-02T14:26:00Z">
            <w:rPr>
              <w:rFonts w:ascii="Arial" w:hAnsi="Arial" w:cs="Arial"/>
            </w:rPr>
          </w:rPrChange>
        </w:rPr>
        <w:t>կցվում</w:t>
      </w:r>
      <w:r w:rsidRPr="008A0EE2">
        <w:rPr>
          <w:lang w:val="hy-AM"/>
          <w:rPrChange w:id="198" w:author="Զարինե Սարգսյան" w:date="2026-04-02T14:26:00Z">
            <w:rPr/>
          </w:rPrChange>
        </w:rPr>
        <w:t>:</w:t>
      </w:r>
    </w:p>
    <w:p w14:paraId="16C43CB8" w14:textId="77777777" w:rsidR="00A320B0" w:rsidRPr="008A0EE2" w:rsidRDefault="00A320B0" w:rsidP="00A320B0">
      <w:pPr>
        <w:rPr>
          <w:lang w:val="hy-AM"/>
          <w:rPrChange w:id="199" w:author="Զարինե Սարգսյան" w:date="2026-04-02T14:26:00Z">
            <w:rPr/>
          </w:rPrChange>
        </w:rPr>
      </w:pPr>
      <w:r w:rsidRPr="008A0EE2">
        <w:rPr>
          <w:lang w:val="hy-AM"/>
          <w:rPrChange w:id="200" w:author="Զարինե Սարգսյան" w:date="2026-04-02T14:26:00Z">
            <w:rPr/>
          </w:rPrChange>
        </w:rPr>
        <w:t xml:space="preserve">5. </w:t>
      </w:r>
      <w:r w:rsidRPr="008A0EE2">
        <w:rPr>
          <w:rFonts w:ascii="Arial" w:hAnsi="Arial" w:cs="Arial"/>
          <w:lang w:val="hy-AM"/>
          <w:rPrChange w:id="201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2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3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20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05" w:author="Զարինե Սարգսյան" w:date="2026-04-02T14:26:00Z">
            <w:rPr>
              <w:rFonts w:ascii="Arial" w:hAnsi="Arial" w:cs="Arial"/>
            </w:rPr>
          </w:rPrChange>
        </w:rPr>
        <w:t>երբ</w:t>
      </w:r>
      <w:r w:rsidRPr="008A0EE2">
        <w:rPr>
          <w:lang w:val="hy-AM"/>
          <w:rPrChange w:id="2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7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2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9" w:author="Զարինե Սարգսյան" w:date="2026-04-02T14:26:00Z">
            <w:rPr>
              <w:rFonts w:ascii="Arial" w:hAnsi="Arial" w:cs="Arial"/>
            </w:rPr>
          </w:rPrChange>
        </w:rPr>
        <w:t>ուղղված</w:t>
      </w:r>
      <w:r w:rsidRPr="008A0EE2">
        <w:rPr>
          <w:lang w:val="hy-AM"/>
          <w:rPrChange w:id="2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1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12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213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2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5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2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7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9" w:author="Զարինե Սարգսյան" w:date="2026-04-02T14:26:00Z">
            <w:rPr>
              <w:rFonts w:ascii="Arial" w:hAnsi="Arial" w:cs="Arial"/>
            </w:rPr>
          </w:rPrChange>
        </w:rPr>
        <w:t>չէ</w:t>
      </w:r>
      <w:r w:rsidRPr="008A0EE2">
        <w:rPr>
          <w:lang w:val="hy-AM"/>
          <w:rPrChange w:id="2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1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2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3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2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5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22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27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9" w:author="Զարինե Սարգսյան" w:date="2026-04-02T14:26:00Z">
            <w:rPr>
              <w:rFonts w:ascii="Arial" w:hAnsi="Arial" w:cs="Arial"/>
            </w:rPr>
          </w:rPrChange>
        </w:rPr>
        <w:t>մերժում</w:t>
      </w:r>
      <w:r w:rsidRPr="008A0EE2">
        <w:rPr>
          <w:lang w:val="hy-AM"/>
          <w:rPrChange w:id="2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3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2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2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7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2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9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1" w:author="Զարինե Սարգսյան" w:date="2026-04-02T14:26:00Z">
            <w:rPr>
              <w:rFonts w:ascii="Arial" w:hAnsi="Arial" w:cs="Arial"/>
            </w:rPr>
          </w:rPrChange>
        </w:rPr>
        <w:t>պահանջների</w:t>
      </w:r>
      <w:r w:rsidRPr="008A0EE2">
        <w:rPr>
          <w:lang w:val="hy-AM"/>
          <w:rPrChange w:id="2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3" w:author="Զարինե Սարգսյան" w:date="2026-04-02T14:26:00Z">
            <w:rPr>
              <w:rFonts w:ascii="Arial" w:hAnsi="Arial" w:cs="Arial"/>
            </w:rPr>
          </w:rPrChange>
        </w:rPr>
        <w:t>կատարումը</w:t>
      </w:r>
      <w:r w:rsidRPr="008A0EE2">
        <w:rPr>
          <w:lang w:val="hy-AM"/>
          <w:rPrChange w:id="244" w:author="Զարինե Սարգսյան" w:date="2026-04-02T14:26:00Z">
            <w:rPr/>
          </w:rPrChange>
        </w:rPr>
        <w:t>:</w:t>
      </w:r>
    </w:p>
    <w:p w14:paraId="015A1AB7" w14:textId="77777777" w:rsidR="00A320B0" w:rsidRPr="008A0EE2" w:rsidRDefault="00A320B0" w:rsidP="00A320B0">
      <w:pPr>
        <w:rPr>
          <w:lang w:val="hy-AM"/>
          <w:rPrChange w:id="245" w:author="Զարինե Սարգսյան" w:date="2026-04-02T14:26:00Z">
            <w:rPr/>
          </w:rPrChange>
        </w:rPr>
      </w:pPr>
      <w:r w:rsidRPr="008A0EE2">
        <w:rPr>
          <w:lang w:val="hy-AM"/>
          <w:rPrChange w:id="246" w:author="Զարինե Սարգսյան" w:date="2026-04-02T14:26:00Z">
            <w:rPr/>
          </w:rPrChange>
        </w:rPr>
        <w:t xml:space="preserve">6. </w:t>
      </w:r>
      <w:r w:rsidRPr="008A0EE2">
        <w:rPr>
          <w:rFonts w:ascii="Arial" w:hAnsi="Arial" w:cs="Arial"/>
          <w:lang w:val="hy-AM"/>
          <w:rPrChange w:id="247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9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2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3" w:author="Զարինե Սարգսյան" w:date="2026-04-02T14:26:00Z">
            <w:rPr>
              <w:rFonts w:ascii="Arial" w:hAnsi="Arial" w:cs="Arial"/>
            </w:rPr>
          </w:rPrChange>
        </w:rPr>
        <w:t>ապահովի</w:t>
      </w:r>
      <w:r w:rsidRPr="008A0EE2">
        <w:rPr>
          <w:lang w:val="hy-AM"/>
          <w:rPrChange w:id="2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5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2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7" w:author="Զարինե Սարգսյան" w:date="2026-04-02T14:26:00Z">
            <w:rPr>
              <w:rFonts w:ascii="Arial" w:hAnsi="Arial" w:cs="Arial"/>
            </w:rPr>
          </w:rPrChange>
        </w:rPr>
        <w:t>գործընթացի</w:t>
      </w:r>
      <w:r w:rsidRPr="008A0EE2">
        <w:rPr>
          <w:lang w:val="hy-AM"/>
          <w:rPrChange w:id="2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9" w:author="Զարինե Սարգսյան" w:date="2026-04-02T14:26:00Z">
            <w:rPr>
              <w:rFonts w:ascii="Arial" w:hAnsi="Arial" w:cs="Arial"/>
            </w:rPr>
          </w:rPrChange>
        </w:rPr>
        <w:t>իրականացման</w:t>
      </w:r>
      <w:r w:rsidRPr="008A0EE2">
        <w:rPr>
          <w:lang w:val="hy-AM"/>
          <w:rPrChange w:id="2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1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2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3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2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5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2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7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2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9" w:author="Զարինե Սարգսյան" w:date="2026-04-02T14:26:00Z">
            <w:rPr>
              <w:rFonts w:ascii="Arial" w:hAnsi="Arial" w:cs="Arial"/>
            </w:rPr>
          </w:rPrChange>
        </w:rPr>
        <w:t>ընդունվող</w:t>
      </w:r>
      <w:r w:rsidRPr="008A0EE2">
        <w:rPr>
          <w:lang w:val="hy-AM"/>
          <w:rPrChange w:id="2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1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հաղորդագրություններում</w:t>
      </w:r>
      <w:r w:rsidRPr="008A0EE2">
        <w:rPr>
          <w:lang w:val="hy-AM"/>
          <w:rPrChange w:id="2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3" w:author="Զարինե Սարգսյան" w:date="2026-04-02T14:26:00Z">
            <w:rPr>
              <w:rFonts w:ascii="Arial" w:hAnsi="Arial" w:cs="Arial"/>
            </w:rPr>
          </w:rPrChange>
        </w:rPr>
        <w:t>նշվող</w:t>
      </w:r>
      <w:r w:rsidRPr="008A0EE2">
        <w:rPr>
          <w:lang w:val="hy-AM"/>
          <w:rPrChange w:id="2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5" w:author="Զարինե Սարգսյան" w:date="2026-04-02T14:26:00Z">
            <w:rPr>
              <w:rFonts w:ascii="Arial" w:hAnsi="Arial" w:cs="Arial"/>
            </w:rPr>
          </w:rPrChange>
        </w:rPr>
        <w:t>տեղեկատվության</w:t>
      </w:r>
      <w:r w:rsidRPr="008A0EE2">
        <w:rPr>
          <w:lang w:val="hy-AM"/>
          <w:rPrChange w:id="2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7" w:author="Զարինե Սարգսյան" w:date="2026-04-02T14:26:00Z">
            <w:rPr>
              <w:rFonts w:ascii="Arial" w:hAnsi="Arial" w:cs="Arial"/>
            </w:rPr>
          </w:rPrChange>
        </w:rPr>
        <w:t>համեմատում</w:t>
      </w:r>
      <w:r w:rsidRPr="008A0EE2">
        <w:rPr>
          <w:lang w:val="hy-AM"/>
          <w:rPrChange w:id="2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9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1" w:author="Զարինե Սարգսյան" w:date="2026-04-02T14:26:00Z">
            <w:rPr>
              <w:rFonts w:ascii="Arial" w:hAnsi="Arial" w:cs="Arial"/>
            </w:rPr>
          </w:rPrChange>
        </w:rPr>
        <w:t>ստուգում</w:t>
      </w:r>
      <w:r w:rsidRPr="008A0EE2">
        <w:rPr>
          <w:lang w:val="hy-AM"/>
          <w:rPrChange w:id="2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3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2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5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2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7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9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2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1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292" w:author="Զարինե Սարգսյան" w:date="2026-04-02T14:26:00Z">
            <w:rPr/>
          </w:rPrChange>
        </w:rPr>
        <w:t>:</w:t>
      </w:r>
    </w:p>
    <w:p w14:paraId="78BF96F9" w14:textId="77777777" w:rsidR="00A320B0" w:rsidRPr="008A0EE2" w:rsidRDefault="00A320B0" w:rsidP="00A320B0">
      <w:pPr>
        <w:rPr>
          <w:lang w:val="hy-AM"/>
          <w:rPrChange w:id="293" w:author="Զարինե Սարգսյան" w:date="2026-04-02T14:26:00Z">
            <w:rPr/>
          </w:rPrChange>
        </w:rPr>
      </w:pPr>
      <w:r w:rsidRPr="008A0EE2">
        <w:rPr>
          <w:lang w:val="hy-AM"/>
          <w:rPrChange w:id="294" w:author="Զարինե Սարգսյան" w:date="2026-04-02T14:26:00Z">
            <w:rPr/>
          </w:rPrChange>
        </w:rPr>
        <w:t xml:space="preserve">7. </w:t>
      </w:r>
      <w:r w:rsidRPr="008A0EE2">
        <w:rPr>
          <w:rFonts w:ascii="Arial" w:hAnsi="Arial" w:cs="Arial"/>
          <w:lang w:val="hy-AM"/>
          <w:rPrChange w:id="295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7" w:author="Զարինե Սարգսյան" w:date="2026-04-02T14:26:00Z">
            <w:rPr>
              <w:rFonts w:ascii="Arial" w:hAnsi="Arial" w:cs="Arial"/>
            </w:rPr>
          </w:rPrChange>
        </w:rPr>
        <w:t>ապահովում</w:t>
      </w:r>
      <w:r w:rsidRPr="008A0EE2">
        <w:rPr>
          <w:lang w:val="hy-AM"/>
          <w:rPrChange w:id="2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1" w:author="Զարինե Սարգսյան" w:date="2026-04-02T14:26:00Z">
            <w:rPr>
              <w:rFonts w:ascii="Arial" w:hAnsi="Arial" w:cs="Arial"/>
            </w:rPr>
          </w:rPrChange>
        </w:rPr>
        <w:t>ստացված</w:t>
      </w:r>
      <w:r w:rsidRPr="008A0EE2">
        <w:rPr>
          <w:lang w:val="hy-AM"/>
          <w:rPrChange w:id="3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3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04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30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3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7" w:author="Զարինե Սարգսյան" w:date="2026-04-02T14:26:00Z">
            <w:rPr>
              <w:rFonts w:ascii="Arial" w:hAnsi="Arial" w:cs="Arial"/>
            </w:rPr>
          </w:rPrChange>
        </w:rPr>
        <w:t>պահանջներին</w:t>
      </w:r>
      <w:r w:rsidRPr="008A0EE2">
        <w:rPr>
          <w:lang w:val="hy-AM"/>
          <w:rPrChange w:id="3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9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3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1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3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3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3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5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3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7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3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9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3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1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322" w:author="Զարինե Սարգսյան" w:date="2026-04-02T14:26:00Z">
            <w:rPr/>
          </w:rPrChange>
        </w:rPr>
        <w:t>:</w:t>
      </w:r>
    </w:p>
    <w:p w14:paraId="690FCD03" w14:textId="77777777" w:rsidR="00A320B0" w:rsidRPr="008A0EE2" w:rsidRDefault="00A320B0" w:rsidP="00A320B0">
      <w:pPr>
        <w:rPr>
          <w:lang w:val="hy-AM"/>
          <w:rPrChange w:id="323" w:author="Զարինե Սարգսյան" w:date="2026-04-02T14:26:00Z">
            <w:rPr/>
          </w:rPrChange>
        </w:rPr>
      </w:pPr>
      <w:r w:rsidRPr="008A0EE2">
        <w:rPr>
          <w:lang w:val="hy-AM"/>
          <w:rPrChange w:id="324" w:author="Զարինե Սարգսյան" w:date="2026-04-02T14:26:00Z">
            <w:rPr/>
          </w:rPrChange>
        </w:rPr>
        <w:t xml:space="preserve">8. </w:t>
      </w:r>
      <w:r w:rsidRPr="008A0EE2">
        <w:rPr>
          <w:rFonts w:ascii="Arial" w:hAnsi="Arial" w:cs="Arial"/>
          <w:lang w:val="hy-AM"/>
          <w:rPrChange w:id="325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3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7" w:author="Զարինե Սարգսյան" w:date="2026-04-02T14:26:00Z">
            <w:rPr>
              <w:rFonts w:ascii="Arial" w:hAnsi="Arial" w:cs="Arial"/>
            </w:rPr>
          </w:rPrChange>
        </w:rPr>
        <w:t>Բանկ</w:t>
      </w:r>
      <w:r w:rsidRPr="008A0EE2">
        <w:rPr>
          <w:lang w:val="hy-AM"/>
          <w:rPrChange w:id="32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29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30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331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3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3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33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35" w:author="Զարինե Սարգսյան" w:date="2026-04-02T14:26:00Z">
            <w:rPr>
              <w:rFonts w:ascii="Arial" w:hAnsi="Arial" w:cs="Arial"/>
            </w:rPr>
          </w:rPrChange>
        </w:rPr>
        <w:t>իր</w:t>
      </w:r>
      <w:r w:rsidRPr="008A0EE2">
        <w:rPr>
          <w:lang w:val="hy-AM"/>
          <w:rPrChange w:id="3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7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3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9" w:author="Զարինե Սարգսյան" w:date="2026-04-02T14:26:00Z">
            <w:rPr>
              <w:rFonts w:ascii="Arial" w:hAnsi="Arial" w:cs="Arial"/>
            </w:rPr>
          </w:rPrChange>
        </w:rPr>
        <w:t>սպասարկվող</w:t>
      </w:r>
      <w:r w:rsidRPr="008A0EE2">
        <w:rPr>
          <w:lang w:val="hy-AM"/>
          <w:rPrChange w:id="3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1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3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3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3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5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3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7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3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9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3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1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3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3" w:author="Զարինե Սարգսյան" w:date="2026-04-02T14:26:00Z">
            <w:rPr>
              <w:rFonts w:ascii="Arial" w:hAnsi="Arial" w:cs="Arial"/>
            </w:rPr>
          </w:rPrChange>
        </w:rPr>
        <w:t>արգելադրումն</w:t>
      </w:r>
      <w:r w:rsidRPr="008A0EE2">
        <w:rPr>
          <w:lang w:val="hy-AM"/>
          <w:rPrChange w:id="3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5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3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7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9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3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1" w:author="Զարինե Սարգսյան" w:date="2026-04-02T14:26:00Z">
            <w:rPr>
              <w:rFonts w:ascii="Arial" w:hAnsi="Arial" w:cs="Arial"/>
            </w:rPr>
          </w:rPrChange>
        </w:rPr>
        <w:t>սկզբունքով</w:t>
      </w:r>
      <w:r w:rsidRPr="008A0EE2">
        <w:rPr>
          <w:lang w:val="hy-AM"/>
          <w:rPrChange w:id="362" w:author="Զարինե Սարգսյան" w:date="2026-04-02T14:26:00Z">
            <w:rPr/>
          </w:rPrChange>
        </w:rPr>
        <w:t>.</w:t>
      </w:r>
    </w:p>
    <w:p w14:paraId="1E38C987" w14:textId="77777777" w:rsidR="00A320B0" w:rsidRPr="008A0EE2" w:rsidRDefault="00A320B0" w:rsidP="00A320B0">
      <w:pPr>
        <w:rPr>
          <w:lang w:val="hy-AM"/>
          <w:rPrChange w:id="363" w:author="Զարինե Սարգսյան" w:date="2026-04-02T14:26:00Z">
            <w:rPr/>
          </w:rPrChange>
        </w:rPr>
      </w:pPr>
      <w:r w:rsidRPr="008A0EE2">
        <w:rPr>
          <w:lang w:val="hy-AM"/>
          <w:rPrChange w:id="364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365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3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7" w:author="Զարինե Սարգսյան" w:date="2026-04-02T14:26:00Z">
            <w:rPr>
              <w:rFonts w:ascii="Arial" w:hAnsi="Arial" w:cs="Arial"/>
            </w:rPr>
          </w:rPrChange>
        </w:rPr>
        <w:t>գործընթացն</w:t>
      </w:r>
      <w:r w:rsidRPr="008A0EE2">
        <w:rPr>
          <w:lang w:val="hy-AM"/>
          <w:rPrChange w:id="3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9" w:author="Զարինե Սարգսյան" w:date="2026-04-02T14:26:00Z">
            <w:rPr>
              <w:rFonts w:ascii="Arial" w:hAnsi="Arial" w:cs="Arial"/>
            </w:rPr>
          </w:rPrChange>
        </w:rPr>
        <w:t>իրականացվում</w:t>
      </w:r>
      <w:r w:rsidRPr="008A0EE2">
        <w:rPr>
          <w:lang w:val="hy-AM"/>
          <w:rPrChange w:id="3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3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3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5" w:author="Զարինե Սարգսյան" w:date="2026-04-02T14:26:00Z">
            <w:rPr>
              <w:rFonts w:ascii="Arial" w:hAnsi="Arial" w:cs="Arial"/>
            </w:rPr>
          </w:rPrChange>
        </w:rPr>
        <w:t>գործառնական</w:t>
      </w:r>
      <w:r w:rsidRPr="008A0EE2">
        <w:rPr>
          <w:lang w:val="hy-AM"/>
          <w:rPrChange w:id="3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7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3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9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38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81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82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383" w:author="Զարինե Սարգսյան" w:date="2026-04-02T14:26:00Z">
            <w:rPr>
              <w:rFonts w:ascii="Arial" w:hAnsi="Arial" w:cs="Arial"/>
            </w:rPr>
          </w:rPrChange>
        </w:rPr>
        <w:t>հաղորդագրությունն</w:t>
      </w:r>
      <w:r w:rsidRPr="008A0EE2">
        <w:rPr>
          <w:lang w:val="hy-AM"/>
          <w:rPrChange w:id="3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5" w:author="Զարինե Սարգսյան" w:date="2026-04-02T14:26:00Z">
            <w:rPr>
              <w:rFonts w:ascii="Arial" w:hAnsi="Arial" w:cs="Arial"/>
            </w:rPr>
          </w:rPrChange>
        </w:rPr>
        <w:t>ընդունելուց</w:t>
      </w:r>
      <w:r w:rsidRPr="008A0EE2">
        <w:rPr>
          <w:lang w:val="hy-AM"/>
          <w:rPrChange w:id="3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7" w:author="Զարինե Սարգսյան" w:date="2026-04-02T14:26:00Z">
            <w:rPr>
              <w:rFonts w:ascii="Arial" w:hAnsi="Arial" w:cs="Arial"/>
            </w:rPr>
          </w:rPrChange>
        </w:rPr>
        <w:t>անմիջապես</w:t>
      </w:r>
      <w:r w:rsidRPr="008A0EE2">
        <w:rPr>
          <w:lang w:val="hy-AM"/>
          <w:rPrChange w:id="3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9" w:author="Զարինե Սարգսյան" w:date="2026-04-02T14:26:00Z">
            <w:rPr>
              <w:rFonts w:ascii="Arial" w:hAnsi="Arial" w:cs="Arial"/>
            </w:rPr>
          </w:rPrChange>
        </w:rPr>
        <w:t>հետո</w:t>
      </w:r>
      <w:r w:rsidRPr="008A0EE2">
        <w:rPr>
          <w:lang w:val="hy-AM"/>
          <w:rPrChange w:id="390" w:author="Զարինե Սարգսյան" w:date="2026-04-02T14:26:00Z">
            <w:rPr/>
          </w:rPrChange>
        </w:rPr>
        <w:t>,</w:t>
      </w:r>
    </w:p>
    <w:p w14:paraId="039806EE" w14:textId="77777777" w:rsidR="00A320B0" w:rsidRPr="008A0EE2" w:rsidRDefault="00A320B0" w:rsidP="00A320B0">
      <w:pPr>
        <w:rPr>
          <w:lang w:val="hy-AM"/>
          <w:rPrChange w:id="391" w:author="Զարինե Սարգսյան" w:date="2026-04-02T14:26:00Z">
            <w:rPr/>
          </w:rPrChange>
        </w:rPr>
      </w:pPr>
      <w:r w:rsidRPr="008A0EE2">
        <w:rPr>
          <w:lang w:val="hy-AM"/>
          <w:rPrChange w:id="392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393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3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5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3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7" w:author="Զարինե Սարգսյան" w:date="2026-04-02T14:26:00Z">
            <w:rPr>
              <w:rFonts w:ascii="Arial" w:hAnsi="Arial" w:cs="Arial"/>
            </w:rPr>
          </w:rPrChange>
        </w:rPr>
        <w:t>կատարվում</w:t>
      </w:r>
      <w:r w:rsidRPr="008A0EE2">
        <w:rPr>
          <w:lang w:val="hy-AM"/>
          <w:rPrChange w:id="3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1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402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403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4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5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4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7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4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9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4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1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412" w:author="Զարինե Սարգսյան" w:date="2026-04-02T14:26:00Z">
            <w:rPr/>
          </w:rPrChange>
        </w:rPr>
        <w:t>,</w:t>
      </w:r>
    </w:p>
    <w:p w14:paraId="7A4E857D" w14:textId="77777777" w:rsidR="00A320B0" w:rsidRPr="008A0EE2" w:rsidRDefault="00A320B0" w:rsidP="00A320B0">
      <w:pPr>
        <w:rPr>
          <w:lang w:val="hy-AM"/>
          <w:rPrChange w:id="413" w:author="Զարինե Սարգսյան" w:date="2026-04-02T14:26:00Z">
            <w:rPr/>
          </w:rPrChange>
        </w:rPr>
      </w:pPr>
      <w:r w:rsidRPr="008A0EE2">
        <w:rPr>
          <w:lang w:val="hy-AM"/>
          <w:rPrChange w:id="414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415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4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7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4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9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4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1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4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3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4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5" w:author="Զարինե Սարգսյան" w:date="2026-04-02T14:26:00Z">
            <w:rPr>
              <w:rFonts w:ascii="Arial" w:hAnsi="Arial" w:cs="Arial"/>
            </w:rPr>
          </w:rPrChange>
        </w:rPr>
        <w:t>կիրառվում</w:t>
      </w:r>
      <w:r w:rsidRPr="008A0EE2">
        <w:rPr>
          <w:lang w:val="hy-AM"/>
          <w:rPrChange w:id="4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7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9" w:author="Զարինե Սարգսյան" w:date="2026-04-02T14:26:00Z">
            <w:rPr>
              <w:rFonts w:ascii="Arial" w:hAnsi="Arial" w:cs="Arial"/>
            </w:rPr>
          </w:rPrChange>
        </w:rPr>
        <w:t>միայն</w:t>
      </w:r>
      <w:r w:rsidRPr="008A0EE2">
        <w:rPr>
          <w:lang w:val="hy-AM"/>
          <w:rPrChange w:id="4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1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4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3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4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5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4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7" w:author="Զարինե Սարգսյան" w:date="2026-04-02T14:26:00Z">
            <w:rPr>
              <w:rFonts w:ascii="Arial" w:hAnsi="Arial" w:cs="Arial"/>
            </w:rPr>
          </w:rPrChange>
        </w:rPr>
        <w:t>ազատ</w:t>
      </w:r>
      <w:r w:rsidRPr="008A0EE2">
        <w:rPr>
          <w:lang w:val="hy-AM"/>
          <w:rPrChange w:id="4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9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4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1" w:author="Զարինե Սարգսյան" w:date="2026-04-02T14:26:00Z">
            <w:rPr>
              <w:rFonts w:ascii="Arial" w:hAnsi="Arial" w:cs="Arial"/>
            </w:rPr>
          </w:rPrChange>
        </w:rPr>
        <w:t>վրա</w:t>
      </w:r>
      <w:r w:rsidRPr="008A0EE2">
        <w:rPr>
          <w:lang w:val="hy-AM"/>
          <w:rPrChange w:id="442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443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4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5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4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7" w:author="Զարինե Սարգսյան" w:date="2026-04-02T14:26:00Z">
            <w:rPr>
              <w:rFonts w:ascii="Arial" w:hAnsi="Arial" w:cs="Arial"/>
            </w:rPr>
          </w:rPrChange>
        </w:rPr>
        <w:lastRenderedPageBreak/>
        <w:t>Հանրապետության</w:t>
      </w:r>
      <w:r w:rsidRPr="008A0EE2">
        <w:rPr>
          <w:lang w:val="hy-AM"/>
          <w:rPrChange w:id="4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9" w:author="Զարինե Սարգսյան" w:date="2026-04-02T14:26:00Z">
            <w:rPr>
              <w:rFonts w:ascii="Arial" w:hAnsi="Arial" w:cs="Arial"/>
            </w:rPr>
          </w:rPrChange>
        </w:rPr>
        <w:t>օրենսդրությամբ</w:t>
      </w:r>
      <w:r w:rsidRPr="008A0EE2">
        <w:rPr>
          <w:lang w:val="hy-AM"/>
          <w:rPrChange w:id="4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4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3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4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5" w:author="Զարինե Սարգսյան" w:date="2026-04-02T14:26:00Z">
            <w:rPr>
              <w:rFonts w:ascii="Arial" w:hAnsi="Arial" w:cs="Arial"/>
            </w:rPr>
          </w:rPrChange>
        </w:rPr>
        <w:t>կարգով</w:t>
      </w:r>
      <w:r w:rsidRPr="008A0EE2">
        <w:rPr>
          <w:lang w:val="hy-AM"/>
          <w:rPrChange w:id="4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7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4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9" w:author="Զարինե Սարգսյան" w:date="2026-04-02T14:26:00Z">
            <w:rPr>
              <w:rFonts w:ascii="Arial" w:hAnsi="Arial" w:cs="Arial"/>
            </w:rPr>
          </w:rPrChange>
        </w:rPr>
        <w:t>հաջորդականության</w:t>
      </w:r>
      <w:r w:rsidRPr="008A0EE2">
        <w:rPr>
          <w:lang w:val="hy-AM"/>
          <w:rPrChange w:id="460" w:author="Զարինե Սարգսյան" w:date="2026-04-02T14:26:00Z">
            <w:rPr/>
          </w:rPrChange>
        </w:rPr>
        <w:t>,</w:t>
      </w:r>
    </w:p>
    <w:p w14:paraId="316412FC" w14:textId="77777777" w:rsidR="00A320B0" w:rsidRPr="008A0EE2" w:rsidRDefault="00A320B0" w:rsidP="00A320B0">
      <w:pPr>
        <w:rPr>
          <w:lang w:val="hy-AM"/>
          <w:rPrChange w:id="461" w:author="Զարինե Սարգսյան" w:date="2026-04-02T14:26:00Z">
            <w:rPr/>
          </w:rPrChange>
        </w:rPr>
      </w:pPr>
      <w:r w:rsidRPr="008A0EE2">
        <w:rPr>
          <w:lang w:val="hy-AM"/>
          <w:rPrChange w:id="462" w:author="Զարինե Սարգսյան" w:date="2026-04-02T14:26:00Z">
            <w:rPr/>
          </w:rPrChange>
        </w:rPr>
        <w:t xml:space="preserve">4) </w:t>
      </w:r>
      <w:r w:rsidRPr="008A0EE2">
        <w:rPr>
          <w:rFonts w:ascii="Arial" w:hAnsi="Arial" w:cs="Arial"/>
          <w:lang w:val="hy-AM"/>
          <w:rPrChange w:id="463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4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5" w:author="Զարինե Սարգսյան" w:date="2026-04-02T14:26:00Z">
            <w:rPr>
              <w:rFonts w:ascii="Arial" w:hAnsi="Arial" w:cs="Arial"/>
            </w:rPr>
          </w:rPrChange>
        </w:rPr>
        <w:t>Հաճախորդը</w:t>
      </w:r>
      <w:r w:rsidRPr="008A0EE2">
        <w:rPr>
          <w:lang w:val="hy-AM"/>
          <w:rPrChange w:id="4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7" w:author="Զարինե Սարգսյան" w:date="2026-04-02T14:26:00Z">
            <w:rPr>
              <w:rFonts w:ascii="Arial" w:hAnsi="Arial" w:cs="Arial"/>
            </w:rPr>
          </w:rPrChange>
        </w:rPr>
        <w:t>միևնույն</w:t>
      </w:r>
      <w:r w:rsidRPr="008A0EE2">
        <w:rPr>
          <w:lang w:val="hy-AM"/>
          <w:rPrChange w:id="4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9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4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1" w:author="Զարինե Սարգսյան" w:date="2026-04-02T14:26:00Z">
            <w:rPr>
              <w:rFonts w:ascii="Arial" w:hAnsi="Arial" w:cs="Arial"/>
            </w:rPr>
          </w:rPrChange>
        </w:rPr>
        <w:t>ունի</w:t>
      </w:r>
      <w:r w:rsidRPr="008A0EE2">
        <w:rPr>
          <w:lang w:val="hy-AM"/>
          <w:rPrChange w:id="4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3" w:author="Զարինե Սարգսյան" w:date="2026-04-02T14:26:00Z">
            <w:rPr>
              <w:rFonts w:ascii="Arial" w:hAnsi="Arial" w:cs="Arial"/>
            </w:rPr>
          </w:rPrChange>
        </w:rPr>
        <w:t>մի</w:t>
      </w:r>
      <w:r w:rsidRPr="008A0EE2">
        <w:rPr>
          <w:lang w:val="hy-AM"/>
          <w:rPrChange w:id="4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5" w:author="Զարինե Սարգսյան" w:date="2026-04-02T14:26:00Z">
            <w:rPr>
              <w:rFonts w:ascii="Arial" w:hAnsi="Arial" w:cs="Arial"/>
            </w:rPr>
          </w:rPrChange>
        </w:rPr>
        <w:t>քանի</w:t>
      </w:r>
      <w:r w:rsidRPr="008A0EE2">
        <w:rPr>
          <w:lang w:val="hy-AM"/>
          <w:rPrChange w:id="4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7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4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9" w:author="Զարինե Սարգսյան" w:date="2026-04-02T14:26:00Z">
            <w:rPr>
              <w:rFonts w:ascii="Arial" w:hAnsi="Arial" w:cs="Arial"/>
            </w:rPr>
          </w:rPrChange>
        </w:rPr>
        <w:t>հաշիվներ</w:t>
      </w:r>
      <w:r w:rsidRPr="008A0EE2">
        <w:rPr>
          <w:lang w:val="hy-AM"/>
          <w:rPrChange w:id="48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81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4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83" w:author="Զարինե Սարգսյան" w:date="2026-04-02T14:26:00Z">
            <w:rPr>
              <w:rFonts w:ascii="Arial" w:hAnsi="Arial" w:cs="Arial"/>
            </w:rPr>
          </w:rPrChange>
        </w:rPr>
        <w:t>թվում՝</w:t>
      </w:r>
      <w:r w:rsidRPr="008A0EE2">
        <w:rPr>
          <w:lang w:val="hy-AM"/>
          <w:rPrChange w:id="4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85" w:author="Զարինե Սարգսյան" w:date="2026-04-02T14:26:00Z">
            <w:rPr>
              <w:rFonts w:ascii="Arial" w:hAnsi="Arial" w:cs="Arial"/>
            </w:rPr>
          </w:rPrChange>
        </w:rPr>
        <w:t>տարբեր</w:t>
      </w:r>
      <w:r w:rsidRPr="008A0EE2">
        <w:rPr>
          <w:lang w:val="hy-AM"/>
          <w:rPrChange w:id="4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87" w:author="Զարինե Սարգսյան" w:date="2026-04-02T14:26:00Z">
            <w:rPr>
              <w:rFonts w:ascii="Arial" w:hAnsi="Arial" w:cs="Arial"/>
            </w:rPr>
          </w:rPrChange>
        </w:rPr>
        <w:t>արժույթներով</w:t>
      </w:r>
      <w:r w:rsidRPr="008A0EE2">
        <w:rPr>
          <w:lang w:val="hy-AM"/>
          <w:rPrChange w:id="48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89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490" w:author="Զարինե Սարգսյան" w:date="2026-04-02T14:26:00Z">
            <w:rPr/>
          </w:rPrChange>
        </w:rPr>
        <w:t>.</w:t>
      </w:r>
    </w:p>
    <w:p w14:paraId="673909B6" w14:textId="77777777" w:rsidR="00A320B0" w:rsidRPr="008A0EE2" w:rsidRDefault="00A320B0" w:rsidP="00A320B0">
      <w:pPr>
        <w:rPr>
          <w:lang w:val="hy-AM"/>
          <w:rPrChange w:id="49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492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493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494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4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96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497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498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4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00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5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02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50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504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5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06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5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08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5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10" w:author="Զարինե Սարգսյան" w:date="2026-04-02T14:26:00Z">
            <w:rPr>
              <w:rFonts w:ascii="Arial" w:hAnsi="Arial" w:cs="Arial"/>
            </w:rPr>
          </w:rPrChange>
        </w:rPr>
        <w:t>արգելադրվող</w:t>
      </w:r>
      <w:r w:rsidRPr="008A0EE2">
        <w:rPr>
          <w:lang w:val="hy-AM"/>
          <w:rPrChange w:id="5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12" w:author="Զարինե Սարգսյան" w:date="2026-04-02T14:26:00Z">
            <w:rPr>
              <w:rFonts w:ascii="Arial" w:hAnsi="Arial" w:cs="Arial"/>
            </w:rPr>
          </w:rPrChange>
        </w:rPr>
        <w:t>ընդհանուր</w:t>
      </w:r>
      <w:r w:rsidRPr="008A0EE2">
        <w:rPr>
          <w:lang w:val="hy-AM"/>
          <w:rPrChange w:id="5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14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5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16" w:author="Զարինե Սարգսյան" w:date="2026-04-02T14:26:00Z">
            <w:rPr>
              <w:rFonts w:ascii="Arial" w:hAnsi="Arial" w:cs="Arial"/>
            </w:rPr>
          </w:rPrChange>
        </w:rPr>
        <w:t>չպետք</w:t>
      </w:r>
      <w:r w:rsidRPr="008A0EE2">
        <w:rPr>
          <w:lang w:val="hy-AM"/>
          <w:rPrChange w:id="5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1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5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20" w:author="Զարինե Սարգսյան" w:date="2026-04-02T14:26:00Z">
            <w:rPr>
              <w:rFonts w:ascii="Arial" w:hAnsi="Arial" w:cs="Arial"/>
            </w:rPr>
          </w:rPrChange>
        </w:rPr>
        <w:t>գերազանցի</w:t>
      </w:r>
      <w:r w:rsidRPr="008A0EE2">
        <w:rPr>
          <w:lang w:val="hy-AM"/>
          <w:rPrChange w:id="5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22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5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24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5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26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52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528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5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30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5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3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5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34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5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36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537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538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5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40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541" w:author="Զարինե Սարգսյան" w:date="2026-04-02T14:26:00Z">
            <w:rPr/>
          </w:rPrChange>
        </w:rPr>
        <w:t>,</w:t>
      </w:r>
    </w:p>
    <w:p w14:paraId="123685DA" w14:textId="77777777" w:rsidR="00A320B0" w:rsidRPr="008A0EE2" w:rsidRDefault="00A320B0" w:rsidP="00A320B0">
      <w:pPr>
        <w:rPr>
          <w:lang w:val="hy-AM"/>
          <w:rPrChange w:id="542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543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544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545" w:author="Զարինե Սարգսյան" w:date="2026-04-02T14:26:00Z">
            <w:rPr>
              <w:rFonts w:ascii="Arial" w:hAnsi="Arial" w:cs="Arial"/>
            </w:rPr>
          </w:rPrChange>
        </w:rPr>
        <w:t>առաջին</w:t>
      </w:r>
      <w:r w:rsidRPr="008A0EE2">
        <w:rPr>
          <w:lang w:val="hy-AM"/>
          <w:rPrChange w:id="5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47" w:author="Զարինե Սարգսյան" w:date="2026-04-02T14:26:00Z">
            <w:rPr>
              <w:rFonts w:ascii="Arial" w:hAnsi="Arial" w:cs="Arial"/>
            </w:rPr>
          </w:rPrChange>
        </w:rPr>
        <w:t>հերթին</w:t>
      </w:r>
      <w:r w:rsidRPr="008A0EE2">
        <w:rPr>
          <w:lang w:val="hy-AM"/>
          <w:rPrChange w:id="5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49" w:author="Զարինե Սարգսյան" w:date="2026-04-02T14:26:00Z">
            <w:rPr>
              <w:rFonts w:ascii="Arial" w:hAnsi="Arial" w:cs="Arial"/>
            </w:rPr>
          </w:rPrChange>
        </w:rPr>
        <w:t>արգելադրվում</w:t>
      </w:r>
      <w:r w:rsidRPr="008A0EE2">
        <w:rPr>
          <w:lang w:val="hy-AM"/>
          <w:rPrChange w:id="5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51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5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53" w:author="Զարինե Սարգսյան" w:date="2026-04-02T14:26:00Z">
            <w:rPr>
              <w:rFonts w:ascii="Arial" w:hAnsi="Arial" w:cs="Arial"/>
            </w:rPr>
          </w:rPrChange>
        </w:rPr>
        <w:t>Հաճախորդի՝</w:t>
      </w:r>
      <w:r w:rsidRPr="008A0EE2">
        <w:rPr>
          <w:lang w:val="hy-AM"/>
          <w:rPrChange w:id="5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55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5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57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5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59" w:author="Զարինե Սարգսյան" w:date="2026-04-02T14:26:00Z">
            <w:rPr>
              <w:rFonts w:ascii="Arial" w:hAnsi="Arial" w:cs="Arial"/>
            </w:rPr>
          </w:rPrChange>
        </w:rPr>
        <w:t>դրամով</w:t>
      </w:r>
      <w:r w:rsidRPr="008A0EE2">
        <w:rPr>
          <w:lang w:val="hy-AM"/>
          <w:rPrChange w:id="5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61" w:author="Զարինե Սարգսյան" w:date="2026-04-02T14:26:00Z">
            <w:rPr>
              <w:rFonts w:ascii="Arial" w:hAnsi="Arial" w:cs="Arial"/>
            </w:rPr>
          </w:rPrChange>
        </w:rPr>
        <w:t>ընթացիկ</w:t>
      </w:r>
      <w:r w:rsidRPr="008A0EE2">
        <w:rPr>
          <w:lang w:val="hy-AM"/>
          <w:rPrChange w:id="5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63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5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65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5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67" w:author="Զարինե Սարգսյան" w:date="2026-04-02T14:26:00Z">
            <w:rPr>
              <w:rFonts w:ascii="Arial" w:hAnsi="Arial" w:cs="Arial"/>
            </w:rPr>
          </w:rPrChange>
        </w:rPr>
        <w:t>ազատ</w:t>
      </w:r>
      <w:r w:rsidRPr="008A0EE2">
        <w:rPr>
          <w:lang w:val="hy-AM"/>
          <w:rPrChange w:id="5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69" w:author="Զարինե Սարգսյան" w:date="2026-04-02T14:26:00Z">
            <w:rPr>
              <w:rFonts w:ascii="Arial" w:hAnsi="Arial" w:cs="Arial"/>
            </w:rPr>
          </w:rPrChange>
        </w:rPr>
        <w:t>միջոցները՝</w:t>
      </w:r>
      <w:r w:rsidRPr="008A0EE2">
        <w:rPr>
          <w:lang w:val="hy-AM"/>
          <w:rPrChange w:id="5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71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572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573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5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75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5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77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5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7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5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1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5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3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584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585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5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7" w:author="Զարինե Սարգսյան" w:date="2026-04-02T14:26:00Z">
            <w:rPr>
              <w:rFonts w:ascii="Arial" w:hAnsi="Arial" w:cs="Arial"/>
            </w:rPr>
          </w:rPrChange>
        </w:rPr>
        <w:t>հաշիվների</w:t>
      </w:r>
      <w:r w:rsidRPr="008A0EE2">
        <w:rPr>
          <w:lang w:val="hy-AM"/>
          <w:rPrChange w:id="5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9" w:author="Զարինե Սարգսյան" w:date="2026-04-02T14:26:00Z">
            <w:rPr>
              <w:rFonts w:ascii="Arial" w:hAnsi="Arial" w:cs="Arial"/>
            </w:rPr>
          </w:rPrChange>
        </w:rPr>
        <w:t>վրա</w:t>
      </w:r>
      <w:r w:rsidRPr="008A0EE2">
        <w:rPr>
          <w:lang w:val="hy-AM"/>
          <w:rPrChange w:id="5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1" w:author="Զարինե Սարգսյան" w:date="2026-04-02T14:26:00Z">
            <w:rPr>
              <w:rFonts w:ascii="Arial" w:hAnsi="Arial" w:cs="Arial"/>
            </w:rPr>
          </w:rPrChange>
        </w:rPr>
        <w:t>դրամական</w:t>
      </w:r>
      <w:r w:rsidRPr="008A0EE2">
        <w:rPr>
          <w:lang w:val="hy-AM"/>
          <w:rPrChange w:id="5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3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5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5" w:author="Զարինե Սարգսյան" w:date="2026-04-02T14:26:00Z">
            <w:rPr>
              <w:rFonts w:ascii="Arial" w:hAnsi="Arial" w:cs="Arial"/>
            </w:rPr>
          </w:rPrChange>
        </w:rPr>
        <w:t>բացակայության</w:t>
      </w:r>
      <w:r w:rsidRPr="008A0EE2">
        <w:rPr>
          <w:lang w:val="hy-AM"/>
          <w:rPrChange w:id="5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7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5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9" w:author="Զարինե Սարգսյան" w:date="2026-04-02T14:26:00Z">
            <w:rPr>
              <w:rFonts w:ascii="Arial" w:hAnsi="Arial" w:cs="Arial"/>
            </w:rPr>
          </w:rPrChange>
        </w:rPr>
        <w:t>անբավարարության</w:t>
      </w:r>
      <w:r w:rsidRPr="008A0EE2">
        <w:rPr>
          <w:lang w:val="hy-AM"/>
          <w:rPrChange w:id="6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1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60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03" w:author="Զարինե Սարգսյան" w:date="2026-04-02T14:26:00Z">
            <w:rPr>
              <w:rFonts w:ascii="Arial" w:hAnsi="Arial" w:cs="Arial"/>
            </w:rPr>
          </w:rPrChange>
        </w:rPr>
        <w:t>մինչև</w:t>
      </w:r>
      <w:r w:rsidRPr="008A0EE2">
        <w:rPr>
          <w:lang w:val="hy-AM"/>
          <w:rPrChange w:id="6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5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6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9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6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1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6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5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6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7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6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9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6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1" w:author="Զարինե Սարգսյան" w:date="2026-04-02T14:26:00Z">
            <w:rPr>
              <w:rFonts w:ascii="Arial" w:hAnsi="Arial" w:cs="Arial"/>
            </w:rPr>
          </w:rPrChange>
        </w:rPr>
        <w:t>ապահովումը</w:t>
      </w:r>
      <w:r w:rsidRPr="008A0EE2">
        <w:rPr>
          <w:lang w:val="hy-AM"/>
          <w:rPrChange w:id="62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23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6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5" w:author="Զարինե Սարգսյան" w:date="2026-04-02T14:26:00Z">
            <w:rPr>
              <w:rFonts w:ascii="Arial" w:hAnsi="Arial" w:cs="Arial"/>
            </w:rPr>
          </w:rPrChange>
        </w:rPr>
        <w:t>հերթականության</w:t>
      </w:r>
      <w:r w:rsidRPr="008A0EE2">
        <w:rPr>
          <w:lang w:val="hy-AM"/>
          <w:rPrChange w:id="6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7" w:author="Զարինե Սարգսյան" w:date="2026-04-02T14:26:00Z">
            <w:rPr>
              <w:rFonts w:ascii="Arial" w:hAnsi="Arial" w:cs="Arial"/>
            </w:rPr>
          </w:rPrChange>
        </w:rPr>
        <w:t>արգելադրվում</w:t>
      </w:r>
      <w:r w:rsidRPr="008A0EE2">
        <w:rPr>
          <w:lang w:val="hy-AM"/>
          <w:rPrChange w:id="6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9" w:author="Զարինե Սարգսյան" w:date="2026-04-02T14:26:00Z">
            <w:rPr>
              <w:rFonts w:ascii="Arial" w:hAnsi="Arial" w:cs="Arial"/>
            </w:rPr>
          </w:rPrChange>
        </w:rPr>
        <w:t>են՝</w:t>
      </w:r>
      <w:r w:rsidRPr="008A0EE2">
        <w:rPr>
          <w:lang w:val="hy-AM"/>
          <w:rPrChange w:id="6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1" w:author="Զարինե Սարգսյան" w:date="2026-04-02T14:26:00Z">
            <w:rPr>
              <w:rFonts w:ascii="Arial" w:hAnsi="Arial" w:cs="Arial"/>
            </w:rPr>
          </w:rPrChange>
        </w:rPr>
        <w:t>արտարժույթով</w:t>
      </w:r>
      <w:r w:rsidRPr="008A0EE2">
        <w:rPr>
          <w:lang w:val="hy-AM"/>
          <w:rPrChange w:id="6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3" w:author="Զարինե Սարգսյան" w:date="2026-04-02T14:26:00Z">
            <w:rPr>
              <w:rFonts w:ascii="Arial" w:hAnsi="Arial" w:cs="Arial"/>
            </w:rPr>
          </w:rPrChange>
        </w:rPr>
        <w:t>ընթացիկ</w:t>
      </w:r>
      <w:r w:rsidRPr="008A0EE2">
        <w:rPr>
          <w:lang w:val="hy-AM"/>
          <w:rPrChange w:id="6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5" w:author="Զարինե Սարգսյան" w:date="2026-04-02T14:26:00Z">
            <w:rPr>
              <w:rFonts w:ascii="Arial" w:hAnsi="Arial" w:cs="Arial"/>
            </w:rPr>
          </w:rPrChange>
        </w:rPr>
        <w:t>հաշիվները</w:t>
      </w:r>
      <w:r w:rsidRPr="008A0EE2">
        <w:rPr>
          <w:lang w:val="hy-AM"/>
          <w:rPrChange w:id="63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37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6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9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6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1" w:author="Զարինե Սարգսյան" w:date="2026-04-02T14:26:00Z">
            <w:rPr>
              <w:rFonts w:ascii="Arial" w:hAnsi="Arial" w:cs="Arial"/>
            </w:rPr>
          </w:rPrChange>
        </w:rPr>
        <w:t>դրամով</w:t>
      </w:r>
      <w:r w:rsidRPr="008A0EE2">
        <w:rPr>
          <w:lang w:val="hy-AM"/>
          <w:rPrChange w:id="6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3" w:author="Զարինե Սարգսյան" w:date="2026-04-02T14:26:00Z">
            <w:rPr>
              <w:rFonts w:ascii="Arial" w:hAnsi="Arial" w:cs="Arial"/>
            </w:rPr>
          </w:rPrChange>
        </w:rPr>
        <w:t>ավանդային</w:t>
      </w:r>
      <w:r w:rsidRPr="008A0EE2">
        <w:rPr>
          <w:lang w:val="hy-AM"/>
          <w:rPrChange w:id="6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5" w:author="Զարինե Սարգսյան" w:date="2026-04-02T14:26:00Z">
            <w:rPr>
              <w:rFonts w:ascii="Arial" w:hAnsi="Arial" w:cs="Arial"/>
            </w:rPr>
          </w:rPrChange>
        </w:rPr>
        <w:t>հաշիվները</w:t>
      </w:r>
      <w:r w:rsidRPr="008A0EE2">
        <w:rPr>
          <w:lang w:val="hy-AM"/>
          <w:rPrChange w:id="64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47" w:author="Զարինե Սարգսյան" w:date="2026-04-02T14:26:00Z">
            <w:rPr>
              <w:rFonts w:ascii="Arial" w:hAnsi="Arial" w:cs="Arial"/>
            </w:rPr>
          </w:rPrChange>
        </w:rPr>
        <w:t>արտարժույթով</w:t>
      </w:r>
      <w:r w:rsidRPr="008A0EE2">
        <w:rPr>
          <w:lang w:val="hy-AM"/>
          <w:rPrChange w:id="6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9" w:author="Զարինե Սարգսյան" w:date="2026-04-02T14:26:00Z">
            <w:rPr>
              <w:rFonts w:ascii="Arial" w:hAnsi="Arial" w:cs="Arial"/>
            </w:rPr>
          </w:rPrChange>
        </w:rPr>
        <w:t>ավանդային</w:t>
      </w:r>
      <w:r w:rsidRPr="008A0EE2">
        <w:rPr>
          <w:lang w:val="hy-AM"/>
          <w:rPrChange w:id="6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1" w:author="Զարինե Սարգսյան" w:date="2026-04-02T14:26:00Z">
            <w:rPr>
              <w:rFonts w:ascii="Arial" w:hAnsi="Arial" w:cs="Arial"/>
            </w:rPr>
          </w:rPrChange>
        </w:rPr>
        <w:t>հաշիվները</w:t>
      </w:r>
      <w:r w:rsidRPr="008A0EE2">
        <w:rPr>
          <w:lang w:val="hy-AM"/>
          <w:rPrChange w:id="652" w:author="Զարինե Սարգսյան" w:date="2026-04-02T14:26:00Z">
            <w:rPr/>
          </w:rPrChange>
        </w:rPr>
        <w:t>,</w:t>
      </w:r>
    </w:p>
    <w:p w14:paraId="50B9C3E7" w14:textId="77777777" w:rsidR="00A320B0" w:rsidRPr="008A0EE2" w:rsidRDefault="00A320B0" w:rsidP="00A320B0">
      <w:pPr>
        <w:rPr>
          <w:lang w:val="hy-AM"/>
          <w:rPrChange w:id="653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654" w:author="Զարինե Սարգսյան" w:date="2026-04-02T14:26:00Z">
            <w:rPr>
              <w:rFonts w:ascii="Arial" w:hAnsi="Arial" w:cs="Arial"/>
            </w:rPr>
          </w:rPrChange>
        </w:rPr>
        <w:t>գ</w:t>
      </w:r>
      <w:r w:rsidRPr="008A0EE2">
        <w:rPr>
          <w:lang w:val="hy-AM"/>
          <w:rPrChange w:id="655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656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6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8" w:author="Զարինե Սարգսյան" w:date="2026-04-02T14:26:00Z">
            <w:rPr>
              <w:rFonts w:ascii="Arial" w:hAnsi="Arial" w:cs="Arial"/>
            </w:rPr>
          </w:rPrChange>
        </w:rPr>
        <w:t>արտարժութային</w:t>
      </w:r>
      <w:r w:rsidRPr="008A0EE2">
        <w:rPr>
          <w:lang w:val="hy-AM"/>
          <w:rPrChange w:id="6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0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6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2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6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4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6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6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6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8" w:author="Զարինե Սարգսյան" w:date="2026-04-02T14:26:00Z">
            <w:rPr>
              <w:rFonts w:ascii="Arial" w:hAnsi="Arial" w:cs="Arial"/>
            </w:rPr>
          </w:rPrChange>
        </w:rPr>
        <w:t>կատարվում</w:t>
      </w:r>
      <w:r w:rsidRPr="008A0EE2">
        <w:rPr>
          <w:lang w:val="hy-AM"/>
          <w:rPrChange w:id="6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0" w:author="Զարինե Սարգսյան" w:date="2026-04-02T14:26:00Z">
            <w:rPr>
              <w:rFonts w:ascii="Arial" w:hAnsi="Arial" w:cs="Arial"/>
            </w:rPr>
          </w:rPrChange>
        </w:rPr>
        <w:t>է՝</w:t>
      </w:r>
      <w:r w:rsidRPr="008A0EE2">
        <w:rPr>
          <w:lang w:val="hy-AM"/>
          <w:rPrChange w:id="6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2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6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4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6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6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8" w:author="Զարինե Սարգսյան" w:date="2026-04-02T14:26:00Z">
            <w:rPr>
              <w:rFonts w:ascii="Arial" w:hAnsi="Arial" w:cs="Arial"/>
            </w:rPr>
          </w:rPrChange>
        </w:rPr>
        <w:t>ընդունման</w:t>
      </w:r>
      <w:r w:rsidRPr="008A0EE2">
        <w:rPr>
          <w:lang w:val="hy-AM"/>
          <w:rPrChange w:id="6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0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6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2" w:author="Զարինե Սարգսյան" w:date="2026-04-02T14:26:00Z">
            <w:rPr>
              <w:rFonts w:ascii="Arial" w:hAnsi="Arial" w:cs="Arial"/>
            </w:rPr>
          </w:rPrChange>
        </w:rPr>
        <w:t>դրությամբ</w:t>
      </w:r>
      <w:r w:rsidRPr="008A0EE2">
        <w:rPr>
          <w:lang w:val="hy-AM"/>
          <w:rPrChange w:id="68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84" w:author="Զարինե Սարգսյան" w:date="2026-04-02T14:26:00Z">
            <w:rPr>
              <w:rFonts w:ascii="Arial" w:hAnsi="Arial" w:cs="Arial"/>
            </w:rPr>
          </w:rPrChange>
        </w:rPr>
        <w:t>Կենտրոնական</w:t>
      </w:r>
      <w:r w:rsidRPr="008A0EE2">
        <w:rPr>
          <w:lang w:val="hy-AM"/>
          <w:rPrChange w:id="6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6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6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8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0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6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2" w:author="Զարինե Սարգսյան" w:date="2026-04-02T14:26:00Z">
            <w:rPr>
              <w:rFonts w:ascii="Arial" w:hAnsi="Arial" w:cs="Arial"/>
            </w:rPr>
          </w:rPrChange>
        </w:rPr>
        <w:t>հաշվարկային</w:t>
      </w:r>
      <w:r w:rsidRPr="008A0EE2">
        <w:rPr>
          <w:lang w:val="hy-AM"/>
          <w:rPrChange w:id="6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4" w:author="Զարինե Սարգսյան" w:date="2026-04-02T14:26:00Z">
            <w:rPr>
              <w:rFonts w:ascii="Arial" w:hAnsi="Arial" w:cs="Arial"/>
            </w:rPr>
          </w:rPrChange>
        </w:rPr>
        <w:t>փոխարժեքով</w:t>
      </w:r>
      <w:r w:rsidRPr="008A0EE2">
        <w:rPr>
          <w:lang w:val="hy-AM"/>
          <w:rPrChange w:id="6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6" w:author="Զարինե Սարգսյան" w:date="2026-04-02T14:26:00Z">
            <w:rPr>
              <w:rFonts w:ascii="Arial" w:hAnsi="Arial" w:cs="Arial"/>
            </w:rPr>
          </w:rPrChange>
        </w:rPr>
        <w:t>հաշվարկված</w:t>
      </w:r>
      <w:r w:rsidRPr="008A0EE2">
        <w:rPr>
          <w:lang w:val="hy-AM"/>
          <w:rPrChange w:id="6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8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6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0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701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702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7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4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70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06" w:author="Զարինե Սարգսյան" w:date="2026-04-02T14:26:00Z">
            <w:rPr>
              <w:rFonts w:ascii="Arial" w:hAnsi="Arial" w:cs="Arial"/>
            </w:rPr>
          </w:rPrChange>
        </w:rPr>
        <w:t>մինչև</w:t>
      </w:r>
      <w:r w:rsidRPr="008A0EE2">
        <w:rPr>
          <w:lang w:val="hy-AM"/>
          <w:rPrChange w:id="7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8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7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0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2" w:author="Զարինե Սարգսյան" w:date="2026-04-02T14:26:00Z">
            <w:rPr>
              <w:rFonts w:ascii="Arial" w:hAnsi="Arial" w:cs="Arial"/>
            </w:rPr>
          </w:rPrChange>
        </w:rPr>
        <w:t>վերացումը</w:t>
      </w:r>
      <w:r w:rsidRPr="008A0EE2">
        <w:rPr>
          <w:lang w:val="hy-AM"/>
          <w:rPrChange w:id="71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14" w:author="Զարինե Սարգսյան" w:date="2026-04-02T14:26:00Z">
            <w:rPr>
              <w:rFonts w:ascii="Arial" w:hAnsi="Arial" w:cs="Arial"/>
            </w:rPr>
          </w:rPrChange>
        </w:rPr>
        <w:t>արտարժույթի</w:t>
      </w:r>
      <w:r w:rsidRPr="008A0EE2">
        <w:rPr>
          <w:lang w:val="hy-AM"/>
          <w:rPrChange w:id="7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6" w:author="Զարինե Սարգսյան" w:date="2026-04-02T14:26:00Z">
            <w:rPr>
              <w:rFonts w:ascii="Arial" w:hAnsi="Arial" w:cs="Arial"/>
            </w:rPr>
          </w:rPrChange>
        </w:rPr>
        <w:t>փոխարժեքի</w:t>
      </w:r>
      <w:r w:rsidRPr="008A0EE2">
        <w:rPr>
          <w:lang w:val="hy-AM"/>
          <w:rPrChange w:id="7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8" w:author="Զարինե Սարգսյան" w:date="2026-04-02T14:26:00Z">
            <w:rPr>
              <w:rFonts w:ascii="Arial" w:hAnsi="Arial" w:cs="Arial"/>
            </w:rPr>
          </w:rPrChange>
        </w:rPr>
        <w:t>տատանման</w:t>
      </w:r>
      <w:r w:rsidRPr="008A0EE2">
        <w:rPr>
          <w:lang w:val="hy-AM"/>
          <w:rPrChange w:id="7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0" w:author="Զարինե Սարգսյան" w:date="2026-04-02T14:26:00Z">
            <w:rPr>
              <w:rFonts w:ascii="Arial" w:hAnsi="Arial" w:cs="Arial"/>
            </w:rPr>
          </w:rPrChange>
        </w:rPr>
        <w:t>դեպքում՝</w:t>
      </w:r>
      <w:r w:rsidRPr="008A0EE2">
        <w:rPr>
          <w:lang w:val="hy-AM"/>
          <w:rPrChange w:id="7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2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7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4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7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6" w:author="Զարինե Սարգսյան" w:date="2026-04-02T14:26:00Z">
            <w:rPr>
              <w:rFonts w:ascii="Arial" w:hAnsi="Arial" w:cs="Arial"/>
            </w:rPr>
          </w:rPrChange>
        </w:rPr>
        <w:t>ամեն</w:t>
      </w:r>
      <w:r w:rsidRPr="008A0EE2">
        <w:rPr>
          <w:lang w:val="hy-AM"/>
          <w:rPrChange w:id="7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8" w:author="Զարինե Սարգսյան" w:date="2026-04-02T14:26:00Z">
            <w:rPr>
              <w:rFonts w:ascii="Arial" w:hAnsi="Arial" w:cs="Arial"/>
            </w:rPr>
          </w:rPrChange>
        </w:rPr>
        <w:t>օր</w:t>
      </w:r>
      <w:r w:rsidRPr="008A0EE2">
        <w:rPr>
          <w:lang w:val="hy-AM"/>
          <w:rPrChange w:id="7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0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7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2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7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4" w:author="Զարինե Սարգսյան" w:date="2026-04-02T14:26:00Z">
            <w:rPr>
              <w:rFonts w:ascii="Arial" w:hAnsi="Arial" w:cs="Arial"/>
            </w:rPr>
          </w:rPrChange>
        </w:rPr>
        <w:t>վերահաշվարկ</w:t>
      </w:r>
      <w:r w:rsidRPr="008A0EE2">
        <w:rPr>
          <w:lang w:val="hy-AM"/>
          <w:rPrChange w:id="7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6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8" w:author="Զարինե Սարգսյան" w:date="2026-04-02T14:26:00Z">
            <w:rPr>
              <w:rFonts w:ascii="Arial" w:hAnsi="Arial" w:cs="Arial"/>
            </w:rPr>
          </w:rPrChange>
        </w:rPr>
        <w:t>փոփոխում</w:t>
      </w:r>
      <w:r w:rsidRPr="008A0EE2">
        <w:rPr>
          <w:lang w:val="hy-AM"/>
          <w:rPrChange w:id="7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0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7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2" w:author="Զարինե Սարգսյան" w:date="2026-04-02T14:26:00Z">
            <w:rPr>
              <w:rFonts w:ascii="Arial" w:hAnsi="Arial" w:cs="Arial"/>
            </w:rPr>
          </w:rPrChange>
        </w:rPr>
        <w:t>կատարվում</w:t>
      </w:r>
      <w:r w:rsidRPr="008A0EE2">
        <w:rPr>
          <w:lang w:val="hy-AM"/>
          <w:rPrChange w:id="743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744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7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6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7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8" w:author="Զարինե Սարգսյան" w:date="2026-04-02T14:26:00Z">
            <w:rPr>
              <w:rFonts w:ascii="Arial" w:hAnsi="Arial" w:cs="Arial"/>
            </w:rPr>
          </w:rPrChange>
        </w:rPr>
        <w:t>իր</w:t>
      </w:r>
      <w:r w:rsidRPr="008A0EE2">
        <w:rPr>
          <w:lang w:val="hy-AM"/>
          <w:rPrChange w:id="7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0" w:author="Զարինե Սարգսյան" w:date="2026-04-02T14:26:00Z">
            <w:rPr>
              <w:rFonts w:ascii="Arial" w:hAnsi="Arial" w:cs="Arial"/>
            </w:rPr>
          </w:rPrChange>
        </w:rPr>
        <w:t>արտարժութային</w:t>
      </w:r>
      <w:r w:rsidRPr="008A0EE2">
        <w:rPr>
          <w:lang w:val="hy-AM"/>
          <w:rPrChange w:id="7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2" w:author="Զարինե Սարգսյան" w:date="2026-04-02T14:26:00Z">
            <w:rPr>
              <w:rFonts w:ascii="Arial" w:hAnsi="Arial" w:cs="Arial"/>
            </w:rPr>
          </w:rPrChange>
        </w:rPr>
        <w:t>հաշվին</w:t>
      </w:r>
      <w:r w:rsidRPr="008A0EE2">
        <w:rPr>
          <w:lang w:val="hy-AM"/>
          <w:rPrChange w:id="753" w:author="Զարինե Սարգսյան" w:date="2026-04-02T14:26:00Z">
            <w:rPr/>
          </w:rPrChange>
        </w:rPr>
        <w:t>(</w:t>
      </w:r>
      <w:r w:rsidRPr="008A0EE2">
        <w:rPr>
          <w:rFonts w:ascii="Arial" w:hAnsi="Arial" w:cs="Arial"/>
          <w:lang w:val="hy-AM"/>
          <w:rPrChange w:id="754" w:author="Զարինե Սարգսյան" w:date="2026-04-02T14:26:00Z">
            <w:rPr>
              <w:rFonts w:ascii="Arial" w:hAnsi="Arial" w:cs="Arial"/>
            </w:rPr>
          </w:rPrChange>
        </w:rPr>
        <w:t>հաշիվներում</w:t>
      </w:r>
      <w:r w:rsidRPr="008A0EE2">
        <w:rPr>
          <w:lang w:val="hy-AM"/>
          <w:rPrChange w:id="755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56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7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8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7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0" w:author="Զարինե Սարգսյան" w:date="2026-04-02T14:26:00Z">
            <w:rPr>
              <w:rFonts w:ascii="Arial" w:hAnsi="Arial" w:cs="Arial"/>
            </w:rPr>
          </w:rPrChange>
        </w:rPr>
        <w:t>հաշվին</w:t>
      </w:r>
      <w:r w:rsidRPr="008A0EE2">
        <w:rPr>
          <w:lang w:val="hy-AM"/>
          <w:rPrChange w:id="7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7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4" w:author="Զարինե Սարգսյան" w:date="2026-04-02T14:26:00Z">
            <w:rPr>
              <w:rFonts w:ascii="Arial" w:hAnsi="Arial" w:cs="Arial"/>
            </w:rPr>
          </w:rPrChange>
        </w:rPr>
        <w:t>պարտավորությունների</w:t>
      </w:r>
      <w:r w:rsidRPr="008A0EE2">
        <w:rPr>
          <w:lang w:val="hy-AM"/>
          <w:rPrChange w:id="7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6" w:author="Զարինե Սարգսյան" w:date="2026-04-02T14:26:00Z">
            <w:rPr>
              <w:rFonts w:ascii="Arial" w:hAnsi="Arial" w:cs="Arial"/>
            </w:rPr>
          </w:rPrChange>
        </w:rPr>
        <w:t>վճարման</w:t>
      </w:r>
      <w:r w:rsidRPr="008A0EE2">
        <w:rPr>
          <w:lang w:val="hy-AM"/>
          <w:rPrChange w:id="7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8" w:author="Զարինե Սարգսյան" w:date="2026-04-02T14:26:00Z">
            <w:rPr>
              <w:rFonts w:ascii="Arial" w:hAnsi="Arial" w:cs="Arial"/>
            </w:rPr>
          </w:rPrChange>
        </w:rPr>
        <w:t>նպատակով</w:t>
      </w:r>
      <w:r w:rsidRPr="008A0EE2">
        <w:rPr>
          <w:lang w:val="hy-AM"/>
          <w:rPrChange w:id="7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0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7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2" w:author="Զարինե Սարգսյան" w:date="2026-04-02T14:26:00Z">
            <w:rPr>
              <w:rFonts w:ascii="Arial" w:hAnsi="Arial" w:cs="Arial"/>
            </w:rPr>
          </w:rPrChange>
        </w:rPr>
        <w:t>հանձնարարական</w:t>
      </w:r>
      <w:r w:rsidRPr="008A0EE2">
        <w:rPr>
          <w:lang w:val="hy-AM"/>
          <w:rPrChange w:id="7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4" w:author="Զարինե Սարգսյան" w:date="2026-04-02T14:26:00Z">
            <w:rPr>
              <w:rFonts w:ascii="Arial" w:hAnsi="Arial" w:cs="Arial"/>
            </w:rPr>
          </w:rPrChange>
        </w:rPr>
        <w:t>ներկայացնելու</w:t>
      </w:r>
      <w:r w:rsidRPr="008A0EE2">
        <w:rPr>
          <w:lang w:val="hy-AM"/>
          <w:rPrChange w:id="7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6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77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78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7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0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7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2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7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4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7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6" w:author="Զարինե Սարգսյան" w:date="2026-04-02T14:26:00Z">
            <w:rPr>
              <w:rFonts w:ascii="Arial" w:hAnsi="Arial" w:cs="Arial"/>
            </w:rPr>
          </w:rPrChange>
        </w:rPr>
        <w:t>արտարժութային</w:t>
      </w:r>
      <w:r w:rsidRPr="008A0EE2">
        <w:rPr>
          <w:lang w:val="hy-AM"/>
          <w:rPrChange w:id="7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8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7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0" w:author="Զարինե Սարգսյան" w:date="2026-04-02T14:26:00Z">
            <w:rPr>
              <w:rFonts w:ascii="Arial" w:hAnsi="Arial" w:cs="Arial"/>
            </w:rPr>
          </w:rPrChange>
        </w:rPr>
        <w:t>փոխարկումն</w:t>
      </w:r>
      <w:r w:rsidRPr="008A0EE2">
        <w:rPr>
          <w:lang w:val="hy-AM"/>
          <w:rPrChange w:id="7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2" w:author="Զարինե Սարգսյան" w:date="2026-04-02T14:26:00Z">
            <w:rPr>
              <w:rFonts w:ascii="Arial" w:hAnsi="Arial" w:cs="Arial"/>
            </w:rPr>
          </w:rPrChange>
        </w:rPr>
        <w:t>իրականացվում</w:t>
      </w:r>
      <w:r w:rsidRPr="008A0EE2">
        <w:rPr>
          <w:lang w:val="hy-AM"/>
          <w:rPrChange w:id="7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6" w:author="Զարինե Սարգսյան" w:date="2026-04-02T14:26:00Z">
            <w:rPr>
              <w:rFonts w:ascii="Arial" w:hAnsi="Arial" w:cs="Arial"/>
            </w:rPr>
          </w:rPrChange>
        </w:rPr>
        <w:t>հանձնարարականի</w:t>
      </w:r>
      <w:r w:rsidRPr="008A0EE2">
        <w:rPr>
          <w:lang w:val="hy-AM"/>
          <w:rPrChange w:id="7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8" w:author="Զարինե Սարգսյան" w:date="2026-04-02T14:26:00Z">
            <w:rPr>
              <w:rFonts w:ascii="Arial" w:hAnsi="Arial" w:cs="Arial"/>
            </w:rPr>
          </w:rPrChange>
        </w:rPr>
        <w:t>կատարման</w:t>
      </w:r>
      <w:r w:rsidRPr="008A0EE2">
        <w:rPr>
          <w:lang w:val="hy-AM"/>
          <w:rPrChange w:id="7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0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8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2" w:author="Զարինե Սարգսյան" w:date="2026-04-02T14:26:00Z">
            <w:rPr>
              <w:rFonts w:ascii="Arial" w:hAnsi="Arial" w:cs="Arial"/>
            </w:rPr>
          </w:rPrChange>
        </w:rPr>
        <w:t>դրությամբ</w:t>
      </w:r>
      <w:r w:rsidRPr="008A0EE2">
        <w:rPr>
          <w:lang w:val="hy-AM"/>
          <w:rPrChange w:id="80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04" w:author="Զարինե Սարգսյան" w:date="2026-04-02T14:26:00Z">
            <w:rPr>
              <w:rFonts w:ascii="Arial" w:hAnsi="Arial" w:cs="Arial"/>
            </w:rPr>
          </w:rPrChange>
        </w:rPr>
        <w:t>Կենտրոնական</w:t>
      </w:r>
      <w:r w:rsidRPr="008A0EE2">
        <w:rPr>
          <w:lang w:val="hy-AM"/>
          <w:rPrChange w:id="8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6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8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8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8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0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8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2" w:author="Զարինե Սարգսյան" w:date="2026-04-02T14:26:00Z">
            <w:rPr>
              <w:rFonts w:ascii="Arial" w:hAnsi="Arial" w:cs="Arial"/>
            </w:rPr>
          </w:rPrChange>
        </w:rPr>
        <w:t>հաշվարկային</w:t>
      </w:r>
      <w:r w:rsidRPr="008A0EE2">
        <w:rPr>
          <w:lang w:val="hy-AM"/>
          <w:rPrChange w:id="8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4" w:author="Զարինե Սարգսյան" w:date="2026-04-02T14:26:00Z">
            <w:rPr>
              <w:rFonts w:ascii="Arial" w:hAnsi="Arial" w:cs="Arial"/>
            </w:rPr>
          </w:rPrChange>
        </w:rPr>
        <w:t>փոխարժեքով</w:t>
      </w:r>
      <w:r w:rsidRPr="008A0EE2">
        <w:rPr>
          <w:lang w:val="hy-AM"/>
          <w:rPrChange w:id="815" w:author="Զարինե Սարգսյան" w:date="2026-04-02T14:26:00Z">
            <w:rPr/>
          </w:rPrChange>
        </w:rPr>
        <w:t>,</w:t>
      </w:r>
    </w:p>
    <w:p w14:paraId="019D483E" w14:textId="77777777" w:rsidR="00A320B0" w:rsidRPr="008A0EE2" w:rsidRDefault="00A320B0" w:rsidP="00A320B0">
      <w:pPr>
        <w:rPr>
          <w:lang w:val="hy-AM"/>
          <w:rPrChange w:id="816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17" w:author="Զարինե Սարգսյան" w:date="2026-04-02T14:26:00Z">
            <w:rPr>
              <w:rFonts w:ascii="Arial" w:hAnsi="Arial" w:cs="Arial"/>
            </w:rPr>
          </w:rPrChange>
        </w:rPr>
        <w:t>դ</w:t>
      </w:r>
      <w:r w:rsidRPr="008A0EE2">
        <w:rPr>
          <w:lang w:val="hy-AM"/>
          <w:rPrChange w:id="818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19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8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1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82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23" w:author="Զարինե Սարգսյան" w:date="2026-04-02T14:26:00Z">
            <w:rPr>
              <w:rFonts w:ascii="Arial" w:hAnsi="Arial" w:cs="Arial"/>
            </w:rPr>
          </w:rPrChange>
        </w:rPr>
        <w:t>երբ</w:t>
      </w:r>
      <w:r w:rsidRPr="008A0EE2">
        <w:rPr>
          <w:lang w:val="hy-AM"/>
          <w:rPrChange w:id="8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5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8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7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8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9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8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1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8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3" w:author="Զարինե Սարգսյան" w:date="2026-04-02T14:26:00Z">
            <w:rPr>
              <w:rFonts w:ascii="Arial" w:hAnsi="Arial" w:cs="Arial"/>
            </w:rPr>
          </w:rPrChange>
        </w:rPr>
        <w:t>ազատ</w:t>
      </w:r>
      <w:r w:rsidRPr="008A0EE2">
        <w:rPr>
          <w:lang w:val="hy-AM"/>
          <w:rPrChange w:id="8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5" w:author="Զարինե Սարգսյան" w:date="2026-04-02T14:26:00Z">
            <w:rPr>
              <w:rFonts w:ascii="Arial" w:hAnsi="Arial" w:cs="Arial"/>
            </w:rPr>
          </w:rPrChange>
        </w:rPr>
        <w:t>դրամական</w:t>
      </w:r>
      <w:r w:rsidRPr="008A0EE2">
        <w:rPr>
          <w:lang w:val="hy-AM"/>
          <w:rPrChange w:id="8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7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8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9" w:author="Զարինե Սարգսյան" w:date="2026-04-02T14:26:00Z">
            <w:rPr>
              <w:rFonts w:ascii="Arial" w:hAnsi="Arial" w:cs="Arial"/>
            </w:rPr>
          </w:rPrChange>
        </w:rPr>
        <w:t>բացակայում</w:t>
      </w:r>
      <w:r w:rsidRPr="008A0EE2">
        <w:rPr>
          <w:lang w:val="hy-AM"/>
          <w:rPrChange w:id="8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1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8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3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8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5" w:author="Զարինե Սարգսյան" w:date="2026-04-02T14:26:00Z">
            <w:rPr>
              <w:rFonts w:ascii="Arial" w:hAnsi="Arial" w:cs="Arial"/>
            </w:rPr>
          </w:rPrChange>
        </w:rPr>
        <w:t>չեն</w:t>
      </w:r>
      <w:r w:rsidRPr="008A0EE2">
        <w:rPr>
          <w:lang w:val="hy-AM"/>
          <w:rPrChange w:id="8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7" w:author="Զարինե Սարգսյան" w:date="2026-04-02T14:26:00Z">
            <w:rPr>
              <w:rFonts w:ascii="Arial" w:hAnsi="Arial" w:cs="Arial"/>
            </w:rPr>
          </w:rPrChange>
        </w:rPr>
        <w:t>բավարարում</w:t>
      </w:r>
      <w:r w:rsidRPr="008A0EE2">
        <w:rPr>
          <w:lang w:val="hy-AM"/>
          <w:rPrChange w:id="8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9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1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3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8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5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8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7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8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9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8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1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3" w:author="Զարինե Սարգսյան" w:date="2026-04-02T14:26:00Z">
            <w:rPr>
              <w:rFonts w:ascii="Arial" w:hAnsi="Arial" w:cs="Arial"/>
            </w:rPr>
          </w:rPrChange>
        </w:rPr>
        <w:t>համար</w:t>
      </w:r>
      <w:r w:rsidRPr="008A0EE2">
        <w:rPr>
          <w:lang w:val="hy-AM"/>
          <w:rPrChange w:id="86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65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8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7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8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9" w:author="Զարինե Սարգսյան" w:date="2026-04-02T14:26:00Z">
            <w:rPr>
              <w:rFonts w:ascii="Arial" w:hAnsi="Arial" w:cs="Arial"/>
            </w:rPr>
          </w:rPrChange>
        </w:rPr>
        <w:t>պարտավոր</w:t>
      </w:r>
      <w:r w:rsidRPr="008A0EE2">
        <w:rPr>
          <w:lang w:val="hy-AM"/>
          <w:rPrChange w:id="8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3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8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5" w:author="Զարինե Սարգսյան" w:date="2026-04-02T14:26:00Z">
            <w:rPr>
              <w:rFonts w:ascii="Arial" w:hAnsi="Arial" w:cs="Arial"/>
            </w:rPr>
          </w:rPrChange>
        </w:rPr>
        <w:t>դնել</w:t>
      </w:r>
      <w:r w:rsidRPr="008A0EE2">
        <w:rPr>
          <w:lang w:val="hy-AM"/>
          <w:rPrChange w:id="8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7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9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1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8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3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8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5" w:author="Զարինե Սարգսյան" w:date="2026-04-02T14:26:00Z">
            <w:rPr>
              <w:rFonts w:ascii="Arial" w:hAnsi="Arial" w:cs="Arial"/>
            </w:rPr>
          </w:rPrChange>
        </w:rPr>
        <w:t>հետագայում</w:t>
      </w:r>
      <w:r w:rsidRPr="008A0EE2">
        <w:rPr>
          <w:lang w:val="hy-AM"/>
          <w:rPrChange w:id="8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7" w:author="Զարինե Սարգսյան" w:date="2026-04-02T14:26:00Z">
            <w:rPr>
              <w:rFonts w:ascii="Arial" w:hAnsi="Arial" w:cs="Arial"/>
            </w:rPr>
          </w:rPrChange>
        </w:rPr>
        <w:t>մուտքագրվող</w:t>
      </w:r>
      <w:r w:rsidRPr="008A0EE2">
        <w:rPr>
          <w:lang w:val="hy-AM"/>
          <w:rPrChange w:id="8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9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8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1" w:author="Զարինե Սարգսյան" w:date="2026-04-02T14:26:00Z">
            <w:rPr>
              <w:rFonts w:ascii="Arial" w:hAnsi="Arial" w:cs="Arial"/>
            </w:rPr>
          </w:rPrChange>
        </w:rPr>
        <w:t>վրա՝</w:t>
      </w:r>
      <w:r w:rsidRPr="008A0EE2">
        <w:rPr>
          <w:lang w:val="hy-AM"/>
          <w:rPrChange w:id="8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3" w:author="Զարինե Սարգսյան" w:date="2026-04-02T14:26:00Z">
            <w:rPr>
              <w:rFonts w:ascii="Arial" w:hAnsi="Arial" w:cs="Arial"/>
            </w:rPr>
          </w:rPrChange>
        </w:rPr>
        <w:t>մինչև</w:t>
      </w:r>
      <w:r w:rsidRPr="008A0EE2">
        <w:rPr>
          <w:lang w:val="hy-AM"/>
          <w:rPrChange w:id="8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5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9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9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1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9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3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9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5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9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7" w:author="Զարինե Սարգսյան" w:date="2026-04-02T14:26:00Z">
            <w:rPr>
              <w:rFonts w:ascii="Arial" w:hAnsi="Arial" w:cs="Arial"/>
            </w:rPr>
          </w:rPrChange>
        </w:rPr>
        <w:t>ապահովումը</w:t>
      </w:r>
      <w:r w:rsidRPr="008A0EE2">
        <w:rPr>
          <w:lang w:val="hy-AM"/>
          <w:rPrChange w:id="90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909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9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11" w:author="Զարինե Սարգսյան" w:date="2026-04-02T14:26:00Z">
            <w:rPr>
              <w:rFonts w:ascii="Arial" w:hAnsi="Arial" w:cs="Arial"/>
            </w:rPr>
          </w:rPrChange>
        </w:rPr>
        <w:t>չեն</w:t>
      </w:r>
      <w:r w:rsidRPr="008A0EE2">
        <w:rPr>
          <w:lang w:val="hy-AM"/>
          <w:rPrChange w:id="9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13" w:author="Զարինե Սարգսյան" w:date="2026-04-02T14:26:00Z">
            <w:rPr>
              <w:rFonts w:ascii="Arial" w:hAnsi="Arial" w:cs="Arial"/>
            </w:rPr>
          </w:rPrChange>
        </w:rPr>
        <w:t>ստացվել</w:t>
      </w:r>
      <w:r w:rsidRPr="008A0EE2">
        <w:rPr>
          <w:lang w:val="hy-AM"/>
          <w:rPrChange w:id="9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15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9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17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9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19" w:author="Զարինե Սարգսյան" w:date="2026-04-02T14:26:00Z">
            <w:rPr>
              <w:rFonts w:ascii="Arial" w:hAnsi="Arial" w:cs="Arial"/>
            </w:rPr>
          </w:rPrChange>
        </w:rPr>
        <w:t>նվազեցման</w:t>
      </w:r>
      <w:r w:rsidRPr="008A0EE2">
        <w:rPr>
          <w:lang w:val="hy-AM"/>
          <w:rPrChange w:id="92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921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9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23" w:author="Զարինե Սարգսյան" w:date="2026-04-02T14:26:00Z">
            <w:rPr>
              <w:rFonts w:ascii="Arial" w:hAnsi="Arial" w:cs="Arial"/>
            </w:rPr>
          </w:rPrChange>
        </w:rPr>
        <w:t>վերացման</w:t>
      </w:r>
      <w:r w:rsidRPr="008A0EE2">
        <w:rPr>
          <w:lang w:val="hy-AM"/>
          <w:rPrChange w:id="9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25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9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27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9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29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9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31" w:author="Զարինե Սարգսյան" w:date="2026-04-02T14:26:00Z">
            <w:rPr>
              <w:rFonts w:ascii="Arial" w:hAnsi="Arial" w:cs="Arial"/>
            </w:rPr>
          </w:rPrChange>
        </w:rPr>
        <w:t>հաղորդագրություններ</w:t>
      </w:r>
      <w:r w:rsidRPr="008A0EE2">
        <w:rPr>
          <w:lang w:val="hy-AM"/>
          <w:rPrChange w:id="932" w:author="Զարինե Սարգսյան" w:date="2026-04-02T14:26:00Z">
            <w:rPr/>
          </w:rPrChange>
        </w:rPr>
        <w:t>,</w:t>
      </w:r>
    </w:p>
    <w:p w14:paraId="09E92567" w14:textId="77777777" w:rsidR="00A320B0" w:rsidRPr="008A0EE2" w:rsidRDefault="00A320B0" w:rsidP="00A320B0">
      <w:pPr>
        <w:rPr>
          <w:lang w:val="hy-AM"/>
          <w:rPrChange w:id="933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934" w:author="Զարինե Սարգսյան" w:date="2026-04-02T14:26:00Z">
            <w:rPr>
              <w:rFonts w:ascii="Arial" w:hAnsi="Arial" w:cs="Arial"/>
            </w:rPr>
          </w:rPrChange>
        </w:rPr>
        <w:lastRenderedPageBreak/>
        <w:t>ե</w:t>
      </w:r>
      <w:r w:rsidRPr="008A0EE2">
        <w:rPr>
          <w:lang w:val="hy-AM"/>
          <w:rPrChange w:id="935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936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9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38" w:author="Զարինե Սարգսյան" w:date="2026-04-02T14:26:00Z">
            <w:rPr>
              <w:rFonts w:ascii="Arial" w:hAnsi="Arial" w:cs="Arial"/>
            </w:rPr>
          </w:rPrChange>
        </w:rPr>
        <w:t>միևնույն</w:t>
      </w:r>
      <w:r w:rsidRPr="008A0EE2">
        <w:rPr>
          <w:lang w:val="hy-AM"/>
          <w:rPrChange w:id="9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40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9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42" w:author="Զարինե Սարգսյան" w:date="2026-04-02T14:26:00Z">
            <w:rPr>
              <w:rFonts w:ascii="Arial" w:hAnsi="Arial" w:cs="Arial"/>
            </w:rPr>
          </w:rPrChange>
        </w:rPr>
        <w:t>Հաճախորդն</w:t>
      </w:r>
      <w:r w:rsidRPr="008A0EE2">
        <w:rPr>
          <w:lang w:val="hy-AM"/>
          <w:rPrChange w:id="9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44" w:author="Զարինե Սարգսյան" w:date="2026-04-02T14:26:00Z">
            <w:rPr>
              <w:rFonts w:ascii="Arial" w:hAnsi="Arial" w:cs="Arial"/>
            </w:rPr>
          </w:rPrChange>
        </w:rPr>
        <w:t>ունի</w:t>
      </w:r>
      <w:r w:rsidRPr="008A0EE2">
        <w:rPr>
          <w:lang w:val="hy-AM"/>
          <w:rPrChange w:id="9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46" w:author="Զարինե Սարգսյան" w:date="2026-04-02T14:26:00Z">
            <w:rPr>
              <w:rFonts w:ascii="Arial" w:hAnsi="Arial" w:cs="Arial"/>
            </w:rPr>
          </w:rPrChange>
        </w:rPr>
        <w:t>նույն</w:t>
      </w:r>
      <w:r w:rsidRPr="008A0EE2">
        <w:rPr>
          <w:lang w:val="hy-AM"/>
          <w:rPrChange w:id="9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48" w:author="Զարինե Սարգսյան" w:date="2026-04-02T14:26:00Z">
            <w:rPr>
              <w:rFonts w:ascii="Arial" w:hAnsi="Arial" w:cs="Arial"/>
            </w:rPr>
          </w:rPrChange>
        </w:rPr>
        <w:t>տեսակի</w:t>
      </w:r>
      <w:r w:rsidRPr="008A0EE2">
        <w:rPr>
          <w:lang w:val="hy-AM"/>
          <w:rPrChange w:id="9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50" w:author="Զարինե Սարգսյան" w:date="2026-04-02T14:26:00Z">
            <w:rPr>
              <w:rFonts w:ascii="Arial" w:hAnsi="Arial" w:cs="Arial"/>
            </w:rPr>
          </w:rPrChange>
        </w:rPr>
        <w:t>մեկից</w:t>
      </w:r>
      <w:r w:rsidRPr="008A0EE2">
        <w:rPr>
          <w:lang w:val="hy-AM"/>
          <w:rPrChange w:id="9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52" w:author="Զարինե Սարգսյան" w:date="2026-04-02T14:26:00Z">
            <w:rPr>
              <w:rFonts w:ascii="Arial" w:hAnsi="Arial" w:cs="Arial"/>
            </w:rPr>
          </w:rPrChange>
        </w:rPr>
        <w:t>ավելի</w:t>
      </w:r>
      <w:r w:rsidRPr="008A0EE2">
        <w:rPr>
          <w:lang w:val="hy-AM"/>
          <w:rPrChange w:id="9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54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9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56" w:author="Զարինե Սարգսյան" w:date="2026-04-02T14:26:00Z">
            <w:rPr>
              <w:rFonts w:ascii="Arial" w:hAnsi="Arial" w:cs="Arial"/>
            </w:rPr>
          </w:rPrChange>
        </w:rPr>
        <w:t>հաշիվ</w:t>
      </w:r>
      <w:r w:rsidRPr="008A0EE2">
        <w:rPr>
          <w:lang w:val="hy-AM"/>
          <w:rPrChange w:id="95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958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9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60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9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62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9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64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9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66" w:author="Զարինե Սարգսյան" w:date="2026-04-02T14:26:00Z">
            <w:rPr>
              <w:rFonts w:ascii="Arial" w:hAnsi="Arial" w:cs="Arial"/>
            </w:rPr>
          </w:rPrChange>
        </w:rPr>
        <w:t>ազատ</w:t>
      </w:r>
      <w:r w:rsidRPr="008A0EE2">
        <w:rPr>
          <w:lang w:val="hy-AM"/>
          <w:rPrChange w:id="9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68" w:author="Զարինե Սարգսյան" w:date="2026-04-02T14:26:00Z">
            <w:rPr>
              <w:rFonts w:ascii="Arial" w:hAnsi="Arial" w:cs="Arial"/>
            </w:rPr>
          </w:rPrChange>
        </w:rPr>
        <w:t>դրամական</w:t>
      </w:r>
      <w:r w:rsidRPr="008A0EE2">
        <w:rPr>
          <w:lang w:val="hy-AM"/>
          <w:rPrChange w:id="9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70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9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72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9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74" w:author="Զարինե Սարգսյան" w:date="2026-04-02T14:26:00Z">
            <w:rPr>
              <w:rFonts w:ascii="Arial" w:hAnsi="Arial" w:cs="Arial"/>
            </w:rPr>
          </w:rPrChange>
        </w:rPr>
        <w:t>հերթականությունը</w:t>
      </w:r>
      <w:r w:rsidRPr="008A0EE2">
        <w:rPr>
          <w:lang w:val="hy-AM"/>
          <w:rPrChange w:id="9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76" w:author="Զարինե Սարգսյան" w:date="2026-04-02T14:26:00Z">
            <w:rPr>
              <w:rFonts w:ascii="Arial" w:hAnsi="Arial" w:cs="Arial"/>
            </w:rPr>
          </w:rPrChange>
        </w:rPr>
        <w:t>սահմանվում</w:t>
      </w:r>
      <w:r w:rsidRPr="008A0EE2">
        <w:rPr>
          <w:lang w:val="hy-AM"/>
          <w:rPrChange w:id="9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7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9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80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9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82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9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84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9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86" w:author="Զարինե Սարգսյան" w:date="2026-04-02T14:26:00Z">
            <w:rPr>
              <w:rFonts w:ascii="Arial" w:hAnsi="Arial" w:cs="Arial"/>
            </w:rPr>
          </w:rPrChange>
        </w:rPr>
        <w:t>միջև</w:t>
      </w:r>
      <w:r w:rsidRPr="008A0EE2">
        <w:rPr>
          <w:lang w:val="hy-AM"/>
          <w:rPrChange w:id="9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88" w:author="Զարինե Սարգսյան" w:date="2026-04-02T14:26:00Z">
            <w:rPr>
              <w:rFonts w:ascii="Arial" w:hAnsi="Arial" w:cs="Arial"/>
            </w:rPr>
          </w:rPrChange>
        </w:rPr>
        <w:t>կնքված</w:t>
      </w:r>
      <w:r w:rsidRPr="008A0EE2">
        <w:rPr>
          <w:lang w:val="hy-AM"/>
          <w:rPrChange w:id="9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90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9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92" w:author="Զարինե Սարգսյան" w:date="2026-04-02T14:26:00Z">
            <w:rPr>
              <w:rFonts w:ascii="Arial" w:hAnsi="Arial" w:cs="Arial"/>
            </w:rPr>
          </w:rPrChange>
        </w:rPr>
        <w:t>հաշվի</w:t>
      </w:r>
      <w:r w:rsidRPr="008A0EE2">
        <w:rPr>
          <w:lang w:val="hy-AM"/>
          <w:rPrChange w:id="9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94" w:author="Զարինե Սարգսյան" w:date="2026-04-02T14:26:00Z">
            <w:rPr>
              <w:rFonts w:ascii="Arial" w:hAnsi="Arial" w:cs="Arial"/>
            </w:rPr>
          </w:rPrChange>
        </w:rPr>
        <w:t>պայմանագրով</w:t>
      </w:r>
      <w:r w:rsidRPr="008A0EE2">
        <w:rPr>
          <w:lang w:val="hy-AM"/>
          <w:rPrChange w:id="995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996" w:author="Զարինե Սարգսյան" w:date="2026-04-02T14:26:00Z">
            <w:rPr>
              <w:rFonts w:ascii="Arial" w:hAnsi="Arial" w:cs="Arial"/>
            </w:rPr>
          </w:rPrChange>
        </w:rPr>
        <w:t>Պայմանագրով</w:t>
      </w:r>
      <w:r w:rsidRPr="008A0EE2">
        <w:rPr>
          <w:lang w:val="hy-AM"/>
          <w:rPrChange w:id="9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98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9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00" w:author="Զարինե Սարգսյան" w:date="2026-04-02T14:26:00Z">
            <w:rPr>
              <w:rFonts w:ascii="Arial" w:hAnsi="Arial" w:cs="Arial"/>
            </w:rPr>
          </w:rPrChange>
        </w:rPr>
        <w:t>հերթականություն</w:t>
      </w:r>
      <w:r w:rsidRPr="008A0EE2">
        <w:rPr>
          <w:lang w:val="hy-AM"/>
          <w:rPrChange w:id="10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02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10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04" w:author="Զարինե Սարգսյան" w:date="2026-04-02T14:26:00Z">
            <w:rPr>
              <w:rFonts w:ascii="Arial" w:hAnsi="Arial" w:cs="Arial"/>
            </w:rPr>
          </w:rPrChange>
        </w:rPr>
        <w:t>չլինելու</w:t>
      </w:r>
      <w:r w:rsidRPr="008A0EE2">
        <w:rPr>
          <w:lang w:val="hy-AM"/>
          <w:rPrChange w:id="10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06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100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008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1009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1010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0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1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0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14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10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16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10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18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10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20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10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22" w:author="Զարինե Սարգսյան" w:date="2026-04-02T14:26:00Z">
            <w:rPr>
              <w:rFonts w:ascii="Arial" w:hAnsi="Arial" w:cs="Arial"/>
            </w:rPr>
          </w:rPrChange>
        </w:rPr>
        <w:t>դրվում</w:t>
      </w:r>
      <w:r w:rsidRPr="008A0EE2">
        <w:rPr>
          <w:lang w:val="hy-AM"/>
          <w:rPrChange w:id="10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2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0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26" w:author="Զարինե Սարգսյան" w:date="2026-04-02T14:26:00Z">
            <w:rPr>
              <w:rFonts w:ascii="Arial" w:hAnsi="Arial" w:cs="Arial"/>
            </w:rPr>
          </w:rPrChange>
        </w:rPr>
        <w:t>հաշիվներից</w:t>
      </w:r>
      <w:r w:rsidRPr="008A0EE2">
        <w:rPr>
          <w:lang w:val="hy-AM"/>
          <w:rPrChange w:id="10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28" w:author="Զարինե Սարգսյան" w:date="2026-04-02T14:26:00Z">
            <w:rPr>
              <w:rFonts w:ascii="Arial" w:hAnsi="Arial" w:cs="Arial"/>
            </w:rPr>
          </w:rPrChange>
        </w:rPr>
        <w:t>մեկի</w:t>
      </w:r>
      <w:r w:rsidRPr="008A0EE2">
        <w:rPr>
          <w:lang w:val="hy-AM"/>
          <w:rPrChange w:id="10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30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0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32" w:author="Զարինե Սարգսյան" w:date="2026-04-02T14:26:00Z">
            <w:rPr>
              <w:rFonts w:ascii="Arial" w:hAnsi="Arial" w:cs="Arial"/>
            </w:rPr>
          </w:rPrChange>
        </w:rPr>
        <w:t>մի</w:t>
      </w:r>
      <w:r w:rsidRPr="008A0EE2">
        <w:rPr>
          <w:lang w:val="hy-AM"/>
          <w:rPrChange w:id="10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34" w:author="Զարինե Սարգսյան" w:date="2026-04-02T14:26:00Z">
            <w:rPr>
              <w:rFonts w:ascii="Arial" w:hAnsi="Arial" w:cs="Arial"/>
            </w:rPr>
          </w:rPrChange>
        </w:rPr>
        <w:t>քանիսի</w:t>
      </w:r>
      <w:r w:rsidRPr="008A0EE2">
        <w:rPr>
          <w:lang w:val="hy-AM"/>
          <w:rPrChange w:id="10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36" w:author="Զարինե Սարգսյան" w:date="2026-04-02T14:26:00Z">
            <w:rPr>
              <w:rFonts w:ascii="Arial" w:hAnsi="Arial" w:cs="Arial"/>
            </w:rPr>
          </w:rPrChange>
        </w:rPr>
        <w:t>վրա</w:t>
      </w:r>
      <w:r w:rsidRPr="008A0EE2">
        <w:rPr>
          <w:lang w:val="hy-AM"/>
          <w:rPrChange w:id="103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038" w:author="Զարինե Սարգսյան" w:date="2026-04-02T14:26:00Z">
            <w:rPr>
              <w:rFonts w:ascii="Arial" w:hAnsi="Arial" w:cs="Arial"/>
            </w:rPr>
          </w:rPrChange>
        </w:rPr>
        <w:t>որից</w:t>
      </w:r>
      <w:r w:rsidRPr="008A0EE2">
        <w:rPr>
          <w:lang w:val="hy-AM"/>
          <w:rPrChange w:id="10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40" w:author="Զարինե Սարգսյան" w:date="2026-04-02T14:26:00Z">
            <w:rPr>
              <w:rFonts w:ascii="Arial" w:hAnsi="Arial" w:cs="Arial"/>
            </w:rPr>
          </w:rPrChange>
        </w:rPr>
        <w:t>հետո</w:t>
      </w:r>
      <w:r w:rsidRPr="008A0EE2">
        <w:rPr>
          <w:lang w:val="hy-AM"/>
          <w:rPrChange w:id="10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42" w:author="Զարինե Սարգսյան" w:date="2026-04-02T14:26:00Z">
            <w:rPr>
              <w:rFonts w:ascii="Arial" w:hAnsi="Arial" w:cs="Arial"/>
            </w:rPr>
          </w:rPrChange>
        </w:rPr>
        <w:t>Հաճախորդն</w:t>
      </w:r>
      <w:r w:rsidRPr="008A0EE2">
        <w:rPr>
          <w:lang w:val="hy-AM"/>
          <w:rPrChange w:id="10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44" w:author="Զարինե Սարգսյան" w:date="2026-04-02T14:26:00Z">
            <w:rPr>
              <w:rFonts w:ascii="Arial" w:hAnsi="Arial" w:cs="Arial"/>
            </w:rPr>
          </w:rPrChange>
        </w:rPr>
        <w:t>իրավունք</w:t>
      </w:r>
      <w:r w:rsidRPr="008A0EE2">
        <w:rPr>
          <w:lang w:val="hy-AM"/>
          <w:rPrChange w:id="10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46" w:author="Զարինե Սարգսյան" w:date="2026-04-02T14:26:00Z">
            <w:rPr>
              <w:rFonts w:ascii="Arial" w:hAnsi="Arial" w:cs="Arial"/>
            </w:rPr>
          </w:rPrChange>
        </w:rPr>
        <w:t>ունի</w:t>
      </w:r>
      <w:r w:rsidRPr="008A0EE2">
        <w:rPr>
          <w:lang w:val="hy-AM"/>
          <w:rPrChange w:id="10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48" w:author="Զարինե Սարգսյան" w:date="2026-04-02T14:26:00Z">
            <w:rPr>
              <w:rFonts w:ascii="Arial" w:hAnsi="Arial" w:cs="Arial"/>
            </w:rPr>
          </w:rPrChange>
        </w:rPr>
        <w:t>կարգադրել</w:t>
      </w:r>
      <w:r w:rsidRPr="008A0EE2">
        <w:rPr>
          <w:lang w:val="hy-AM"/>
          <w:rPrChange w:id="10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50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10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52" w:author="Զարինե Սարգսյան" w:date="2026-04-02T14:26:00Z">
            <w:rPr>
              <w:rFonts w:ascii="Arial" w:hAnsi="Arial" w:cs="Arial"/>
            </w:rPr>
          </w:rPrChange>
        </w:rPr>
        <w:t>կատարել</w:t>
      </w:r>
      <w:r w:rsidRPr="008A0EE2">
        <w:rPr>
          <w:lang w:val="hy-AM"/>
          <w:rPrChange w:id="10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54" w:author="Զարինե Սարգսյան" w:date="2026-04-02T14:26:00Z">
            <w:rPr>
              <w:rFonts w:ascii="Arial" w:hAnsi="Arial" w:cs="Arial"/>
            </w:rPr>
          </w:rPrChange>
        </w:rPr>
        <w:t>փոփոխություն</w:t>
      </w:r>
      <w:r w:rsidRPr="008A0EE2">
        <w:rPr>
          <w:lang w:val="hy-AM"/>
          <w:rPrChange w:id="105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056" w:author="Զարինե Սարգսյան" w:date="2026-04-02T14:26:00Z">
            <w:rPr>
              <w:rFonts w:ascii="Arial" w:hAnsi="Arial" w:cs="Arial"/>
            </w:rPr>
          </w:rPrChange>
        </w:rPr>
        <w:t>որի</w:t>
      </w:r>
      <w:r w:rsidRPr="008A0EE2">
        <w:rPr>
          <w:lang w:val="hy-AM"/>
          <w:rPrChange w:id="10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58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  <w:r w:rsidRPr="008A0EE2">
        <w:rPr>
          <w:lang w:val="hy-AM"/>
          <w:rPrChange w:id="10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60" w:author="Զարինե Սարգսյան" w:date="2026-04-02T14:26:00Z">
            <w:rPr>
              <w:rFonts w:ascii="Arial" w:hAnsi="Arial" w:cs="Arial"/>
            </w:rPr>
          </w:rPrChange>
        </w:rPr>
        <w:t>արգելանքից</w:t>
      </w:r>
      <w:r w:rsidRPr="008A0EE2">
        <w:rPr>
          <w:lang w:val="hy-AM"/>
          <w:rPrChange w:id="10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62" w:author="Զարինե Սարգսյան" w:date="2026-04-02T14:26:00Z">
            <w:rPr>
              <w:rFonts w:ascii="Arial" w:hAnsi="Arial" w:cs="Arial"/>
            </w:rPr>
          </w:rPrChange>
        </w:rPr>
        <w:t>հանվում</w:t>
      </w:r>
      <w:r w:rsidRPr="008A0EE2">
        <w:rPr>
          <w:lang w:val="hy-AM"/>
          <w:rPrChange w:id="10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64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10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66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10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68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0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70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10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72" w:author="Զարինե Սարգսյան" w:date="2026-04-02T14:26:00Z">
            <w:rPr>
              <w:rFonts w:ascii="Arial" w:hAnsi="Arial" w:cs="Arial"/>
            </w:rPr>
          </w:rPrChange>
        </w:rPr>
        <w:t>դրամական</w:t>
      </w:r>
      <w:r w:rsidRPr="008A0EE2">
        <w:rPr>
          <w:lang w:val="hy-AM"/>
          <w:rPrChange w:id="10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74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107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1076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10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78" w:author="Զարինե Սարգսյան" w:date="2026-04-02T14:26:00Z">
            <w:rPr>
              <w:rFonts w:ascii="Arial" w:hAnsi="Arial" w:cs="Arial"/>
            </w:rPr>
          </w:rPrChange>
        </w:rPr>
        <w:t>հաշիվը</w:t>
      </w:r>
      <w:r w:rsidRPr="008A0EE2">
        <w:rPr>
          <w:lang w:val="hy-AM"/>
          <w:rPrChange w:id="1079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108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10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82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10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84" w:author="Զարինե Սարգսյան" w:date="2026-04-02T14:26:00Z">
            <w:rPr>
              <w:rFonts w:ascii="Arial" w:hAnsi="Arial" w:cs="Arial"/>
            </w:rPr>
          </w:rPrChange>
        </w:rPr>
        <w:t>կիրառել</w:t>
      </w:r>
      <w:r w:rsidRPr="008A0EE2">
        <w:rPr>
          <w:lang w:val="hy-AM"/>
          <w:rPrChange w:id="10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86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1087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1088" w:author="Զարինե Սարգսյան" w:date="2026-04-02T14:26:00Z">
            <w:rPr>
              <w:rFonts w:ascii="Arial" w:hAnsi="Arial" w:cs="Arial"/>
            </w:rPr>
          </w:rPrChange>
        </w:rPr>
        <w:t>նույն</w:t>
      </w:r>
      <w:r w:rsidRPr="008A0EE2">
        <w:rPr>
          <w:lang w:val="hy-AM"/>
          <w:rPrChange w:id="10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90" w:author="Զարինե Սարգսյան" w:date="2026-04-02T14:26:00Z">
            <w:rPr>
              <w:rFonts w:ascii="Arial" w:hAnsi="Arial" w:cs="Arial"/>
            </w:rPr>
          </w:rPrChange>
        </w:rPr>
        <w:t>տեսակի</w:t>
      </w:r>
      <w:r w:rsidRPr="008A0EE2">
        <w:rPr>
          <w:lang w:val="hy-AM"/>
          <w:rPrChange w:id="10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92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10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94" w:author="Զարինե Սարգսյան" w:date="2026-04-02T14:26:00Z">
            <w:rPr>
              <w:rFonts w:ascii="Arial" w:hAnsi="Arial" w:cs="Arial"/>
            </w:rPr>
          </w:rPrChange>
        </w:rPr>
        <w:t>հաշվի</w:t>
      </w:r>
      <w:r w:rsidRPr="008A0EE2">
        <w:rPr>
          <w:lang w:val="hy-AM"/>
          <w:rPrChange w:id="10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96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10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098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10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0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1101" w:author="Զարինե Սարգսյան" w:date="2026-04-02T14:26:00Z">
            <w:rPr/>
          </w:rPrChange>
        </w:rPr>
        <w:t>(</w:t>
      </w:r>
      <w:r w:rsidRPr="008A0EE2">
        <w:rPr>
          <w:rFonts w:ascii="Arial" w:hAnsi="Arial" w:cs="Arial"/>
          <w:lang w:val="hy-AM"/>
          <w:rPrChange w:id="1102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103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1104" w:author="Զարինե Սարգսյան" w:date="2026-04-02T14:26:00Z">
            <w:rPr>
              <w:rFonts w:ascii="Arial" w:hAnsi="Arial" w:cs="Arial"/>
            </w:rPr>
          </w:rPrChange>
        </w:rPr>
        <w:t>նույն</w:t>
      </w:r>
      <w:r w:rsidRPr="008A0EE2">
        <w:rPr>
          <w:lang w:val="hy-AM"/>
          <w:rPrChange w:id="11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06" w:author="Զարինե Սարգսյան" w:date="2026-04-02T14:26:00Z">
            <w:rPr>
              <w:rFonts w:ascii="Arial" w:hAnsi="Arial" w:cs="Arial"/>
            </w:rPr>
          </w:rPrChange>
        </w:rPr>
        <w:t>տեսակի</w:t>
      </w:r>
      <w:r w:rsidRPr="008A0EE2">
        <w:rPr>
          <w:lang w:val="hy-AM"/>
          <w:rPrChange w:id="11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08" w:author="Զարինե Սարգսյան" w:date="2026-04-02T14:26:00Z">
            <w:rPr>
              <w:rFonts w:ascii="Arial" w:hAnsi="Arial" w:cs="Arial"/>
            </w:rPr>
          </w:rPrChange>
        </w:rPr>
        <w:t>բոլոր</w:t>
      </w:r>
      <w:r w:rsidRPr="008A0EE2">
        <w:rPr>
          <w:lang w:val="hy-AM"/>
          <w:rPrChange w:id="11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10" w:author="Զարինե Սարգսյան" w:date="2026-04-02T14:26:00Z">
            <w:rPr>
              <w:rFonts w:ascii="Arial" w:hAnsi="Arial" w:cs="Arial"/>
            </w:rPr>
          </w:rPrChange>
        </w:rPr>
        <w:t>հաշիվների</w:t>
      </w:r>
      <w:r w:rsidRPr="008A0EE2">
        <w:rPr>
          <w:lang w:val="hy-AM"/>
          <w:rPrChange w:id="11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12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11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14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11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16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11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18" w:author="Զարինե Սարգսյան" w:date="2026-04-02T14:26:00Z">
            <w:rPr>
              <w:rFonts w:ascii="Arial" w:hAnsi="Arial" w:cs="Arial"/>
            </w:rPr>
          </w:rPrChange>
        </w:rPr>
        <w:t>կիրառել</w:t>
      </w:r>
      <w:r w:rsidRPr="008A0EE2">
        <w:rPr>
          <w:lang w:val="hy-AM"/>
          <w:rPrChange w:id="11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20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11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22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1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24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11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26" w:author="Զարինե Սարգսյան" w:date="2026-04-02T14:26:00Z">
            <w:rPr>
              <w:rFonts w:ascii="Arial" w:hAnsi="Arial" w:cs="Arial"/>
            </w:rPr>
          </w:rPrChange>
        </w:rPr>
        <w:t>համամասնությամբ</w:t>
      </w:r>
      <w:r w:rsidRPr="008A0EE2">
        <w:rPr>
          <w:lang w:val="hy-AM"/>
          <w:rPrChange w:id="1127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128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11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30" w:author="Զարինե Սարգսյան" w:date="2026-04-02T14:26:00Z">
            <w:rPr>
              <w:rFonts w:ascii="Arial" w:hAnsi="Arial" w:cs="Arial"/>
            </w:rPr>
          </w:rPrChange>
        </w:rPr>
        <w:t>ենթակետում</w:t>
      </w:r>
      <w:r w:rsidRPr="008A0EE2">
        <w:rPr>
          <w:lang w:val="hy-AM"/>
          <w:rPrChange w:id="11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32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1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34" w:author="Զարինե Սարգսյան" w:date="2026-04-02T14:26:00Z">
            <w:rPr>
              <w:rFonts w:ascii="Arial" w:hAnsi="Arial" w:cs="Arial"/>
            </w:rPr>
          </w:rPrChange>
        </w:rPr>
        <w:t>կարգադրությունը</w:t>
      </w:r>
      <w:r w:rsidRPr="008A0EE2">
        <w:rPr>
          <w:lang w:val="hy-AM"/>
          <w:rPrChange w:id="11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36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11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38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1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40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11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42" w:author="Զարինե Սարգսյան" w:date="2026-04-02T14:26:00Z">
            <w:rPr>
              <w:rFonts w:ascii="Arial" w:hAnsi="Arial" w:cs="Arial"/>
            </w:rPr>
          </w:rPrChange>
        </w:rPr>
        <w:t>չէ</w:t>
      </w:r>
      <w:r w:rsidRPr="008A0EE2">
        <w:rPr>
          <w:lang w:val="hy-AM"/>
          <w:rPrChange w:id="11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44" w:author="Զարինե Սարգսյան" w:date="2026-04-02T14:26:00Z">
            <w:rPr>
              <w:rFonts w:ascii="Arial" w:hAnsi="Arial" w:cs="Arial"/>
            </w:rPr>
          </w:rPrChange>
        </w:rPr>
        <w:t>կատարման</w:t>
      </w:r>
      <w:r w:rsidRPr="008A0EE2">
        <w:rPr>
          <w:lang w:val="hy-AM"/>
          <w:rPrChange w:id="114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146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11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48" w:author="Զարինե Սարգսյան" w:date="2026-04-02T14:26:00Z">
            <w:rPr>
              <w:rFonts w:ascii="Arial" w:hAnsi="Arial" w:cs="Arial"/>
            </w:rPr>
          </w:rPrChange>
        </w:rPr>
        <w:t>դրա</w:t>
      </w:r>
      <w:r w:rsidRPr="008A0EE2">
        <w:rPr>
          <w:lang w:val="hy-AM"/>
          <w:rPrChange w:id="11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50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  <w:r w:rsidRPr="008A0EE2">
        <w:rPr>
          <w:lang w:val="hy-AM"/>
          <w:rPrChange w:id="11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52" w:author="Զարինե Սարգսյան" w:date="2026-04-02T14:26:00Z">
            <w:rPr>
              <w:rFonts w:ascii="Arial" w:hAnsi="Arial" w:cs="Arial"/>
            </w:rPr>
          </w:rPrChange>
        </w:rPr>
        <w:t>նույն</w:t>
      </w:r>
      <w:r w:rsidRPr="008A0EE2">
        <w:rPr>
          <w:lang w:val="hy-AM"/>
          <w:rPrChange w:id="11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54" w:author="Զարինե Սարգսյան" w:date="2026-04-02T14:26:00Z">
            <w:rPr>
              <w:rFonts w:ascii="Arial" w:hAnsi="Arial" w:cs="Arial"/>
            </w:rPr>
          </w:rPrChange>
        </w:rPr>
        <w:t>տեսակի</w:t>
      </w:r>
      <w:r w:rsidRPr="008A0EE2">
        <w:rPr>
          <w:lang w:val="hy-AM"/>
          <w:rPrChange w:id="11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56" w:author="Զարինե Սարգսյան" w:date="2026-04-02T14:26:00Z">
            <w:rPr>
              <w:rFonts w:ascii="Arial" w:hAnsi="Arial" w:cs="Arial"/>
            </w:rPr>
          </w:rPrChange>
        </w:rPr>
        <w:t>բոլոր</w:t>
      </w:r>
      <w:r w:rsidRPr="008A0EE2">
        <w:rPr>
          <w:lang w:val="hy-AM"/>
          <w:rPrChange w:id="11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58" w:author="Զարինե Սարգսյան" w:date="2026-04-02T14:26:00Z">
            <w:rPr>
              <w:rFonts w:ascii="Arial" w:hAnsi="Arial" w:cs="Arial"/>
            </w:rPr>
          </w:rPrChange>
        </w:rPr>
        <w:t>հաշիվներում</w:t>
      </w:r>
      <w:r w:rsidRPr="008A0EE2">
        <w:rPr>
          <w:lang w:val="hy-AM"/>
          <w:rPrChange w:id="11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60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11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62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11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64" w:author="Զարինե Սարգսյան" w:date="2026-04-02T14:26:00Z">
            <w:rPr>
              <w:rFonts w:ascii="Arial" w:hAnsi="Arial" w:cs="Arial"/>
            </w:rPr>
          </w:rPrChange>
        </w:rPr>
        <w:t>չափը</w:t>
      </w:r>
      <w:r w:rsidRPr="008A0EE2">
        <w:rPr>
          <w:lang w:val="hy-AM"/>
          <w:rPrChange w:id="11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66" w:author="Զարինե Սարգսյան" w:date="2026-04-02T14:26:00Z">
            <w:rPr>
              <w:rFonts w:ascii="Arial" w:hAnsi="Arial" w:cs="Arial"/>
            </w:rPr>
          </w:rPrChange>
        </w:rPr>
        <w:t>պակաս</w:t>
      </w:r>
      <w:r w:rsidRPr="008A0EE2">
        <w:rPr>
          <w:lang w:val="hy-AM"/>
          <w:rPrChange w:id="11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68" w:author="Զարինե Սարգսյան" w:date="2026-04-02T14:26:00Z">
            <w:rPr>
              <w:rFonts w:ascii="Arial" w:hAnsi="Arial" w:cs="Arial"/>
            </w:rPr>
          </w:rPrChange>
        </w:rPr>
        <w:t>կլինի</w:t>
      </w:r>
      <w:r w:rsidRPr="008A0EE2">
        <w:rPr>
          <w:lang w:val="hy-AM"/>
          <w:rPrChange w:id="11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70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1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7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1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74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11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76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1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7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1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80" w:author="Զարինե Սարգսյան" w:date="2026-04-02T14:26:00Z">
            <w:rPr>
              <w:rFonts w:ascii="Arial" w:hAnsi="Arial" w:cs="Arial"/>
            </w:rPr>
          </w:rPrChange>
        </w:rPr>
        <w:t>գումարից</w:t>
      </w:r>
      <w:r w:rsidRPr="008A0EE2">
        <w:rPr>
          <w:lang w:val="hy-AM"/>
          <w:rPrChange w:id="118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182" w:author="Զարինե Սարգսյան" w:date="2026-04-02T14:26:00Z">
            <w:rPr>
              <w:rFonts w:ascii="Arial" w:hAnsi="Arial" w:cs="Arial"/>
            </w:rPr>
          </w:rPrChange>
        </w:rPr>
        <w:t>որի</w:t>
      </w:r>
      <w:r w:rsidRPr="008A0EE2">
        <w:rPr>
          <w:lang w:val="hy-AM"/>
          <w:rPrChange w:id="11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84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11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86" w:author="Զարինե Սարգսյան" w:date="2026-04-02T14:26:00Z">
            <w:rPr>
              <w:rFonts w:ascii="Arial" w:hAnsi="Arial" w:cs="Arial"/>
            </w:rPr>
          </w:rPrChange>
        </w:rPr>
        <w:t>ի</w:t>
      </w:r>
      <w:r w:rsidRPr="008A0EE2">
        <w:rPr>
          <w:lang w:val="hy-AM"/>
          <w:rPrChange w:id="11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88" w:author="Զարինե Սարգսյան" w:date="2026-04-02T14:26:00Z">
            <w:rPr>
              <w:rFonts w:ascii="Arial" w:hAnsi="Arial" w:cs="Arial"/>
            </w:rPr>
          </w:rPrChange>
        </w:rPr>
        <w:t>սկզբանե</w:t>
      </w:r>
      <w:r w:rsidRPr="008A0EE2">
        <w:rPr>
          <w:lang w:val="hy-AM"/>
          <w:rPrChange w:id="11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90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11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9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1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94" w:author="Զարինե Սարգսյան" w:date="2026-04-02T14:26:00Z">
            <w:rPr>
              <w:rFonts w:ascii="Arial" w:hAnsi="Arial" w:cs="Arial"/>
            </w:rPr>
          </w:rPrChange>
        </w:rPr>
        <w:t>դրվել</w:t>
      </w:r>
      <w:r w:rsidRPr="008A0EE2">
        <w:rPr>
          <w:lang w:val="hy-AM"/>
          <w:rPrChange w:id="11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96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11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198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199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200" w:author="Զարինե Սարգսյան" w:date="2026-04-02T14:26:00Z">
            <w:rPr>
              <w:rFonts w:ascii="Arial" w:hAnsi="Arial" w:cs="Arial"/>
            </w:rPr>
          </w:rPrChange>
        </w:rPr>
        <w:t>Բոլոր</w:t>
      </w:r>
      <w:r w:rsidRPr="008A0EE2">
        <w:rPr>
          <w:lang w:val="hy-AM"/>
          <w:rPrChange w:id="12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02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12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04" w:author="Զարինե Սարգսյան" w:date="2026-04-02T14:26:00Z">
            <w:rPr>
              <w:rFonts w:ascii="Arial" w:hAnsi="Arial" w:cs="Arial"/>
            </w:rPr>
          </w:rPrChange>
        </w:rPr>
        <w:t>դեպքերում</w:t>
      </w:r>
      <w:r w:rsidRPr="008A0EE2">
        <w:rPr>
          <w:lang w:val="hy-AM"/>
          <w:rPrChange w:id="12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06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12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08" w:author="Զարինե Սարգսյան" w:date="2026-04-02T14:26:00Z">
            <w:rPr>
              <w:rFonts w:ascii="Arial" w:hAnsi="Arial" w:cs="Arial"/>
            </w:rPr>
          </w:rPrChange>
        </w:rPr>
        <w:t>ենթակետում</w:t>
      </w:r>
      <w:r w:rsidRPr="008A0EE2">
        <w:rPr>
          <w:lang w:val="hy-AM"/>
          <w:rPrChange w:id="12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10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2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12" w:author="Զարինե Սարգսյան" w:date="2026-04-02T14:26:00Z">
            <w:rPr>
              <w:rFonts w:ascii="Arial" w:hAnsi="Arial" w:cs="Arial"/>
            </w:rPr>
          </w:rPrChange>
        </w:rPr>
        <w:t>կարգադրությունը</w:t>
      </w:r>
      <w:r w:rsidRPr="008A0EE2">
        <w:rPr>
          <w:lang w:val="hy-AM"/>
          <w:rPrChange w:id="12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14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12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16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2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18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12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2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2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22" w:author="Զարինե Սարգսյան" w:date="2026-04-02T14:26:00Z">
            <w:rPr>
              <w:rFonts w:ascii="Arial" w:hAnsi="Arial" w:cs="Arial"/>
            </w:rPr>
          </w:rPrChange>
        </w:rPr>
        <w:t>կատարման</w:t>
      </w:r>
      <w:r w:rsidRPr="008A0EE2">
        <w:rPr>
          <w:lang w:val="hy-AM"/>
          <w:rPrChange w:id="12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24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12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26" w:author="Զարինե Սարգսյան" w:date="2026-04-02T14:26:00Z">
            <w:rPr>
              <w:rFonts w:ascii="Arial" w:hAnsi="Arial" w:cs="Arial"/>
            </w:rPr>
          </w:rPrChange>
        </w:rPr>
        <w:t>կարգադրությունը</w:t>
      </w:r>
      <w:r w:rsidRPr="008A0EE2">
        <w:rPr>
          <w:lang w:val="hy-AM"/>
          <w:rPrChange w:id="12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28" w:author="Զարինե Սարգսյան" w:date="2026-04-02T14:26:00Z">
            <w:rPr>
              <w:rFonts w:ascii="Arial" w:hAnsi="Arial" w:cs="Arial"/>
            </w:rPr>
          </w:rPrChange>
        </w:rPr>
        <w:t>ստանալու</w:t>
      </w:r>
      <w:r w:rsidRPr="008A0EE2">
        <w:rPr>
          <w:lang w:val="hy-AM"/>
          <w:rPrChange w:id="12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30" w:author="Զարինե Սարգսյան" w:date="2026-04-02T14:26:00Z">
            <w:rPr>
              <w:rFonts w:ascii="Arial" w:hAnsi="Arial" w:cs="Arial"/>
            </w:rPr>
          </w:rPrChange>
        </w:rPr>
        <w:t>պահից</w:t>
      </w:r>
      <w:r w:rsidRPr="008A0EE2">
        <w:rPr>
          <w:lang w:val="hy-AM"/>
          <w:rPrChange w:id="12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32" w:author="Զարինե Սարգսյան" w:date="2026-04-02T14:26:00Z">
            <w:rPr>
              <w:rFonts w:ascii="Arial" w:hAnsi="Arial" w:cs="Arial"/>
            </w:rPr>
          </w:rPrChange>
        </w:rPr>
        <w:t>մեկ</w:t>
      </w:r>
      <w:r w:rsidRPr="008A0EE2">
        <w:rPr>
          <w:lang w:val="hy-AM"/>
          <w:rPrChange w:id="12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34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12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36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12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38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1239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240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12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42" w:author="Զարինե Սարգսյան" w:date="2026-04-02T14:26:00Z">
            <w:rPr>
              <w:rFonts w:ascii="Arial" w:hAnsi="Arial" w:cs="Arial"/>
            </w:rPr>
          </w:rPrChange>
        </w:rPr>
        <w:t>ենթակետի</w:t>
      </w:r>
      <w:r w:rsidRPr="008A0EE2">
        <w:rPr>
          <w:lang w:val="hy-AM"/>
          <w:rPrChange w:id="12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44" w:author="Զարինե Սարգսյան" w:date="2026-04-02T14:26:00Z">
            <w:rPr>
              <w:rFonts w:ascii="Arial" w:hAnsi="Arial" w:cs="Arial"/>
            </w:rPr>
          </w:rPrChange>
        </w:rPr>
        <w:t>կիրառման</w:t>
      </w:r>
      <w:r w:rsidRPr="008A0EE2">
        <w:rPr>
          <w:lang w:val="hy-AM"/>
          <w:rPrChange w:id="12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46" w:author="Զարինե Սարգսյան" w:date="2026-04-02T14:26:00Z">
            <w:rPr>
              <w:rFonts w:ascii="Arial" w:hAnsi="Arial" w:cs="Arial"/>
            </w:rPr>
          </w:rPrChange>
        </w:rPr>
        <w:t>նպատակով</w:t>
      </w:r>
      <w:r w:rsidRPr="008A0EE2">
        <w:rPr>
          <w:lang w:val="hy-AM"/>
          <w:rPrChange w:id="124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248" w:author="Զարինե Սարգսյան" w:date="2026-04-02T14:26:00Z">
            <w:rPr>
              <w:rFonts w:ascii="Arial" w:hAnsi="Arial" w:cs="Arial"/>
            </w:rPr>
          </w:rPrChange>
        </w:rPr>
        <w:t>նույն</w:t>
      </w:r>
      <w:r w:rsidRPr="008A0EE2">
        <w:rPr>
          <w:lang w:val="hy-AM"/>
          <w:rPrChange w:id="12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50" w:author="Զարինե Սարգսյան" w:date="2026-04-02T14:26:00Z">
            <w:rPr>
              <w:rFonts w:ascii="Arial" w:hAnsi="Arial" w:cs="Arial"/>
            </w:rPr>
          </w:rPrChange>
        </w:rPr>
        <w:t>տեսակի</w:t>
      </w:r>
      <w:r w:rsidRPr="008A0EE2">
        <w:rPr>
          <w:lang w:val="hy-AM"/>
          <w:rPrChange w:id="12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52" w:author="Զարինե Սարգսյան" w:date="2026-04-02T14:26:00Z">
            <w:rPr>
              <w:rFonts w:ascii="Arial" w:hAnsi="Arial" w:cs="Arial"/>
            </w:rPr>
          </w:rPrChange>
        </w:rPr>
        <w:t>հաշիվ</w:t>
      </w:r>
      <w:r w:rsidRPr="008A0EE2">
        <w:rPr>
          <w:lang w:val="hy-AM"/>
          <w:rPrChange w:id="12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5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2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56" w:author="Զարինե Սարգսյան" w:date="2026-04-02T14:26:00Z">
            <w:rPr>
              <w:rFonts w:ascii="Arial" w:hAnsi="Arial" w:cs="Arial"/>
            </w:rPr>
          </w:rPrChange>
        </w:rPr>
        <w:t>համարվում</w:t>
      </w:r>
      <w:r w:rsidRPr="008A0EE2">
        <w:rPr>
          <w:lang w:val="hy-AM"/>
          <w:rPrChange w:id="12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58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12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60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12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62" w:author="Զարինե Սարգսյան" w:date="2026-04-02T14:26:00Z">
            <w:rPr>
              <w:rFonts w:ascii="Arial" w:hAnsi="Arial" w:cs="Arial"/>
            </w:rPr>
          </w:rPrChange>
        </w:rPr>
        <w:t>դրամով</w:t>
      </w:r>
      <w:r w:rsidRPr="008A0EE2">
        <w:rPr>
          <w:lang w:val="hy-AM"/>
          <w:rPrChange w:id="12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64" w:author="Զարինե Սարգսյան" w:date="2026-04-02T14:26:00Z">
            <w:rPr>
              <w:rFonts w:ascii="Arial" w:hAnsi="Arial" w:cs="Arial"/>
            </w:rPr>
          </w:rPrChange>
        </w:rPr>
        <w:t>ընթացիկ</w:t>
      </w:r>
      <w:r w:rsidRPr="008A0EE2">
        <w:rPr>
          <w:lang w:val="hy-AM"/>
          <w:rPrChange w:id="12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66" w:author="Զարինե Սարգսյան" w:date="2026-04-02T14:26:00Z">
            <w:rPr>
              <w:rFonts w:ascii="Arial" w:hAnsi="Arial" w:cs="Arial"/>
            </w:rPr>
          </w:rPrChange>
        </w:rPr>
        <w:t>հաշիվը</w:t>
      </w:r>
      <w:r w:rsidRPr="008A0EE2">
        <w:rPr>
          <w:lang w:val="hy-AM"/>
          <w:rPrChange w:id="12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68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2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70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12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72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12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74" w:author="Զարինե Սարգսյան" w:date="2026-04-02T14:26:00Z">
            <w:rPr>
              <w:rFonts w:ascii="Arial" w:hAnsi="Arial" w:cs="Arial"/>
            </w:rPr>
          </w:rPrChange>
        </w:rPr>
        <w:t>դրամով</w:t>
      </w:r>
      <w:r w:rsidRPr="008A0EE2">
        <w:rPr>
          <w:lang w:val="hy-AM"/>
          <w:rPrChange w:id="12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76" w:author="Զարինե Սարգսյան" w:date="2026-04-02T14:26:00Z">
            <w:rPr>
              <w:rFonts w:ascii="Arial" w:hAnsi="Arial" w:cs="Arial"/>
            </w:rPr>
          </w:rPrChange>
        </w:rPr>
        <w:t>ավանդային</w:t>
      </w:r>
      <w:r w:rsidRPr="008A0EE2">
        <w:rPr>
          <w:lang w:val="hy-AM"/>
          <w:rPrChange w:id="12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78" w:author="Զարինե Սարգսյան" w:date="2026-04-02T14:26:00Z">
            <w:rPr>
              <w:rFonts w:ascii="Arial" w:hAnsi="Arial" w:cs="Arial"/>
            </w:rPr>
          </w:rPrChange>
        </w:rPr>
        <w:t>հաշիվը</w:t>
      </w:r>
      <w:r w:rsidRPr="008A0EE2">
        <w:rPr>
          <w:lang w:val="hy-AM"/>
          <w:rPrChange w:id="12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80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2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82" w:author="Զարինե Սարգսյան" w:date="2026-04-02T14:26:00Z">
            <w:rPr>
              <w:rFonts w:ascii="Arial" w:hAnsi="Arial" w:cs="Arial"/>
            </w:rPr>
          </w:rPrChange>
        </w:rPr>
        <w:t>միևնույն</w:t>
      </w:r>
      <w:r w:rsidRPr="008A0EE2">
        <w:rPr>
          <w:lang w:val="hy-AM"/>
          <w:rPrChange w:id="12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84" w:author="Զարինե Սարգսյան" w:date="2026-04-02T14:26:00Z">
            <w:rPr>
              <w:rFonts w:ascii="Arial" w:hAnsi="Arial" w:cs="Arial"/>
            </w:rPr>
          </w:rPrChange>
        </w:rPr>
        <w:t>արտարժույթով</w:t>
      </w:r>
      <w:r w:rsidRPr="008A0EE2">
        <w:rPr>
          <w:lang w:val="hy-AM"/>
          <w:rPrChange w:id="12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86" w:author="Զարինե Սարգսյան" w:date="2026-04-02T14:26:00Z">
            <w:rPr>
              <w:rFonts w:ascii="Arial" w:hAnsi="Arial" w:cs="Arial"/>
            </w:rPr>
          </w:rPrChange>
        </w:rPr>
        <w:t>ընթացիկ</w:t>
      </w:r>
      <w:r w:rsidRPr="008A0EE2">
        <w:rPr>
          <w:lang w:val="hy-AM"/>
          <w:rPrChange w:id="12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88" w:author="Զարինե Սարգսյան" w:date="2026-04-02T14:26:00Z">
            <w:rPr>
              <w:rFonts w:ascii="Arial" w:hAnsi="Arial" w:cs="Arial"/>
            </w:rPr>
          </w:rPrChange>
        </w:rPr>
        <w:t>հաշիվը</w:t>
      </w:r>
      <w:r w:rsidRPr="008A0EE2">
        <w:rPr>
          <w:lang w:val="hy-AM"/>
          <w:rPrChange w:id="12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90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2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92" w:author="Զարինե Սարգսյան" w:date="2026-04-02T14:26:00Z">
            <w:rPr>
              <w:rFonts w:ascii="Arial" w:hAnsi="Arial" w:cs="Arial"/>
            </w:rPr>
          </w:rPrChange>
        </w:rPr>
        <w:t>միևնույն</w:t>
      </w:r>
      <w:r w:rsidRPr="008A0EE2">
        <w:rPr>
          <w:lang w:val="hy-AM"/>
          <w:rPrChange w:id="12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94" w:author="Զարինե Սարգսյան" w:date="2026-04-02T14:26:00Z">
            <w:rPr>
              <w:rFonts w:ascii="Arial" w:hAnsi="Arial" w:cs="Arial"/>
            </w:rPr>
          </w:rPrChange>
        </w:rPr>
        <w:t>արտարժույթով</w:t>
      </w:r>
      <w:r w:rsidRPr="008A0EE2">
        <w:rPr>
          <w:lang w:val="hy-AM"/>
          <w:rPrChange w:id="12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96" w:author="Զարինե Սարգսյան" w:date="2026-04-02T14:26:00Z">
            <w:rPr>
              <w:rFonts w:ascii="Arial" w:hAnsi="Arial" w:cs="Arial"/>
            </w:rPr>
          </w:rPrChange>
        </w:rPr>
        <w:t>ավանդային</w:t>
      </w:r>
      <w:r w:rsidRPr="008A0EE2">
        <w:rPr>
          <w:lang w:val="hy-AM"/>
          <w:rPrChange w:id="12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298" w:author="Զարինե Սարգսյան" w:date="2026-04-02T14:26:00Z">
            <w:rPr>
              <w:rFonts w:ascii="Arial" w:hAnsi="Arial" w:cs="Arial"/>
            </w:rPr>
          </w:rPrChange>
        </w:rPr>
        <w:t>հաշիվը</w:t>
      </w:r>
      <w:r w:rsidRPr="008A0EE2">
        <w:rPr>
          <w:lang w:val="hy-AM"/>
          <w:rPrChange w:id="1299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300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13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02" w:author="Զարինե Սարգսյան" w:date="2026-04-02T14:26:00Z">
            <w:rPr>
              <w:rFonts w:ascii="Arial" w:hAnsi="Arial" w:cs="Arial"/>
            </w:rPr>
          </w:rPrChange>
        </w:rPr>
        <w:t>կետում</w:t>
      </w:r>
      <w:r w:rsidRPr="008A0EE2">
        <w:rPr>
          <w:lang w:val="hy-AM"/>
          <w:rPrChange w:id="13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04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3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06" w:author="Զարինե Սարգսյան" w:date="2026-04-02T14:26:00Z">
            <w:rPr>
              <w:rFonts w:ascii="Arial" w:hAnsi="Arial" w:cs="Arial"/>
            </w:rPr>
          </w:rPrChange>
        </w:rPr>
        <w:t>կարգադրությունը</w:t>
      </w:r>
      <w:r w:rsidRPr="008A0EE2">
        <w:rPr>
          <w:lang w:val="hy-AM"/>
          <w:rPrChange w:id="13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08" w:author="Զարինե Սարգսյան" w:date="2026-04-02T14:26:00Z">
            <w:rPr>
              <w:rFonts w:ascii="Arial" w:hAnsi="Arial" w:cs="Arial"/>
            </w:rPr>
          </w:rPrChange>
        </w:rPr>
        <w:t>Հաճախորդը</w:t>
      </w:r>
      <w:r w:rsidRPr="008A0EE2">
        <w:rPr>
          <w:lang w:val="hy-AM"/>
          <w:rPrChange w:id="13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10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13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12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13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14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13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1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3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18" w:author="Զարինե Սարգսյան" w:date="2026-04-02T14:26:00Z">
            <w:rPr>
              <w:rFonts w:ascii="Arial" w:hAnsi="Arial" w:cs="Arial"/>
            </w:rPr>
          </w:rPrChange>
        </w:rPr>
        <w:t>ներկայացնել</w:t>
      </w:r>
      <w:r w:rsidRPr="008A0EE2">
        <w:rPr>
          <w:lang w:val="hy-AM"/>
          <w:rPrChange w:id="13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20" w:author="Զարինե Սարգսյան" w:date="2026-04-02T14:26:00Z">
            <w:rPr>
              <w:rFonts w:ascii="Arial" w:hAnsi="Arial" w:cs="Arial"/>
            </w:rPr>
          </w:rPrChange>
        </w:rPr>
        <w:t>միայն</w:t>
      </w:r>
      <w:r w:rsidRPr="008A0EE2">
        <w:rPr>
          <w:lang w:val="hy-AM"/>
          <w:rPrChange w:id="13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22" w:author="Զարինե Սարգսյան" w:date="2026-04-02T14:26:00Z">
            <w:rPr>
              <w:rFonts w:ascii="Arial" w:hAnsi="Arial" w:cs="Arial"/>
            </w:rPr>
          </w:rPrChange>
        </w:rPr>
        <w:t>մեկ</w:t>
      </w:r>
      <w:r w:rsidRPr="008A0EE2">
        <w:rPr>
          <w:lang w:val="hy-AM"/>
          <w:rPrChange w:id="13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24" w:author="Զարինե Սարգսյան" w:date="2026-04-02T14:26:00Z">
            <w:rPr>
              <w:rFonts w:ascii="Arial" w:hAnsi="Arial" w:cs="Arial"/>
            </w:rPr>
          </w:rPrChange>
        </w:rPr>
        <w:t>անգամ</w:t>
      </w:r>
      <w:r w:rsidRPr="008A0EE2">
        <w:rPr>
          <w:lang w:val="hy-AM"/>
          <w:rPrChange w:id="1325" w:author="Զարինե Սարգսյան" w:date="2026-04-02T14:26:00Z">
            <w:rPr/>
          </w:rPrChange>
        </w:rPr>
        <w:t>,</w:t>
      </w:r>
    </w:p>
    <w:p w14:paraId="504CA0B5" w14:textId="77777777" w:rsidR="00A320B0" w:rsidRPr="008A0EE2" w:rsidRDefault="00A320B0" w:rsidP="00A320B0">
      <w:pPr>
        <w:rPr>
          <w:lang w:val="hy-AM"/>
          <w:rPrChange w:id="1326" w:author="Զարինե Սարգսյան" w:date="2026-04-02T14:26:00Z">
            <w:rPr/>
          </w:rPrChange>
        </w:rPr>
      </w:pPr>
      <w:r w:rsidRPr="008A0EE2">
        <w:rPr>
          <w:lang w:val="hy-AM"/>
          <w:rPrChange w:id="1327" w:author="Զարինե Սարգսյան" w:date="2026-04-02T14:26:00Z">
            <w:rPr/>
          </w:rPrChange>
        </w:rPr>
        <w:t xml:space="preserve">5) </w:t>
      </w:r>
      <w:r w:rsidRPr="008A0EE2">
        <w:rPr>
          <w:rFonts w:ascii="Arial" w:hAnsi="Arial" w:cs="Arial"/>
          <w:lang w:val="hy-AM"/>
          <w:rPrChange w:id="1328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13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3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13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32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13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34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13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36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13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38" w:author="Զարինե Սարգսյան" w:date="2026-04-02T14:26:00Z">
            <w:rPr>
              <w:rFonts w:ascii="Arial" w:hAnsi="Arial" w:cs="Arial"/>
            </w:rPr>
          </w:rPrChange>
        </w:rPr>
        <w:t>չունի</w:t>
      </w:r>
      <w:r w:rsidRPr="008A0EE2">
        <w:rPr>
          <w:lang w:val="hy-AM"/>
          <w:rPrChange w:id="13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40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13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42" w:author="Զարինե Սարգսյան" w:date="2026-04-02T14:26:00Z">
            <w:rPr>
              <w:rFonts w:ascii="Arial" w:hAnsi="Arial" w:cs="Arial"/>
            </w:rPr>
          </w:rPrChange>
        </w:rPr>
        <w:t>հաշիվներ</w:t>
      </w:r>
      <w:r w:rsidRPr="008A0EE2">
        <w:rPr>
          <w:lang w:val="hy-AM"/>
          <w:rPrChange w:id="134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344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13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46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13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48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13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50" w:author="Զարինե Սարգսյան" w:date="2026-04-02T14:26:00Z">
            <w:rPr>
              <w:rFonts w:ascii="Arial" w:hAnsi="Arial" w:cs="Arial"/>
            </w:rPr>
          </w:rPrChange>
        </w:rPr>
        <w:t>տրվում</w:t>
      </w:r>
      <w:r w:rsidRPr="008A0EE2">
        <w:rPr>
          <w:lang w:val="hy-AM"/>
          <w:rPrChange w:id="13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5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3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54" w:author="Զարինե Սարգսյան" w:date="2026-04-02T14:26:00Z">
            <w:rPr>
              <w:rFonts w:ascii="Arial" w:hAnsi="Arial" w:cs="Arial"/>
            </w:rPr>
          </w:rPrChange>
        </w:rPr>
        <w:t>տեղեկացում</w:t>
      </w:r>
      <w:r w:rsidRPr="008A0EE2">
        <w:rPr>
          <w:lang w:val="hy-AM"/>
          <w:rPrChange w:id="135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356" w:author="Զարինե Սարգսյան" w:date="2026-04-02T14:26:00Z">
            <w:rPr>
              <w:rFonts w:ascii="Arial" w:hAnsi="Arial" w:cs="Arial"/>
            </w:rPr>
          </w:rPrChange>
        </w:rPr>
        <w:t>որ</w:t>
      </w:r>
      <w:r w:rsidRPr="008A0EE2">
        <w:rPr>
          <w:lang w:val="hy-AM"/>
          <w:rPrChange w:id="13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5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3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6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13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62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13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64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13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66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13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68" w:author="Զարինե Սարգսյան" w:date="2026-04-02T14:26:00Z">
            <w:rPr>
              <w:rFonts w:ascii="Arial" w:hAnsi="Arial" w:cs="Arial"/>
            </w:rPr>
          </w:rPrChange>
        </w:rPr>
        <w:t>հաշիվներ</w:t>
      </w:r>
      <w:r w:rsidRPr="008A0EE2">
        <w:rPr>
          <w:lang w:val="hy-AM"/>
          <w:rPrChange w:id="13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70" w:author="Զարինե Սարգսյան" w:date="2026-04-02T14:26:00Z">
            <w:rPr>
              <w:rFonts w:ascii="Arial" w:hAnsi="Arial" w:cs="Arial"/>
            </w:rPr>
          </w:rPrChange>
        </w:rPr>
        <w:t>չունի</w:t>
      </w:r>
      <w:r w:rsidRPr="008A0EE2">
        <w:rPr>
          <w:lang w:val="hy-AM"/>
          <w:rPrChange w:id="1371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372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13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74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137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376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13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7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379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1380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3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82" w:author="Զարինե Սարգսյան" w:date="2026-04-02T14:26:00Z">
            <w:rPr>
              <w:rFonts w:ascii="Arial" w:hAnsi="Arial" w:cs="Arial"/>
            </w:rPr>
          </w:rPrChange>
        </w:rPr>
        <w:t>ընդունման</w:t>
      </w:r>
      <w:r w:rsidRPr="008A0EE2">
        <w:rPr>
          <w:lang w:val="hy-AM"/>
          <w:rPrChange w:id="13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84" w:author="Զարինե Սարգսյան" w:date="2026-04-02T14:26:00Z">
            <w:rPr>
              <w:rFonts w:ascii="Arial" w:hAnsi="Arial" w:cs="Arial"/>
            </w:rPr>
          </w:rPrChange>
        </w:rPr>
        <w:t>պահի</w:t>
      </w:r>
      <w:r w:rsidRPr="008A0EE2">
        <w:rPr>
          <w:lang w:val="hy-AM"/>
          <w:rPrChange w:id="13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86" w:author="Զարինե Սարգսյան" w:date="2026-04-02T14:26:00Z">
            <w:rPr>
              <w:rFonts w:ascii="Arial" w:hAnsi="Arial" w:cs="Arial"/>
            </w:rPr>
          </w:rPrChange>
        </w:rPr>
        <w:t>դրությամբ</w:t>
      </w:r>
      <w:r w:rsidRPr="008A0EE2">
        <w:rPr>
          <w:lang w:val="hy-AM"/>
          <w:rPrChange w:id="13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88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13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90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13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92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13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94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13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96" w:author="Զարինե Սարգսյան" w:date="2026-04-02T14:26:00Z">
            <w:rPr>
              <w:rFonts w:ascii="Arial" w:hAnsi="Arial" w:cs="Arial"/>
            </w:rPr>
          </w:rPrChange>
        </w:rPr>
        <w:t>չունի</w:t>
      </w:r>
      <w:r w:rsidRPr="008A0EE2">
        <w:rPr>
          <w:lang w:val="hy-AM"/>
          <w:rPrChange w:id="13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398" w:author="Զարինե Սարգսյան" w:date="2026-04-02T14:26:00Z">
            <w:rPr>
              <w:rFonts w:ascii="Arial" w:hAnsi="Arial" w:cs="Arial"/>
            </w:rPr>
          </w:rPrChange>
        </w:rPr>
        <w:t>բացված</w:t>
      </w:r>
      <w:r w:rsidRPr="008A0EE2">
        <w:rPr>
          <w:lang w:val="hy-AM"/>
          <w:rPrChange w:id="13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00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14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02" w:author="Զարինե Սարգսյան" w:date="2026-04-02T14:26:00Z">
            <w:rPr>
              <w:rFonts w:ascii="Arial" w:hAnsi="Arial" w:cs="Arial"/>
            </w:rPr>
          </w:rPrChange>
        </w:rPr>
        <w:t>հաշիվներ</w:t>
      </w:r>
      <w:r w:rsidRPr="008A0EE2">
        <w:rPr>
          <w:lang w:val="hy-AM"/>
          <w:rPrChange w:id="140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404" w:author="Զարինե Սարգսյան" w:date="2026-04-02T14:26:00Z">
            <w:rPr>
              <w:rFonts w:ascii="Arial" w:hAnsi="Arial" w:cs="Arial"/>
            </w:rPr>
          </w:rPrChange>
        </w:rPr>
        <w:t>սակայն</w:t>
      </w:r>
      <w:r w:rsidRPr="008A0EE2">
        <w:rPr>
          <w:lang w:val="hy-AM"/>
          <w:rPrChange w:id="14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06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14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08" w:author="Զարինե Սարգսյան" w:date="2026-04-02T14:26:00Z">
            <w:rPr>
              <w:rFonts w:ascii="Arial" w:hAnsi="Arial" w:cs="Arial"/>
            </w:rPr>
          </w:rPrChange>
        </w:rPr>
        <w:t>հաշիվ</w:t>
      </w:r>
      <w:r w:rsidRPr="008A0EE2">
        <w:rPr>
          <w:lang w:val="hy-AM"/>
          <w:rPrChange w:id="14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1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4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12" w:author="Զարինե Սարգսյան" w:date="2026-04-02T14:26:00Z">
            <w:rPr>
              <w:rFonts w:ascii="Arial" w:hAnsi="Arial" w:cs="Arial"/>
            </w:rPr>
          </w:rPrChange>
        </w:rPr>
        <w:t>բացում</w:t>
      </w:r>
      <w:r w:rsidRPr="008A0EE2">
        <w:rPr>
          <w:lang w:val="hy-AM"/>
          <w:rPrChange w:id="14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14" w:author="Զարինե Սարգսյան" w:date="2026-04-02T14:26:00Z">
            <w:rPr>
              <w:rFonts w:ascii="Arial" w:hAnsi="Arial" w:cs="Arial"/>
            </w:rPr>
          </w:rPrChange>
        </w:rPr>
        <w:t>հետագայում</w:t>
      </w:r>
      <w:r w:rsidRPr="008A0EE2">
        <w:rPr>
          <w:lang w:val="hy-AM"/>
          <w:rPrChange w:id="141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416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14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1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419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1420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4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22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4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24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4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26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4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28" w:author="Զարինե Սարգսյան" w:date="2026-04-02T14:26:00Z">
            <w:rPr>
              <w:rFonts w:ascii="Arial" w:hAnsi="Arial" w:cs="Arial"/>
            </w:rPr>
          </w:rPrChange>
        </w:rPr>
        <w:t>պահանջները</w:t>
      </w:r>
      <w:r w:rsidRPr="008A0EE2">
        <w:rPr>
          <w:lang w:val="hy-AM"/>
          <w:rPrChange w:id="14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30" w:author="Զարինե Սարգսյան" w:date="2026-04-02T14:26:00Z">
            <w:rPr>
              <w:rFonts w:ascii="Arial" w:hAnsi="Arial" w:cs="Arial"/>
            </w:rPr>
          </w:rPrChange>
        </w:rPr>
        <w:t>տարածվում</w:t>
      </w:r>
      <w:r w:rsidRPr="008A0EE2">
        <w:rPr>
          <w:lang w:val="hy-AM"/>
          <w:rPrChange w:id="14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32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14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34" w:author="Զարինե Սարգսյան" w:date="2026-04-02T14:26:00Z">
            <w:rPr>
              <w:rFonts w:ascii="Arial" w:hAnsi="Arial" w:cs="Arial"/>
            </w:rPr>
          </w:rPrChange>
        </w:rPr>
        <w:t>հետագայում</w:t>
      </w:r>
      <w:r w:rsidRPr="008A0EE2">
        <w:rPr>
          <w:lang w:val="hy-AM"/>
          <w:rPrChange w:id="14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36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14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38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14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40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4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42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14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44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14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46" w:author="Զարինե Սարգսյան" w:date="2026-04-02T14:26:00Z">
            <w:rPr>
              <w:rFonts w:ascii="Arial" w:hAnsi="Arial" w:cs="Arial"/>
            </w:rPr>
          </w:rPrChange>
        </w:rPr>
        <w:t>բացված</w:t>
      </w:r>
      <w:r w:rsidRPr="008A0EE2">
        <w:rPr>
          <w:lang w:val="hy-AM"/>
          <w:rPrChange w:id="14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48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14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50" w:author="Զարինե Սարգսյան" w:date="2026-04-02T14:26:00Z">
            <w:rPr>
              <w:rFonts w:ascii="Arial" w:hAnsi="Arial" w:cs="Arial"/>
            </w:rPr>
          </w:rPrChange>
        </w:rPr>
        <w:t>հաշիվների</w:t>
      </w:r>
      <w:r w:rsidRPr="008A0EE2">
        <w:rPr>
          <w:lang w:val="hy-AM"/>
          <w:rPrChange w:id="14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52" w:author="Զարինե Սարգսյան" w:date="2026-04-02T14:26:00Z">
            <w:rPr>
              <w:rFonts w:ascii="Arial" w:hAnsi="Arial" w:cs="Arial"/>
            </w:rPr>
          </w:rPrChange>
        </w:rPr>
        <w:t>վրա՝</w:t>
      </w:r>
      <w:r w:rsidRPr="008A0EE2">
        <w:rPr>
          <w:lang w:val="hy-AM"/>
          <w:rPrChange w:id="1453" w:author="Զարինե Սարգսյան" w:date="2026-04-02T14:26:00Z">
            <w:rPr/>
          </w:rPrChange>
        </w:rPr>
        <w:t xml:space="preserve"> «</w:t>
      </w:r>
      <w:r w:rsidRPr="008A0EE2">
        <w:rPr>
          <w:rFonts w:ascii="Arial" w:hAnsi="Arial" w:cs="Arial"/>
          <w:lang w:val="hy-AM"/>
          <w:rPrChange w:id="1454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4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5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4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58" w:author="Զարինե Սարգսյան" w:date="2026-04-02T14:26:00Z">
            <w:rPr>
              <w:rFonts w:ascii="Arial" w:hAnsi="Arial" w:cs="Arial"/>
            </w:rPr>
          </w:rPrChange>
        </w:rPr>
        <w:t>որոշումը</w:t>
      </w:r>
      <w:r w:rsidRPr="008A0EE2">
        <w:rPr>
          <w:lang w:val="hy-AM"/>
          <w:rPrChange w:id="1459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1460" w:author="Զարինե Սարգսյան" w:date="2026-04-02T14:26:00Z">
            <w:rPr>
              <w:rFonts w:ascii="Arial" w:hAnsi="Arial" w:cs="Arial"/>
            </w:rPr>
          </w:rPrChange>
        </w:rPr>
        <w:t>ուժի</w:t>
      </w:r>
      <w:r w:rsidRPr="008A0EE2">
        <w:rPr>
          <w:lang w:val="hy-AM"/>
          <w:rPrChange w:id="14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62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4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64" w:author="Զարինե Սարգսյան" w:date="2026-04-02T14:26:00Z">
            <w:rPr>
              <w:rFonts w:ascii="Arial" w:hAnsi="Arial" w:cs="Arial"/>
            </w:rPr>
          </w:rPrChange>
        </w:rPr>
        <w:t>լինելու</w:t>
      </w:r>
      <w:r w:rsidRPr="008A0EE2">
        <w:rPr>
          <w:lang w:val="hy-AM"/>
          <w:rPrChange w:id="14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66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146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468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4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70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14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72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14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74" w:author="Զարինե Սարգսյան" w:date="2026-04-02T14:26:00Z">
            <w:rPr>
              <w:rFonts w:ascii="Arial" w:hAnsi="Arial" w:cs="Arial"/>
            </w:rPr>
          </w:rPrChange>
        </w:rPr>
        <w:t>նվազեցման</w:t>
      </w:r>
      <w:r w:rsidRPr="008A0EE2">
        <w:rPr>
          <w:lang w:val="hy-AM"/>
          <w:rPrChange w:id="14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76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14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78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14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80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14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82" w:author="Զարինե Սարգսյան" w:date="2026-04-02T14:26:00Z">
            <w:rPr>
              <w:rFonts w:ascii="Arial" w:hAnsi="Arial" w:cs="Arial"/>
            </w:rPr>
          </w:rPrChange>
        </w:rPr>
        <w:t>հաղորդագրություններ</w:t>
      </w:r>
      <w:r w:rsidRPr="008A0EE2">
        <w:rPr>
          <w:lang w:val="hy-AM"/>
          <w:rPrChange w:id="14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84" w:author="Զարինե Սարգսյան" w:date="2026-04-02T14:26:00Z">
            <w:rPr>
              <w:rFonts w:ascii="Arial" w:hAnsi="Arial" w:cs="Arial"/>
            </w:rPr>
          </w:rPrChange>
        </w:rPr>
        <w:t>չստանալու</w:t>
      </w:r>
      <w:r w:rsidRPr="008A0EE2">
        <w:rPr>
          <w:lang w:val="hy-AM"/>
          <w:rPrChange w:id="14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86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1487" w:author="Զարինե Սարգսյան" w:date="2026-04-02T14:26:00Z">
            <w:rPr/>
          </w:rPrChange>
        </w:rPr>
        <w:t>,</w:t>
      </w:r>
    </w:p>
    <w:p w14:paraId="26BE1F40" w14:textId="77777777" w:rsidR="00A320B0" w:rsidRPr="008A0EE2" w:rsidRDefault="00A320B0" w:rsidP="00A320B0">
      <w:pPr>
        <w:rPr>
          <w:lang w:val="hy-AM"/>
          <w:rPrChange w:id="1488" w:author="Զարինե Սարգսյան" w:date="2026-04-02T14:26:00Z">
            <w:rPr/>
          </w:rPrChange>
        </w:rPr>
      </w:pPr>
      <w:r w:rsidRPr="008A0EE2">
        <w:rPr>
          <w:lang w:val="hy-AM"/>
          <w:rPrChange w:id="1489" w:author="Զարինե Սարգսյան" w:date="2026-04-02T14:26:00Z">
            <w:rPr/>
          </w:rPrChange>
        </w:rPr>
        <w:t xml:space="preserve">6) </w:t>
      </w:r>
      <w:r w:rsidRPr="008A0EE2">
        <w:rPr>
          <w:rFonts w:ascii="Arial" w:hAnsi="Arial" w:cs="Arial"/>
          <w:lang w:val="hy-AM"/>
          <w:rPrChange w:id="1490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149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49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14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94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14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96" w:author="Զարինե Սարգսյան" w:date="2026-04-02T14:26:00Z">
            <w:rPr>
              <w:rFonts w:ascii="Arial" w:hAnsi="Arial" w:cs="Arial"/>
            </w:rPr>
          </w:rPrChange>
        </w:rPr>
        <w:t>ուղարկվող</w:t>
      </w:r>
      <w:r w:rsidRPr="008A0EE2">
        <w:rPr>
          <w:lang w:val="hy-AM"/>
          <w:rPrChange w:id="14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498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4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00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5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02" w:author="Զարինե Սարգսյան" w:date="2026-04-02T14:26:00Z">
            <w:rPr>
              <w:rFonts w:ascii="Arial" w:hAnsi="Arial" w:cs="Arial"/>
            </w:rPr>
          </w:rPrChange>
        </w:rPr>
        <w:t>նշում</w:t>
      </w:r>
      <w:r w:rsidRPr="008A0EE2">
        <w:rPr>
          <w:lang w:val="hy-AM"/>
          <w:rPrChange w:id="15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0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5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06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15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08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15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10" w:author="Զարինե Սարգսյան" w:date="2026-04-02T14:26:00Z">
            <w:rPr>
              <w:rFonts w:ascii="Arial" w:hAnsi="Arial" w:cs="Arial"/>
            </w:rPr>
          </w:rPrChange>
        </w:rPr>
        <w:t>տարբեր</w:t>
      </w:r>
      <w:r w:rsidRPr="008A0EE2">
        <w:rPr>
          <w:lang w:val="hy-AM"/>
          <w:rPrChange w:id="15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12" w:author="Զարինե Սարգսյան" w:date="2026-04-02T14:26:00Z">
            <w:rPr>
              <w:rFonts w:ascii="Arial" w:hAnsi="Arial" w:cs="Arial"/>
            </w:rPr>
          </w:rPrChange>
        </w:rPr>
        <w:t>արժույթներով</w:t>
      </w:r>
      <w:r w:rsidRPr="008A0EE2">
        <w:rPr>
          <w:lang w:val="hy-AM"/>
          <w:rPrChange w:id="151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1514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5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16" w:author="Զարինե Սարգսյան" w:date="2026-04-02T14:26:00Z">
            <w:rPr>
              <w:rFonts w:ascii="Arial" w:hAnsi="Arial" w:cs="Arial"/>
            </w:rPr>
          </w:rPrChange>
        </w:rPr>
        <w:t>միևնույն</w:t>
      </w:r>
      <w:r w:rsidRPr="008A0EE2">
        <w:rPr>
          <w:lang w:val="hy-AM"/>
          <w:rPrChange w:id="15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18" w:author="Զարինե Սարգսյան" w:date="2026-04-02T14:26:00Z">
            <w:rPr>
              <w:rFonts w:ascii="Arial" w:hAnsi="Arial" w:cs="Arial"/>
            </w:rPr>
          </w:rPrChange>
        </w:rPr>
        <w:t>արժույթով</w:t>
      </w:r>
      <w:r w:rsidRPr="008A0EE2">
        <w:rPr>
          <w:lang w:val="hy-AM"/>
          <w:rPrChange w:id="1519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1520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15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22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15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24" w:author="Զարինե Սարգսյան" w:date="2026-04-02T14:26:00Z">
            <w:rPr>
              <w:rFonts w:ascii="Arial" w:hAnsi="Arial" w:cs="Arial"/>
            </w:rPr>
          </w:rPrChange>
        </w:rPr>
        <w:t>միջոցներին</w:t>
      </w:r>
      <w:r w:rsidRPr="008A0EE2">
        <w:rPr>
          <w:lang w:val="hy-AM"/>
          <w:rPrChange w:id="15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26" w:author="Զարինե Սարգսյան" w:date="2026-04-02T14:26:00Z">
            <w:rPr>
              <w:rFonts w:ascii="Arial" w:hAnsi="Arial" w:cs="Arial"/>
            </w:rPr>
          </w:rPrChange>
        </w:rPr>
        <w:t>համարժեք</w:t>
      </w:r>
      <w:r w:rsidRPr="008A0EE2">
        <w:rPr>
          <w:lang w:val="hy-AM"/>
          <w:rPrChange w:id="15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28" w:author="Զարինե Սարգսյան" w:date="2026-04-02T14:26:00Z">
            <w:rPr>
              <w:rFonts w:ascii="Arial" w:hAnsi="Arial" w:cs="Arial"/>
            </w:rPr>
          </w:rPrChange>
        </w:rPr>
        <w:t>ընդհանուր</w:t>
      </w:r>
      <w:r w:rsidRPr="008A0EE2">
        <w:rPr>
          <w:lang w:val="hy-AM"/>
          <w:rPrChange w:id="15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30" w:author="Զարինե Սարգսյան" w:date="2026-04-02T14:26:00Z">
            <w:rPr>
              <w:rFonts w:ascii="Arial" w:hAnsi="Arial" w:cs="Arial"/>
            </w:rPr>
          </w:rPrChange>
        </w:rPr>
        <w:t>գումարը՝</w:t>
      </w:r>
      <w:r w:rsidRPr="008A0EE2">
        <w:rPr>
          <w:lang w:val="hy-AM"/>
          <w:rPrChange w:id="15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32" w:author="Զարինե Սարգսյան" w:date="2026-04-02T14:26:00Z">
            <w:rPr>
              <w:rFonts w:ascii="Arial" w:hAnsi="Arial" w:cs="Arial"/>
            </w:rPr>
          </w:rPrChange>
        </w:rPr>
        <w:t>արտահայտված</w:t>
      </w:r>
      <w:r w:rsidRPr="008A0EE2">
        <w:rPr>
          <w:lang w:val="hy-AM"/>
          <w:rPrChange w:id="15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34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15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36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15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38" w:author="Զարինե Սարգսյան" w:date="2026-04-02T14:26:00Z">
            <w:rPr>
              <w:rFonts w:ascii="Arial" w:hAnsi="Arial" w:cs="Arial"/>
            </w:rPr>
          </w:rPrChange>
        </w:rPr>
        <w:t>դրամով</w:t>
      </w:r>
      <w:r w:rsidRPr="008A0EE2">
        <w:rPr>
          <w:lang w:val="hy-AM"/>
          <w:rPrChange w:id="1539" w:author="Զարինե Սարգսյան" w:date="2026-04-02T14:26:00Z">
            <w:rPr/>
          </w:rPrChange>
        </w:rPr>
        <w:t>:</w:t>
      </w:r>
    </w:p>
    <w:p w14:paraId="66C1B429" w14:textId="77777777" w:rsidR="00A320B0" w:rsidRPr="008A0EE2" w:rsidRDefault="00A320B0" w:rsidP="00A320B0">
      <w:pPr>
        <w:rPr>
          <w:lang w:val="hy-AM"/>
          <w:rPrChange w:id="1540" w:author="Զարինե Սարգսյան" w:date="2026-04-02T14:26:00Z">
            <w:rPr/>
          </w:rPrChange>
        </w:rPr>
      </w:pPr>
      <w:r w:rsidRPr="008A0EE2">
        <w:rPr>
          <w:lang w:val="hy-AM"/>
          <w:rPrChange w:id="1541" w:author="Զարինե Սարգսյան" w:date="2026-04-02T14:26:00Z">
            <w:rPr/>
          </w:rPrChange>
        </w:rPr>
        <w:lastRenderedPageBreak/>
        <w:t xml:space="preserve">9. </w:t>
      </w:r>
      <w:r w:rsidRPr="008A0EE2">
        <w:rPr>
          <w:rFonts w:ascii="Arial" w:hAnsi="Arial" w:cs="Arial"/>
          <w:lang w:val="hy-AM"/>
          <w:rPrChange w:id="1542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15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44" w:author="Զարինե Սարգսյան" w:date="2026-04-02T14:26:00Z">
            <w:rPr>
              <w:rFonts w:ascii="Arial" w:hAnsi="Arial" w:cs="Arial"/>
            </w:rPr>
          </w:rPrChange>
        </w:rPr>
        <w:t>Բանկ</w:t>
      </w:r>
      <w:r w:rsidRPr="008A0EE2">
        <w:rPr>
          <w:lang w:val="hy-AM"/>
          <w:rPrChange w:id="154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546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15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4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549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1550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5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52" w:author="Զարինե Սարգսյան" w:date="2026-04-02T14:26:00Z">
            <w:rPr>
              <w:rFonts w:ascii="Arial" w:hAnsi="Arial" w:cs="Arial"/>
            </w:rPr>
          </w:rPrChange>
        </w:rPr>
        <w:t>մշակման</w:t>
      </w:r>
      <w:r w:rsidRPr="008A0EE2">
        <w:rPr>
          <w:lang w:val="hy-AM"/>
          <w:rPrChange w:id="15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54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15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56" w:author="Զարինե Սարգսյան" w:date="2026-04-02T14:26:00Z">
            <w:rPr>
              <w:rFonts w:ascii="Arial" w:hAnsi="Arial" w:cs="Arial"/>
            </w:rPr>
          </w:rPrChange>
        </w:rPr>
        <w:t>իրականացված</w:t>
      </w:r>
      <w:r w:rsidRPr="008A0EE2">
        <w:rPr>
          <w:lang w:val="hy-AM"/>
          <w:rPrChange w:id="15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58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5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60" w:author="Զարինե Սարգսյան" w:date="2026-04-02T14:26:00Z">
            <w:rPr>
              <w:rFonts w:ascii="Arial" w:hAnsi="Arial" w:cs="Arial"/>
            </w:rPr>
          </w:rPrChange>
        </w:rPr>
        <w:t>գործընթացի</w:t>
      </w:r>
      <w:r w:rsidRPr="008A0EE2">
        <w:rPr>
          <w:lang w:val="hy-AM"/>
          <w:rPrChange w:id="15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62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15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64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15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66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15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68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15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7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5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72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15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74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15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76" w:author="Զարինե Սարգսյան" w:date="2026-04-02T14:26:00Z">
            <w:rPr>
              <w:rFonts w:ascii="Arial" w:hAnsi="Arial" w:cs="Arial"/>
            </w:rPr>
          </w:rPrChange>
        </w:rPr>
        <w:t>հաղորդագրություն</w:t>
      </w:r>
      <w:r w:rsidRPr="008A0EE2">
        <w:rPr>
          <w:lang w:val="hy-AM"/>
          <w:rPrChange w:id="1577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578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15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80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158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582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1583" w:author="Զարինե Սարգսյան" w:date="2026-04-02T14:26:00Z">
            <w:rPr/>
          </w:rPrChange>
        </w:rPr>
        <w:t>`</w:t>
      </w:r>
    </w:p>
    <w:p w14:paraId="302987E6" w14:textId="77777777" w:rsidR="00A320B0" w:rsidRPr="008A0EE2" w:rsidRDefault="00A320B0" w:rsidP="00A320B0">
      <w:pPr>
        <w:rPr>
          <w:lang w:val="hy-AM"/>
          <w:rPrChange w:id="1584" w:author="Զարինե Սարգսյան" w:date="2026-04-02T14:26:00Z">
            <w:rPr/>
          </w:rPrChange>
        </w:rPr>
      </w:pPr>
      <w:r w:rsidRPr="008A0EE2">
        <w:rPr>
          <w:lang w:val="hy-AM"/>
          <w:rPrChange w:id="1585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1586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15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8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589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159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15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92" w:author="Զարինե Սարգսյան" w:date="2026-04-02T14:26:00Z">
            <w:rPr>
              <w:rFonts w:ascii="Arial" w:hAnsi="Arial" w:cs="Arial"/>
            </w:rPr>
          </w:rPrChange>
        </w:rPr>
        <w:t>ձևավորված</w:t>
      </w:r>
      <w:r w:rsidRPr="008A0EE2">
        <w:rPr>
          <w:lang w:val="hy-AM"/>
          <w:rPrChange w:id="15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94" w:author="Զարինե Սարգսյան" w:date="2026-04-02T14:26:00Z">
            <w:rPr>
              <w:rFonts w:ascii="Arial" w:hAnsi="Arial" w:cs="Arial"/>
            </w:rPr>
          </w:rPrChange>
        </w:rPr>
        <w:t>չէ</w:t>
      </w:r>
      <w:r w:rsidRPr="008A0EE2">
        <w:rPr>
          <w:lang w:val="hy-AM"/>
          <w:rPrChange w:id="15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96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15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598" w:author="Զարինե Սարգսյան" w:date="2026-04-02T14:26:00Z">
            <w:rPr>
              <w:rFonts w:ascii="Arial" w:hAnsi="Arial" w:cs="Arial"/>
            </w:rPr>
          </w:rPrChange>
        </w:rPr>
        <w:t>պահանջներին</w:t>
      </w:r>
      <w:r w:rsidRPr="008A0EE2">
        <w:rPr>
          <w:lang w:val="hy-AM"/>
          <w:rPrChange w:id="15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00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160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602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6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04" w:author="Զարինե Սարգսյան" w:date="2026-04-02T14:26:00Z">
            <w:rPr>
              <w:rFonts w:ascii="Arial" w:hAnsi="Arial" w:cs="Arial"/>
            </w:rPr>
          </w:rPrChange>
        </w:rPr>
        <w:t>դրա</w:t>
      </w:r>
      <w:r w:rsidRPr="008A0EE2">
        <w:rPr>
          <w:lang w:val="hy-AM"/>
          <w:rPrChange w:id="16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06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6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08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16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10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16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12" w:author="Զարինե Սարգսյան" w:date="2026-04-02T14:26:00Z">
            <w:rPr>
              <w:rFonts w:ascii="Arial" w:hAnsi="Arial" w:cs="Arial"/>
            </w:rPr>
          </w:rPrChange>
        </w:rPr>
        <w:t>անճշտություններ</w:t>
      </w:r>
      <w:r w:rsidRPr="008A0EE2">
        <w:rPr>
          <w:lang w:val="hy-AM"/>
          <w:rPrChange w:id="161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614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16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16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16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18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6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20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16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2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6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24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625" w:author="Զարինե Սարգսյան" w:date="2026-04-02T14:26:00Z">
            <w:rPr/>
          </w:rPrChange>
        </w:rPr>
        <w:t xml:space="preserve"> 7 </w:t>
      </w:r>
      <w:r w:rsidRPr="008A0EE2">
        <w:rPr>
          <w:rFonts w:ascii="Arial" w:hAnsi="Arial" w:cs="Arial"/>
          <w:lang w:val="hy-AM"/>
          <w:rPrChange w:id="1626" w:author="Զարինե Սարգսյան" w:date="2026-04-02T14:26:00Z">
            <w:rPr>
              <w:rFonts w:ascii="Arial" w:hAnsi="Arial" w:cs="Arial"/>
            </w:rPr>
          </w:rPrChange>
        </w:rPr>
        <w:t>հաղորդագրությունը՝</w:t>
      </w:r>
      <w:r w:rsidRPr="008A0EE2">
        <w:rPr>
          <w:lang w:val="hy-AM"/>
          <w:rPrChange w:id="16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28" w:author="Զարինե Սարգսյան" w:date="2026-04-02T14:26:00Z">
            <w:rPr>
              <w:rFonts w:ascii="Arial" w:hAnsi="Arial" w:cs="Arial"/>
            </w:rPr>
          </w:rPrChange>
        </w:rPr>
        <w:t>վերջինիս</w:t>
      </w:r>
      <w:r w:rsidRPr="008A0EE2">
        <w:rPr>
          <w:lang w:val="hy-AM"/>
          <w:rPrChange w:id="16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30" w:author="Զարինե Սարգսյան" w:date="2026-04-02T14:26:00Z">
            <w:rPr>
              <w:rFonts w:ascii="Arial" w:hAnsi="Arial" w:cs="Arial"/>
            </w:rPr>
          </w:rPrChange>
        </w:rPr>
        <w:t>մերժման</w:t>
      </w:r>
      <w:r w:rsidRPr="008A0EE2">
        <w:rPr>
          <w:lang w:val="hy-AM"/>
          <w:rPrChange w:id="16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3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633" w:author="Զարինե Սարգսյան" w:date="2026-04-02T14:26:00Z">
            <w:rPr/>
          </w:rPrChange>
        </w:rPr>
        <w:t>,</w:t>
      </w:r>
    </w:p>
    <w:p w14:paraId="444F57D3" w14:textId="77777777" w:rsidR="00A320B0" w:rsidRPr="008A0EE2" w:rsidRDefault="00A320B0" w:rsidP="00A320B0">
      <w:pPr>
        <w:rPr>
          <w:lang w:val="hy-AM"/>
          <w:rPrChange w:id="1634" w:author="Զարինե Սարգսյան" w:date="2026-04-02T14:26:00Z">
            <w:rPr/>
          </w:rPrChange>
        </w:rPr>
      </w:pPr>
      <w:r w:rsidRPr="008A0EE2">
        <w:rPr>
          <w:lang w:val="hy-AM"/>
          <w:rPrChange w:id="1635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1636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16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3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639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164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16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42" w:author="Զարինե Սարգսյան" w:date="2026-04-02T14:26:00Z">
            <w:rPr>
              <w:rFonts w:ascii="Arial" w:hAnsi="Arial" w:cs="Arial"/>
            </w:rPr>
          </w:rPrChange>
        </w:rPr>
        <w:t>ձևավորված</w:t>
      </w:r>
      <w:r w:rsidRPr="008A0EE2">
        <w:rPr>
          <w:lang w:val="hy-AM"/>
          <w:rPrChange w:id="16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4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6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46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16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48" w:author="Զարինե Սարգսյան" w:date="2026-04-02T14:26:00Z">
            <w:rPr>
              <w:rFonts w:ascii="Arial" w:hAnsi="Arial" w:cs="Arial"/>
            </w:rPr>
          </w:rPrChange>
        </w:rPr>
        <w:t>պահանջներին</w:t>
      </w:r>
      <w:r w:rsidRPr="008A0EE2">
        <w:rPr>
          <w:lang w:val="hy-AM"/>
          <w:rPrChange w:id="16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50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165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652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16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54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16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56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16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5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6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60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661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1662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16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64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166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666" w:author="Զարինե Սարգսյան" w:date="2026-04-02T14:26:00Z">
            <w:rPr>
              <w:rFonts w:ascii="Arial" w:hAnsi="Arial" w:cs="Arial"/>
            </w:rPr>
          </w:rPrChange>
        </w:rPr>
        <w:t>որով</w:t>
      </w:r>
      <w:r w:rsidRPr="008A0EE2">
        <w:rPr>
          <w:lang w:val="hy-AM"/>
          <w:rPrChange w:id="16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68" w:author="Զարինե Սարգսյան" w:date="2026-04-02T14:26:00Z">
            <w:rPr>
              <w:rFonts w:ascii="Arial" w:hAnsi="Arial" w:cs="Arial"/>
            </w:rPr>
          </w:rPrChange>
        </w:rPr>
        <w:t>հաստատում</w:t>
      </w:r>
      <w:r w:rsidRPr="008A0EE2">
        <w:rPr>
          <w:lang w:val="hy-AM"/>
          <w:rPrChange w:id="16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7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6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72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16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74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6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76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677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1678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6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80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6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82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6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84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16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8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6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88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16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90" w:author="Զարինե Սարգսյան" w:date="2026-04-02T14:26:00Z">
            <w:rPr>
              <w:rFonts w:ascii="Arial" w:hAnsi="Arial" w:cs="Arial"/>
            </w:rPr>
          </w:rPrChange>
        </w:rPr>
        <w:t>կատարումը</w:t>
      </w:r>
      <w:r w:rsidRPr="008A0EE2">
        <w:rPr>
          <w:lang w:val="hy-AM"/>
          <w:rPrChange w:id="16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92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16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94" w:author="Զարինե Սարգսյան" w:date="2026-04-02T14:26:00Z">
            <w:rPr>
              <w:rFonts w:ascii="Arial" w:hAnsi="Arial" w:cs="Arial"/>
            </w:rPr>
          </w:rPrChange>
        </w:rPr>
        <w:t>տեղեկացնում</w:t>
      </w:r>
      <w:r w:rsidRPr="008A0EE2">
        <w:rPr>
          <w:lang w:val="hy-AM"/>
          <w:rPrChange w:id="16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69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69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698" w:author="Զարինե Սարգսյան" w:date="2026-04-02T14:26:00Z">
            <w:rPr>
              <w:rFonts w:ascii="Arial" w:hAnsi="Arial" w:cs="Arial"/>
            </w:rPr>
          </w:rPrChange>
        </w:rPr>
        <w:t>որ</w:t>
      </w:r>
      <w:r w:rsidRPr="008A0EE2">
        <w:rPr>
          <w:lang w:val="hy-AM"/>
          <w:rPrChange w:id="16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0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17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02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17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04" w:author="Զարինե Սարգսյան" w:date="2026-04-02T14:26:00Z">
            <w:rPr>
              <w:rFonts w:ascii="Arial" w:hAnsi="Arial" w:cs="Arial"/>
            </w:rPr>
          </w:rPrChange>
        </w:rPr>
        <w:t>չունի</w:t>
      </w:r>
      <w:r w:rsidRPr="008A0EE2">
        <w:rPr>
          <w:lang w:val="hy-AM"/>
          <w:rPrChange w:id="17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06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17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08" w:author="Զարինե Սարգսյան" w:date="2026-04-02T14:26:00Z">
            <w:rPr>
              <w:rFonts w:ascii="Arial" w:hAnsi="Arial" w:cs="Arial"/>
            </w:rPr>
          </w:rPrChange>
        </w:rPr>
        <w:t>հաշիվներ</w:t>
      </w:r>
      <w:r w:rsidRPr="008A0EE2">
        <w:rPr>
          <w:lang w:val="hy-AM"/>
          <w:rPrChange w:id="1709" w:author="Զարինե Սարգսյան" w:date="2026-04-02T14:26:00Z">
            <w:rPr/>
          </w:rPrChange>
        </w:rPr>
        <w:t>:</w:t>
      </w:r>
    </w:p>
    <w:p w14:paraId="32E90841" w14:textId="77777777" w:rsidR="00A320B0" w:rsidRPr="008A0EE2" w:rsidRDefault="00A320B0" w:rsidP="00A320B0">
      <w:pPr>
        <w:rPr>
          <w:lang w:val="hy-AM"/>
          <w:rPrChange w:id="1710" w:author="Զարինե Սարգսյան" w:date="2026-04-02T14:26:00Z">
            <w:rPr/>
          </w:rPrChange>
        </w:rPr>
      </w:pPr>
      <w:r w:rsidRPr="008A0EE2">
        <w:rPr>
          <w:lang w:val="hy-AM"/>
          <w:rPrChange w:id="1711" w:author="Զարինե Սարգսյան" w:date="2026-04-02T14:26:00Z">
            <w:rPr/>
          </w:rPrChange>
        </w:rPr>
        <w:t xml:space="preserve">10. </w:t>
      </w:r>
      <w:r w:rsidRPr="008A0EE2">
        <w:rPr>
          <w:rFonts w:ascii="Arial" w:hAnsi="Arial" w:cs="Arial"/>
          <w:lang w:val="hy-AM"/>
          <w:rPrChange w:id="1712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17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14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17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16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17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18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17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20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17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22" w:author="Զարինե Սարգսյան" w:date="2026-04-02T14:26:00Z">
            <w:rPr>
              <w:rFonts w:ascii="Arial" w:hAnsi="Arial" w:cs="Arial"/>
            </w:rPr>
          </w:rPrChange>
        </w:rPr>
        <w:t>ուղարկվող</w:t>
      </w:r>
      <w:r w:rsidRPr="008A0EE2">
        <w:rPr>
          <w:lang w:val="hy-AM"/>
          <w:rPrChange w:id="17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24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725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1726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7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28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7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30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17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3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7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34" w:author="Զարինե Սարգսյան" w:date="2026-04-02T14:26:00Z">
            <w:rPr>
              <w:rFonts w:ascii="Arial" w:hAnsi="Arial" w:cs="Arial"/>
            </w:rPr>
          </w:rPrChange>
        </w:rPr>
        <w:t>նշվի</w:t>
      </w:r>
      <w:r w:rsidRPr="008A0EE2">
        <w:rPr>
          <w:lang w:val="hy-AM"/>
          <w:rPrChange w:id="17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36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17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38" w:author="Զարինե Սարգսյան" w:date="2026-04-02T14:26:00Z">
            <w:rPr>
              <w:rFonts w:ascii="Arial" w:hAnsi="Arial" w:cs="Arial"/>
            </w:rPr>
          </w:rPrChange>
        </w:rPr>
        <w:t>տեղեկատվություն՝</w:t>
      </w:r>
      <w:r w:rsidRPr="008A0EE2">
        <w:rPr>
          <w:lang w:val="hy-AM"/>
          <w:rPrChange w:id="17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40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17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42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1743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1744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7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46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7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4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7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50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17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52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17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54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17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56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17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58" w:author="Զարինե Սարգսյան" w:date="2026-04-02T14:26:00Z">
            <w:rPr>
              <w:rFonts w:ascii="Arial" w:hAnsi="Arial" w:cs="Arial"/>
            </w:rPr>
          </w:rPrChange>
        </w:rPr>
        <w:t>ընդհանուր</w:t>
      </w:r>
      <w:r w:rsidRPr="008A0EE2">
        <w:rPr>
          <w:lang w:val="hy-AM"/>
          <w:rPrChange w:id="17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60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17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62" w:author="Զարինե Սարգսյան" w:date="2026-04-02T14:26:00Z">
            <w:rPr>
              <w:rFonts w:ascii="Arial" w:hAnsi="Arial" w:cs="Arial"/>
            </w:rPr>
          </w:rPrChange>
        </w:rPr>
        <w:t>չափի</w:t>
      </w:r>
      <w:r w:rsidRPr="008A0EE2">
        <w:rPr>
          <w:lang w:val="hy-AM"/>
          <w:rPrChange w:id="17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64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765" w:author="Զարինե Սարգսյան" w:date="2026-04-02T14:26:00Z">
            <w:rPr/>
          </w:rPrChange>
        </w:rPr>
        <w:t>:</w:t>
      </w:r>
    </w:p>
    <w:p w14:paraId="30EE6DD8" w14:textId="77777777" w:rsidR="00A320B0" w:rsidRPr="008A0EE2" w:rsidRDefault="00A320B0" w:rsidP="00A320B0">
      <w:pPr>
        <w:rPr>
          <w:lang w:val="hy-AM"/>
          <w:rPrChange w:id="1766" w:author="Զարինե Սարգսյան" w:date="2026-04-02T14:26:00Z">
            <w:rPr/>
          </w:rPrChange>
        </w:rPr>
      </w:pPr>
      <w:r w:rsidRPr="008A0EE2">
        <w:rPr>
          <w:lang w:val="hy-AM"/>
          <w:rPrChange w:id="1767" w:author="Զարինե Սարգսյան" w:date="2026-04-02T14:26:00Z">
            <w:rPr/>
          </w:rPrChange>
        </w:rPr>
        <w:t xml:space="preserve">11. </w:t>
      </w:r>
      <w:r w:rsidRPr="008A0EE2">
        <w:rPr>
          <w:rFonts w:ascii="Arial" w:hAnsi="Arial" w:cs="Arial"/>
          <w:lang w:val="hy-AM"/>
          <w:rPrChange w:id="1768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17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70" w:author="Զարինե Սարգսյան" w:date="2026-04-02T14:26:00Z">
            <w:rPr>
              <w:rFonts w:ascii="Arial" w:hAnsi="Arial" w:cs="Arial"/>
            </w:rPr>
          </w:rPrChange>
        </w:rPr>
        <w:t>Բանկ</w:t>
      </w:r>
      <w:r w:rsidRPr="008A0EE2">
        <w:rPr>
          <w:lang w:val="hy-AM"/>
          <w:rPrChange w:id="177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772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17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74" w:author="Զարինե Սարգսյան" w:date="2026-04-02T14:26:00Z">
            <w:rPr>
              <w:rFonts w:ascii="Arial" w:hAnsi="Arial" w:cs="Arial"/>
            </w:rPr>
          </w:rPrChange>
        </w:rPr>
        <w:t>կարգով</w:t>
      </w:r>
      <w:r w:rsidRPr="008A0EE2">
        <w:rPr>
          <w:lang w:val="hy-AM"/>
          <w:rPrChange w:id="17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76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17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78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17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80" w:author="Զարինե Սարգսյան" w:date="2026-04-02T14:26:00Z">
            <w:rPr>
              <w:rFonts w:ascii="Arial" w:hAnsi="Arial" w:cs="Arial"/>
            </w:rPr>
          </w:rPrChange>
        </w:rPr>
        <w:t>Գործառնական</w:t>
      </w:r>
      <w:r w:rsidRPr="008A0EE2">
        <w:rPr>
          <w:lang w:val="hy-AM"/>
          <w:rPrChange w:id="17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82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17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84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17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86" w:author="Զարինե Սարգսյան" w:date="2026-04-02T14:26:00Z">
            <w:rPr>
              <w:rFonts w:ascii="Arial" w:hAnsi="Arial" w:cs="Arial"/>
            </w:rPr>
          </w:rPrChange>
        </w:rPr>
        <w:t>ընդունելու</w:t>
      </w:r>
      <w:r w:rsidRPr="008A0EE2">
        <w:rPr>
          <w:lang w:val="hy-AM"/>
          <w:rPrChange w:id="17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88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178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790" w:author="Զարինե Սարգսյան" w:date="2026-04-02T14:26:00Z">
            <w:rPr>
              <w:rFonts w:ascii="Arial" w:hAnsi="Arial" w:cs="Arial"/>
            </w:rPr>
          </w:rPrChange>
        </w:rPr>
        <w:t>նույն</w:t>
      </w:r>
      <w:r w:rsidRPr="008A0EE2">
        <w:rPr>
          <w:lang w:val="hy-AM"/>
          <w:rPrChange w:id="17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92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17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94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17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96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17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798" w:author="Զարինե Սարգսյան" w:date="2026-04-02T14:26:00Z">
            <w:rPr>
              <w:rFonts w:ascii="Arial" w:hAnsi="Arial" w:cs="Arial"/>
            </w:rPr>
          </w:rPrChange>
        </w:rPr>
        <w:t>կատարում</w:t>
      </w:r>
      <w:r w:rsidRPr="008A0EE2">
        <w:rPr>
          <w:lang w:val="hy-AM"/>
          <w:rPrChange w:id="17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0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8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02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18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04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8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06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18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0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8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10" w:author="Զարինե Սարգսյան" w:date="2026-04-02T14:26:00Z">
            <w:rPr>
              <w:rFonts w:ascii="Arial" w:hAnsi="Arial" w:cs="Arial"/>
            </w:rPr>
          </w:rPrChange>
        </w:rPr>
        <w:t>կարգադրությունը</w:t>
      </w:r>
      <w:r w:rsidRPr="008A0EE2">
        <w:rPr>
          <w:lang w:val="hy-AM"/>
          <w:rPrChange w:id="1811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1812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18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14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8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16" w:author="Զարինե Սարգսյան" w:date="2026-04-02T14:26:00Z">
            <w:rPr>
              <w:rFonts w:ascii="Arial" w:hAnsi="Arial" w:cs="Arial"/>
            </w:rPr>
          </w:rPrChange>
        </w:rPr>
        <w:t>ընդունման</w:t>
      </w:r>
      <w:r w:rsidRPr="008A0EE2">
        <w:rPr>
          <w:lang w:val="hy-AM"/>
          <w:rPrChange w:id="18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18" w:author="Զարինե Սարգսյան" w:date="2026-04-02T14:26:00Z">
            <w:rPr>
              <w:rFonts w:ascii="Arial" w:hAnsi="Arial" w:cs="Arial"/>
            </w:rPr>
          </w:rPrChange>
        </w:rPr>
        <w:t>պահից</w:t>
      </w:r>
      <w:r w:rsidRPr="008A0EE2">
        <w:rPr>
          <w:lang w:val="hy-AM"/>
          <w:rPrChange w:id="1819" w:author="Զարինե Սարգսյան" w:date="2026-04-02T14:26:00Z">
            <w:rPr/>
          </w:rPrChange>
        </w:rPr>
        <w:t xml:space="preserve"> 1 (</w:t>
      </w:r>
      <w:r w:rsidRPr="008A0EE2">
        <w:rPr>
          <w:rFonts w:ascii="Arial" w:hAnsi="Arial" w:cs="Arial"/>
          <w:lang w:val="hy-AM"/>
          <w:rPrChange w:id="1820" w:author="Զարինե Սարգսյան" w:date="2026-04-02T14:26:00Z">
            <w:rPr>
              <w:rFonts w:ascii="Arial" w:hAnsi="Arial" w:cs="Arial"/>
            </w:rPr>
          </w:rPrChange>
        </w:rPr>
        <w:t>մեկ</w:t>
      </w:r>
      <w:r w:rsidRPr="008A0EE2">
        <w:rPr>
          <w:lang w:val="hy-AM"/>
          <w:rPrChange w:id="1821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1822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18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24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18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26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182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828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18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30" w:author="Զարինե Սարգսյան" w:date="2026-04-02T14:26:00Z">
            <w:rPr>
              <w:rFonts w:ascii="Arial" w:hAnsi="Arial" w:cs="Arial"/>
            </w:rPr>
          </w:rPrChange>
        </w:rPr>
        <w:t>ձևավորում</w:t>
      </w:r>
      <w:r w:rsidRPr="008A0EE2">
        <w:rPr>
          <w:lang w:val="hy-AM"/>
          <w:rPrChange w:id="18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32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18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34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18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3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8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38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18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40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18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42" w:author="Զարինե Սարգսյան" w:date="2026-04-02T14:26:00Z">
            <w:rPr>
              <w:rFonts w:ascii="Arial" w:hAnsi="Arial" w:cs="Arial"/>
            </w:rPr>
          </w:rPrChange>
        </w:rPr>
        <w:t>հաղորդագրություն՝</w:t>
      </w:r>
      <w:r w:rsidRPr="008A0EE2">
        <w:rPr>
          <w:lang w:val="hy-AM"/>
          <w:rPrChange w:id="18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44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18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46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18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48" w:author="Զարինե Սարգսյան" w:date="2026-04-02T14:26:00Z">
            <w:rPr>
              <w:rFonts w:ascii="Arial" w:hAnsi="Arial" w:cs="Arial"/>
            </w:rPr>
          </w:rPrChange>
        </w:rPr>
        <w:t>կարգի</w:t>
      </w:r>
      <w:r w:rsidRPr="008A0EE2">
        <w:rPr>
          <w:lang w:val="hy-AM"/>
          <w:rPrChange w:id="1849" w:author="Զարինե Սարգսյան" w:date="2026-04-02T14:26:00Z">
            <w:rPr/>
          </w:rPrChange>
        </w:rPr>
        <w:t xml:space="preserve"> 9-</w:t>
      </w:r>
      <w:r w:rsidRPr="008A0EE2">
        <w:rPr>
          <w:rFonts w:ascii="Arial" w:hAnsi="Arial" w:cs="Arial"/>
          <w:lang w:val="hy-AM"/>
          <w:rPrChange w:id="1850" w:author="Զարինե Սարգսյան" w:date="2026-04-02T14:26:00Z">
            <w:rPr>
              <w:rFonts w:ascii="Arial" w:hAnsi="Arial" w:cs="Arial"/>
            </w:rPr>
          </w:rPrChange>
        </w:rPr>
        <w:t>րդ</w:t>
      </w:r>
      <w:r w:rsidRPr="008A0EE2">
        <w:rPr>
          <w:lang w:val="hy-AM"/>
          <w:rPrChange w:id="18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52" w:author="Զարինե Սարգսյան" w:date="2026-04-02T14:26:00Z">
            <w:rPr>
              <w:rFonts w:ascii="Arial" w:hAnsi="Arial" w:cs="Arial"/>
            </w:rPr>
          </w:rPrChange>
        </w:rPr>
        <w:t>գլխում</w:t>
      </w:r>
      <w:r w:rsidRPr="008A0EE2">
        <w:rPr>
          <w:lang w:val="hy-AM"/>
          <w:rPrChange w:id="18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54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18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56" w:author="Զարինե Սարգսյան" w:date="2026-04-02T14:26:00Z">
            <w:rPr>
              <w:rFonts w:ascii="Arial" w:hAnsi="Arial" w:cs="Arial"/>
            </w:rPr>
          </w:rPrChange>
        </w:rPr>
        <w:t>պահանջների</w:t>
      </w:r>
      <w:r w:rsidRPr="008A0EE2">
        <w:rPr>
          <w:lang w:val="hy-AM"/>
          <w:rPrChange w:id="1857" w:author="Զարինե Սարգսյան" w:date="2026-04-02T14:26:00Z">
            <w:rPr/>
          </w:rPrChange>
        </w:rPr>
        <w:t>:</w:t>
      </w:r>
    </w:p>
    <w:p w14:paraId="45F8D534" w14:textId="77777777" w:rsidR="00A320B0" w:rsidRPr="008A0EE2" w:rsidRDefault="00A320B0" w:rsidP="00A320B0">
      <w:pPr>
        <w:rPr>
          <w:lang w:val="hy-AM"/>
          <w:rPrChange w:id="185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1859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18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61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186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863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18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6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8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67" w:author="Զարինե Սարգսյան" w:date="2026-04-02T14:26:00Z">
            <w:rPr>
              <w:rFonts w:ascii="Arial" w:hAnsi="Arial" w:cs="Arial"/>
            </w:rPr>
          </w:rPrChange>
        </w:rPr>
        <w:t>ընդունման</w:t>
      </w:r>
      <w:r w:rsidRPr="008A0EE2">
        <w:rPr>
          <w:lang w:val="hy-AM"/>
          <w:rPrChange w:id="1868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1869" w:author="Զարինե Սարգսյան" w:date="2026-04-02T14:26:00Z">
            <w:rPr>
              <w:rFonts w:ascii="Arial" w:hAnsi="Arial" w:cs="Arial"/>
            </w:rPr>
          </w:rPrChange>
        </w:rPr>
        <w:t>ուղարկման</w:t>
      </w:r>
      <w:r w:rsidRPr="008A0EE2">
        <w:rPr>
          <w:lang w:val="hy-AM"/>
          <w:rPrChange w:id="1870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1871" w:author="Զարինե Սարգսյան" w:date="2026-04-02T14:26:00Z">
            <w:rPr>
              <w:rFonts w:ascii="Arial" w:hAnsi="Arial" w:cs="Arial"/>
            </w:rPr>
          </w:rPrChange>
        </w:rPr>
        <w:t>պահ</w:t>
      </w:r>
      <w:r w:rsidRPr="008A0EE2">
        <w:rPr>
          <w:lang w:val="hy-AM"/>
          <w:rPrChange w:id="18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7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8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75" w:author="Զարինե Սարգսյան" w:date="2026-04-02T14:26:00Z">
            <w:rPr>
              <w:rFonts w:ascii="Arial" w:hAnsi="Arial" w:cs="Arial"/>
            </w:rPr>
          </w:rPrChange>
        </w:rPr>
        <w:t>համարվում՝</w:t>
      </w:r>
      <w:r w:rsidRPr="008A0EE2">
        <w:rPr>
          <w:lang w:val="hy-AM"/>
          <w:rPrChange w:id="18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77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18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79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18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81" w:author="Զարինե Սարգսյան" w:date="2026-04-02T14:26:00Z">
            <w:rPr>
              <w:rFonts w:ascii="Arial" w:hAnsi="Arial" w:cs="Arial"/>
            </w:rPr>
          </w:rPrChange>
        </w:rPr>
        <w:t>ընդունման</w:t>
      </w:r>
      <w:r w:rsidRPr="008A0EE2">
        <w:rPr>
          <w:lang w:val="hy-AM"/>
          <w:rPrChange w:id="188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1883" w:author="Զարինե Սարգսյան" w:date="2026-04-02T14:26:00Z">
            <w:rPr>
              <w:rFonts w:ascii="Arial" w:hAnsi="Arial" w:cs="Arial"/>
            </w:rPr>
          </w:rPrChange>
        </w:rPr>
        <w:t>ուղարկման</w:t>
      </w:r>
      <w:r w:rsidRPr="008A0EE2">
        <w:rPr>
          <w:lang w:val="hy-AM"/>
          <w:rPrChange w:id="1884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1885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18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87" w:author="Զարինե Սարգսյան" w:date="2026-04-02T14:26:00Z">
            <w:rPr>
              <w:rFonts w:ascii="Arial" w:hAnsi="Arial" w:cs="Arial"/>
            </w:rPr>
          </w:rPrChange>
        </w:rPr>
        <w:t>համակարգում</w:t>
      </w:r>
      <w:r w:rsidRPr="008A0EE2">
        <w:rPr>
          <w:lang w:val="hy-AM"/>
          <w:rPrChange w:id="18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89" w:author="Զարինե Սարգսյան" w:date="2026-04-02T14:26:00Z">
            <w:rPr>
              <w:rFonts w:ascii="Arial" w:hAnsi="Arial" w:cs="Arial"/>
            </w:rPr>
          </w:rPrChange>
        </w:rPr>
        <w:t>ձևավորված</w:t>
      </w:r>
      <w:r w:rsidRPr="008A0EE2">
        <w:rPr>
          <w:lang w:val="hy-AM"/>
          <w:rPrChange w:id="18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91" w:author="Զարինե Սարգսյան" w:date="2026-04-02T14:26:00Z">
            <w:rPr>
              <w:rFonts w:ascii="Arial" w:hAnsi="Arial" w:cs="Arial"/>
            </w:rPr>
          </w:rPrChange>
        </w:rPr>
        <w:t>էլեկտրոնային</w:t>
      </w:r>
      <w:r w:rsidRPr="008A0EE2">
        <w:rPr>
          <w:lang w:val="hy-AM"/>
          <w:rPrChange w:id="18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93" w:author="Զարինե Սարգսյան" w:date="2026-04-02T14:26:00Z">
            <w:rPr>
              <w:rFonts w:ascii="Arial" w:hAnsi="Arial" w:cs="Arial"/>
            </w:rPr>
          </w:rPrChange>
        </w:rPr>
        <w:t>գրառումը</w:t>
      </w:r>
      <w:r w:rsidRPr="008A0EE2">
        <w:rPr>
          <w:lang w:val="hy-AM"/>
          <w:rPrChange w:id="18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95" w:author="Զարինե Սարգսյան" w:date="2026-04-02T14:26:00Z">
            <w:rPr>
              <w:rFonts w:ascii="Arial" w:hAnsi="Arial" w:cs="Arial"/>
            </w:rPr>
          </w:rPrChange>
        </w:rPr>
        <w:t>կատարելու</w:t>
      </w:r>
      <w:r w:rsidRPr="008A0EE2">
        <w:rPr>
          <w:lang w:val="hy-AM"/>
          <w:rPrChange w:id="18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897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189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1899" w:author="Զարինե Սարգսյան" w:date="2026-04-02T14:26:00Z">
            <w:rPr>
              <w:rFonts w:ascii="Arial" w:hAnsi="Arial" w:cs="Arial"/>
            </w:rPr>
          </w:rPrChange>
        </w:rPr>
        <w:t>ժամը</w:t>
      </w:r>
      <w:r w:rsidRPr="008A0EE2">
        <w:rPr>
          <w:lang w:val="hy-AM"/>
          <w:rPrChange w:id="1900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1901" w:author="Զարինե Սարգսյան" w:date="2026-04-02T14:26:00Z">
            <w:rPr>
              <w:rFonts w:ascii="Arial" w:hAnsi="Arial" w:cs="Arial"/>
            </w:rPr>
          </w:rPrChange>
        </w:rPr>
        <w:t>ժամը</w:t>
      </w:r>
      <w:r w:rsidRPr="008A0EE2">
        <w:rPr>
          <w:lang w:val="hy-AM"/>
          <w:rPrChange w:id="1902" w:author="Զարինե Սարգսյան" w:date="2026-04-02T14:26:00Z">
            <w:rPr/>
          </w:rPrChange>
        </w:rPr>
        <w:t>/</w:t>
      </w:r>
      <w:r w:rsidRPr="008A0EE2">
        <w:rPr>
          <w:rFonts w:ascii="Arial" w:hAnsi="Arial" w:cs="Arial"/>
          <w:lang w:val="hy-AM"/>
          <w:rPrChange w:id="1903" w:author="Զարինե Սարգսյան" w:date="2026-04-02T14:26:00Z">
            <w:rPr>
              <w:rFonts w:ascii="Arial" w:hAnsi="Arial" w:cs="Arial"/>
            </w:rPr>
          </w:rPrChange>
        </w:rPr>
        <w:t>րոպեն</w:t>
      </w:r>
      <w:r w:rsidRPr="008A0EE2">
        <w:rPr>
          <w:lang w:val="hy-AM"/>
          <w:rPrChange w:id="1904" w:author="Զարինե Սարգսյան" w:date="2026-04-02T14:26:00Z">
            <w:rPr/>
          </w:rPrChange>
        </w:rPr>
        <w:t xml:space="preserve">), </w:t>
      </w:r>
      <w:r w:rsidRPr="008A0EE2">
        <w:rPr>
          <w:rFonts w:ascii="Arial" w:hAnsi="Arial" w:cs="Arial"/>
          <w:lang w:val="hy-AM"/>
          <w:rPrChange w:id="1905" w:author="Զարինե Սարգսյան" w:date="2026-04-02T14:26:00Z">
            <w:rPr>
              <w:rFonts w:ascii="Arial" w:hAnsi="Arial" w:cs="Arial"/>
            </w:rPr>
          </w:rPrChange>
        </w:rPr>
        <w:t>որի</w:t>
      </w:r>
      <w:r w:rsidRPr="008A0EE2">
        <w:rPr>
          <w:lang w:val="hy-AM"/>
          <w:rPrChange w:id="19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07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19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09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19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1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9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13" w:author="Զարինե Սարգսյան" w:date="2026-04-02T14:26:00Z">
            <w:rPr>
              <w:rFonts w:ascii="Arial" w:hAnsi="Arial" w:cs="Arial"/>
            </w:rPr>
          </w:rPrChange>
        </w:rPr>
        <w:t>ձևավորվել</w:t>
      </w:r>
      <w:r w:rsidRPr="008A0EE2">
        <w:rPr>
          <w:lang w:val="hy-AM"/>
          <w:rPrChange w:id="19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15" w:author="Զարինե Սարգսյան" w:date="2026-04-02T14:26:00Z">
            <w:rPr>
              <w:rFonts w:ascii="Arial" w:hAnsi="Arial" w:cs="Arial"/>
            </w:rPr>
          </w:rPrChange>
        </w:rPr>
        <w:t>ներքին</w:t>
      </w:r>
      <w:r w:rsidRPr="008A0EE2">
        <w:rPr>
          <w:lang w:val="hy-AM"/>
          <w:rPrChange w:id="19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17" w:author="Զարինե Սարգսյան" w:date="2026-04-02T14:26:00Z">
            <w:rPr>
              <w:rFonts w:ascii="Arial" w:hAnsi="Arial" w:cs="Arial"/>
            </w:rPr>
          </w:rPrChange>
        </w:rPr>
        <w:t>հաղորդագրություն</w:t>
      </w:r>
      <w:r w:rsidRPr="008A0EE2">
        <w:rPr>
          <w:lang w:val="hy-AM"/>
          <w:rPrChange w:id="1918" w:author="Զարինե Սարգսյան" w:date="2026-04-02T14:26:00Z">
            <w:rPr/>
          </w:rPrChange>
        </w:rPr>
        <w:t>:</w:t>
      </w:r>
    </w:p>
    <w:p w14:paraId="76180EA5" w14:textId="77777777" w:rsidR="00A320B0" w:rsidRPr="008A0EE2" w:rsidRDefault="00A320B0" w:rsidP="00A320B0">
      <w:pPr>
        <w:rPr>
          <w:lang w:val="hy-AM"/>
          <w:rPrChange w:id="1919" w:author="Զարինե Սարգսյան" w:date="2026-04-02T14:26:00Z">
            <w:rPr/>
          </w:rPrChange>
        </w:rPr>
      </w:pPr>
      <w:r w:rsidRPr="008A0EE2">
        <w:rPr>
          <w:lang w:val="hy-AM"/>
          <w:rPrChange w:id="1920" w:author="Զարինե Սարգսյան" w:date="2026-04-02T14:26:00Z">
            <w:rPr/>
          </w:rPrChange>
        </w:rPr>
        <w:t> </w:t>
      </w:r>
    </w:p>
    <w:p w14:paraId="13F6B938" w14:textId="77777777" w:rsidR="00A320B0" w:rsidRPr="008A0EE2" w:rsidRDefault="00A320B0" w:rsidP="00A320B0">
      <w:pPr>
        <w:rPr>
          <w:lang w:val="hy-AM"/>
          <w:rPrChange w:id="192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b/>
          <w:bCs/>
          <w:lang w:val="hy-AM"/>
          <w:rPrChange w:id="1922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ԳԼՈՒԽ</w:t>
      </w:r>
      <w:r w:rsidRPr="008A0EE2">
        <w:rPr>
          <w:b/>
          <w:bCs/>
          <w:lang w:val="hy-AM"/>
          <w:rPrChange w:id="1923" w:author="Զարինե Սարգսյան" w:date="2026-04-02T14:26:00Z">
            <w:rPr>
              <w:b/>
              <w:bCs/>
            </w:rPr>
          </w:rPrChange>
        </w:rPr>
        <w:t> 4. </w:t>
      </w:r>
      <w:r w:rsidRPr="008A0EE2">
        <w:rPr>
          <w:rFonts w:ascii="Arial" w:hAnsi="Arial" w:cs="Arial"/>
          <w:b/>
          <w:bCs/>
          <w:lang w:val="hy-AM"/>
          <w:rPrChange w:id="1924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ԱՐԳԵԼԱԴՐՎԱԾ</w:t>
      </w:r>
      <w:r w:rsidRPr="008A0EE2">
        <w:rPr>
          <w:b/>
          <w:bCs/>
          <w:lang w:val="hy-AM"/>
          <w:rPrChange w:id="1925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26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ՄԻՋՈՑՆԵՐԸ</w:t>
      </w:r>
      <w:r w:rsidRPr="008A0EE2">
        <w:rPr>
          <w:b/>
          <w:bCs/>
          <w:lang w:val="hy-AM"/>
          <w:rPrChange w:id="1927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28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ՍՊԱՍԱՐԿՈՂ</w:t>
      </w:r>
      <w:r w:rsidRPr="008A0EE2">
        <w:rPr>
          <w:b/>
          <w:bCs/>
          <w:lang w:val="hy-AM"/>
          <w:rPrChange w:id="1929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30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ԱՌԵՎՏՐԱՅԻՆ</w:t>
      </w:r>
      <w:r w:rsidRPr="008A0EE2">
        <w:rPr>
          <w:b/>
          <w:bCs/>
          <w:lang w:val="hy-AM"/>
          <w:rPrChange w:id="1931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32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ԲԱՆԿԵՐԻՑ</w:t>
      </w:r>
      <w:r w:rsidRPr="008A0EE2">
        <w:rPr>
          <w:b/>
          <w:bCs/>
          <w:lang w:val="hy-AM"/>
          <w:rPrChange w:id="1933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34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ՀԱՃԱԽՈՐԴԻ</w:t>
      </w:r>
      <w:r w:rsidRPr="008A0EE2">
        <w:rPr>
          <w:b/>
          <w:bCs/>
          <w:lang w:val="hy-AM"/>
          <w:rPrChange w:id="1935" w:author="Զարինե Սարգսյան" w:date="2026-04-02T14:26:00Z">
            <w:rPr>
              <w:b/>
              <w:bCs/>
            </w:rPr>
          </w:rPrChange>
        </w:rPr>
        <w:t> (</w:t>
      </w:r>
      <w:r w:rsidRPr="008A0EE2">
        <w:rPr>
          <w:rFonts w:ascii="Arial" w:hAnsi="Arial" w:cs="Arial"/>
          <w:b/>
          <w:bCs/>
          <w:lang w:val="hy-AM"/>
          <w:rPrChange w:id="1936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ՀԱՐԿ</w:t>
      </w:r>
      <w:r w:rsidRPr="008A0EE2">
        <w:rPr>
          <w:b/>
          <w:bCs/>
          <w:lang w:val="hy-AM"/>
          <w:rPrChange w:id="1937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38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ՎՃԱՐՈՂԻ</w:t>
      </w:r>
      <w:r w:rsidRPr="008A0EE2">
        <w:rPr>
          <w:b/>
          <w:bCs/>
          <w:lang w:val="hy-AM"/>
          <w:rPrChange w:id="1939" w:author="Զարինե Սարգսյան" w:date="2026-04-02T14:26:00Z">
            <w:rPr>
              <w:b/>
              <w:bCs/>
            </w:rPr>
          </w:rPrChange>
        </w:rPr>
        <w:t>) </w:t>
      </w:r>
      <w:r w:rsidRPr="008A0EE2">
        <w:rPr>
          <w:rFonts w:ascii="Arial" w:hAnsi="Arial" w:cs="Arial"/>
          <w:b/>
          <w:bCs/>
          <w:lang w:val="hy-AM"/>
          <w:rPrChange w:id="1940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ԿՈՂՄԻՑ</w:t>
      </w:r>
      <w:r w:rsidRPr="008A0EE2">
        <w:rPr>
          <w:b/>
          <w:bCs/>
          <w:lang w:val="hy-AM"/>
          <w:rPrChange w:id="1941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42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ՆՇՎԱԾ</w:t>
      </w:r>
      <w:r w:rsidRPr="008A0EE2">
        <w:rPr>
          <w:b/>
          <w:bCs/>
          <w:lang w:val="hy-AM"/>
          <w:rPrChange w:id="1943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44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ՍՊԱՍԱՐԿՈՂ</w:t>
      </w:r>
      <w:r w:rsidRPr="008A0EE2">
        <w:rPr>
          <w:b/>
          <w:bCs/>
          <w:lang w:val="hy-AM"/>
          <w:rPrChange w:id="1945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46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ԲԱՆԿ</w:t>
      </w:r>
      <w:r w:rsidRPr="008A0EE2">
        <w:rPr>
          <w:b/>
          <w:bCs/>
          <w:lang w:val="hy-AM"/>
          <w:rPrChange w:id="1947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48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ՏԵՂԱՓՈԽԵԼՈՒ</w:t>
      </w:r>
      <w:r w:rsidRPr="008A0EE2">
        <w:rPr>
          <w:b/>
          <w:bCs/>
          <w:lang w:val="hy-AM"/>
          <w:rPrChange w:id="1949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1950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ԳՈՐԾԸՆԹԱՑԸ</w:t>
      </w:r>
    </w:p>
    <w:p w14:paraId="7B2C54C2" w14:textId="77777777" w:rsidR="00A320B0" w:rsidRPr="008A0EE2" w:rsidRDefault="00A320B0" w:rsidP="00A320B0">
      <w:pPr>
        <w:rPr>
          <w:lang w:val="hy-AM"/>
          <w:rPrChange w:id="1951" w:author="Զարինե Սարգսյան" w:date="2026-04-02T14:26:00Z">
            <w:rPr/>
          </w:rPrChange>
        </w:rPr>
      </w:pPr>
      <w:r w:rsidRPr="008A0EE2">
        <w:rPr>
          <w:lang w:val="hy-AM"/>
          <w:rPrChange w:id="1952" w:author="Զարինե Սարգսյան" w:date="2026-04-02T14:26:00Z">
            <w:rPr/>
          </w:rPrChange>
        </w:rPr>
        <w:t> </w:t>
      </w:r>
    </w:p>
    <w:p w14:paraId="6EBC9840" w14:textId="77777777" w:rsidR="00A320B0" w:rsidRPr="008A0EE2" w:rsidRDefault="00A320B0" w:rsidP="00A320B0">
      <w:pPr>
        <w:rPr>
          <w:lang w:val="hy-AM"/>
          <w:rPrChange w:id="1953" w:author="Զարինե Սարգսյան" w:date="2026-04-02T14:26:00Z">
            <w:rPr/>
          </w:rPrChange>
        </w:rPr>
      </w:pPr>
      <w:r w:rsidRPr="008A0EE2">
        <w:rPr>
          <w:lang w:val="hy-AM"/>
          <w:rPrChange w:id="1954" w:author="Զարինե Սարգսյան" w:date="2026-04-02T14:26:00Z">
            <w:rPr/>
          </w:rPrChange>
        </w:rPr>
        <w:t xml:space="preserve">12. </w:t>
      </w:r>
      <w:r w:rsidRPr="008A0EE2">
        <w:rPr>
          <w:rFonts w:ascii="Arial" w:hAnsi="Arial" w:cs="Arial"/>
          <w:lang w:val="hy-AM"/>
          <w:rPrChange w:id="1955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19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57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19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59" w:author="Զարինե Սարգսյան" w:date="2026-04-02T14:26:00Z">
            <w:rPr>
              <w:rFonts w:ascii="Arial" w:hAnsi="Arial" w:cs="Arial"/>
            </w:rPr>
          </w:rPrChange>
        </w:rPr>
        <w:t>ցանկության</w:t>
      </w:r>
      <w:r w:rsidRPr="008A0EE2">
        <w:rPr>
          <w:lang w:val="hy-AM"/>
          <w:rPrChange w:id="19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61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19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63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19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6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19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67" w:author="Զարինե Սարգսյան" w:date="2026-04-02T14:26:00Z">
            <w:rPr>
              <w:rFonts w:ascii="Arial" w:hAnsi="Arial" w:cs="Arial"/>
            </w:rPr>
          </w:rPrChange>
        </w:rPr>
        <w:t>նախաձեռնել</w:t>
      </w:r>
      <w:r w:rsidRPr="008A0EE2">
        <w:rPr>
          <w:lang w:val="hy-AM"/>
          <w:rPrChange w:id="19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6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19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71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19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73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19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75" w:author="Զարինե Սարգսյան" w:date="2026-04-02T14:26:00Z">
            <w:rPr>
              <w:rFonts w:ascii="Arial" w:hAnsi="Arial" w:cs="Arial"/>
            </w:rPr>
          </w:rPrChange>
        </w:rPr>
        <w:t>հիման</w:t>
      </w:r>
      <w:r w:rsidRPr="008A0EE2">
        <w:rPr>
          <w:lang w:val="hy-AM"/>
          <w:rPrChange w:id="19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77" w:author="Զարինե Սարգսյան" w:date="2026-04-02T14:26:00Z">
            <w:rPr>
              <w:rFonts w:ascii="Arial" w:hAnsi="Arial" w:cs="Arial"/>
            </w:rPr>
          </w:rPrChange>
        </w:rPr>
        <w:t>վրա</w:t>
      </w:r>
      <w:r w:rsidRPr="008A0EE2">
        <w:rPr>
          <w:lang w:val="hy-AM"/>
          <w:rPrChange w:id="19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79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19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81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198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1983" w:author="Զարինե Սարգսյան" w:date="2026-04-02T14:26:00Z">
            <w:rPr>
              <w:rFonts w:ascii="Arial" w:hAnsi="Arial" w:cs="Arial"/>
            </w:rPr>
          </w:rPrChange>
        </w:rPr>
        <w:t>բանկերում</w:t>
      </w:r>
      <w:r w:rsidRPr="008A0EE2">
        <w:rPr>
          <w:lang w:val="hy-AM"/>
          <w:rPrChange w:id="1984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1985" w:author="Զարինե Սարգսյան" w:date="2026-04-02T14:26:00Z">
            <w:rPr>
              <w:rFonts w:ascii="Arial" w:hAnsi="Arial" w:cs="Arial"/>
            </w:rPr>
          </w:rPrChange>
        </w:rPr>
        <w:t>իրեն</w:t>
      </w:r>
      <w:r w:rsidRPr="008A0EE2">
        <w:rPr>
          <w:lang w:val="hy-AM"/>
          <w:rPrChange w:id="19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87" w:author="Զարինե Սարգսյան" w:date="2026-04-02T14:26:00Z">
            <w:rPr>
              <w:rFonts w:ascii="Arial" w:hAnsi="Arial" w:cs="Arial"/>
            </w:rPr>
          </w:rPrChange>
        </w:rPr>
        <w:t>պատկանող</w:t>
      </w:r>
      <w:r w:rsidRPr="008A0EE2">
        <w:rPr>
          <w:lang w:val="hy-AM"/>
          <w:rPrChange w:id="19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89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19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91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19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93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19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95" w:author="Զարինե Սարգսյան" w:date="2026-04-02T14:26:00Z">
            <w:rPr>
              <w:rFonts w:ascii="Arial" w:hAnsi="Arial" w:cs="Arial"/>
            </w:rPr>
          </w:rPrChange>
        </w:rPr>
        <w:t>արգելանքից</w:t>
      </w:r>
      <w:r w:rsidRPr="008A0EE2">
        <w:rPr>
          <w:lang w:val="hy-AM"/>
          <w:rPrChange w:id="19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97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19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1999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0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01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20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03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20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05" w:author="Զարինե Սարգսյան" w:date="2026-04-02T14:26:00Z">
            <w:rPr>
              <w:rFonts w:ascii="Arial" w:hAnsi="Arial" w:cs="Arial"/>
            </w:rPr>
          </w:rPrChange>
        </w:rPr>
        <w:lastRenderedPageBreak/>
        <w:t>պահանջվող</w:t>
      </w:r>
      <w:r w:rsidRPr="008A0EE2">
        <w:rPr>
          <w:lang w:val="hy-AM"/>
          <w:rPrChange w:id="20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07" w:author="Զարինե Սարգսյան" w:date="2026-04-02T14:26:00Z">
            <w:rPr>
              <w:rFonts w:ascii="Arial" w:hAnsi="Arial" w:cs="Arial"/>
            </w:rPr>
          </w:rPrChange>
        </w:rPr>
        <w:t>միջոցներն</w:t>
      </w:r>
      <w:r w:rsidRPr="008A0EE2">
        <w:rPr>
          <w:lang w:val="hy-AM"/>
          <w:rPrChange w:id="20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09" w:author="Զարինե Սարգսյան" w:date="2026-04-02T14:26:00Z">
            <w:rPr>
              <w:rFonts w:ascii="Arial" w:hAnsi="Arial" w:cs="Arial"/>
            </w:rPr>
          </w:rPrChange>
        </w:rPr>
        <w:t>իր</w:t>
      </w:r>
      <w:r w:rsidRPr="008A0EE2">
        <w:rPr>
          <w:lang w:val="hy-AM"/>
          <w:rPrChange w:id="20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11" w:author="Զարինե Սարգսյան" w:date="2026-04-02T14:26:00Z">
            <w:rPr>
              <w:rFonts w:ascii="Arial" w:hAnsi="Arial" w:cs="Arial"/>
            </w:rPr>
          </w:rPrChange>
        </w:rPr>
        <w:t>ընտրությամբ</w:t>
      </w:r>
      <w:r w:rsidRPr="008A0EE2">
        <w:rPr>
          <w:lang w:val="hy-AM"/>
          <w:rPrChange w:id="20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13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0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15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20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17" w:author="Զարինե Սարգսյան" w:date="2026-04-02T14:26:00Z">
            <w:rPr>
              <w:rFonts w:ascii="Arial" w:hAnsi="Arial" w:cs="Arial"/>
            </w:rPr>
          </w:rPrChange>
        </w:rPr>
        <w:t>արգելադրելու</w:t>
      </w:r>
      <w:r w:rsidRPr="008A0EE2">
        <w:rPr>
          <w:lang w:val="hy-AM"/>
          <w:rPrChange w:id="20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19" w:author="Զարինե Սարգսյան" w:date="2026-04-02T14:26:00Z">
            <w:rPr>
              <w:rFonts w:ascii="Arial" w:hAnsi="Arial" w:cs="Arial"/>
            </w:rPr>
          </w:rPrChange>
        </w:rPr>
        <w:t>գործընթաց</w:t>
      </w:r>
      <w:r w:rsidRPr="008A0EE2">
        <w:rPr>
          <w:lang w:val="hy-AM"/>
          <w:rPrChange w:id="2020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2021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20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23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2024" w:author="Զարինե Սարգսյան" w:date="2026-04-02T14:26:00Z">
            <w:rPr/>
          </w:rPrChange>
        </w:rPr>
        <w:t>.</w:t>
      </w:r>
    </w:p>
    <w:p w14:paraId="5429C02B" w14:textId="77777777" w:rsidR="00A320B0" w:rsidRPr="008A0EE2" w:rsidRDefault="00A320B0" w:rsidP="00A320B0">
      <w:pPr>
        <w:rPr>
          <w:lang w:val="hy-AM"/>
          <w:rPrChange w:id="2025" w:author="Զարինե Սարգսյան" w:date="2026-04-02T14:26:00Z">
            <w:rPr/>
          </w:rPrChange>
        </w:rPr>
      </w:pPr>
      <w:r w:rsidRPr="008A0EE2">
        <w:rPr>
          <w:lang w:val="hy-AM"/>
          <w:rPrChange w:id="2026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2027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0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29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20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31" w:author="Զարինե Սարգսյան" w:date="2026-04-02T14:26:00Z">
            <w:rPr>
              <w:rFonts w:ascii="Arial" w:hAnsi="Arial" w:cs="Arial"/>
            </w:rPr>
          </w:rPrChange>
        </w:rPr>
        <w:t>անմիջապես</w:t>
      </w:r>
      <w:r w:rsidRPr="008A0EE2">
        <w:rPr>
          <w:lang w:val="hy-AM"/>
          <w:rPrChange w:id="20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3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0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35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20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37" w:author="Զարինե Սարգսյան" w:date="2026-04-02T14:26:00Z">
            <w:rPr>
              <w:rFonts w:ascii="Arial" w:hAnsi="Arial" w:cs="Arial"/>
            </w:rPr>
          </w:rPrChange>
        </w:rPr>
        <w:t>ներկայացնում</w:t>
      </w:r>
      <w:r w:rsidRPr="008A0EE2">
        <w:rPr>
          <w:lang w:val="hy-AM"/>
          <w:rPrChange w:id="20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3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040" w:author="Զարինե Սարգսյան" w:date="2026-04-02T14:26:00Z">
            <w:rPr/>
          </w:rPrChange>
        </w:rPr>
        <w:t xml:space="preserve"> «</w:t>
      </w:r>
      <w:r w:rsidRPr="008A0EE2">
        <w:rPr>
          <w:rFonts w:ascii="Arial" w:hAnsi="Arial" w:cs="Arial"/>
          <w:lang w:val="hy-AM"/>
          <w:rPrChange w:id="2041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20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4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0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45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0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47" w:author="Զարինե Սարգսյան" w:date="2026-04-02T14:26:00Z">
            <w:rPr>
              <w:rFonts w:ascii="Arial" w:hAnsi="Arial" w:cs="Arial"/>
            </w:rPr>
          </w:rPrChange>
        </w:rPr>
        <w:t>ապահովող</w:t>
      </w:r>
      <w:r w:rsidRPr="008A0EE2">
        <w:rPr>
          <w:lang w:val="hy-AM"/>
          <w:rPrChange w:id="20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49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2050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2051" w:author="Զարինե Սարգսյան" w:date="2026-04-02T14:26:00Z">
            <w:rPr>
              <w:rFonts w:ascii="Arial" w:hAnsi="Arial" w:cs="Arial"/>
            </w:rPr>
          </w:rPrChange>
        </w:rPr>
        <w:t>բանկերի</w:t>
      </w:r>
      <w:r w:rsidRPr="008A0EE2">
        <w:rPr>
          <w:lang w:val="hy-AM"/>
          <w:rPrChange w:id="2052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2053" w:author="Զարինե Սարգսյան" w:date="2026-04-02T14:26:00Z">
            <w:rPr>
              <w:rFonts w:ascii="Arial" w:hAnsi="Arial" w:cs="Arial"/>
            </w:rPr>
          </w:rPrChange>
        </w:rPr>
        <w:t>փոխարեն</w:t>
      </w:r>
      <w:r w:rsidRPr="008A0EE2">
        <w:rPr>
          <w:lang w:val="hy-AM"/>
          <w:rPrChange w:id="20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55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0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57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0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59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0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61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20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63" w:author="Զարինե Սարգսյան" w:date="2026-04-02T14:26:00Z">
            <w:rPr>
              <w:rFonts w:ascii="Arial" w:hAnsi="Arial" w:cs="Arial"/>
            </w:rPr>
          </w:rPrChange>
        </w:rPr>
        <w:t>արգելադրում</w:t>
      </w:r>
      <w:r w:rsidRPr="008A0EE2">
        <w:rPr>
          <w:lang w:val="hy-AM"/>
          <w:rPrChange w:id="20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65" w:author="Զարինե Սարգսյան" w:date="2026-04-02T14:26:00Z">
            <w:rPr>
              <w:rFonts w:ascii="Arial" w:hAnsi="Arial" w:cs="Arial"/>
            </w:rPr>
          </w:rPrChange>
        </w:rPr>
        <w:t>իրականացնելու</w:t>
      </w:r>
      <w:r w:rsidRPr="008A0EE2">
        <w:rPr>
          <w:lang w:val="hy-AM"/>
          <w:rPrChange w:id="20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6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0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69" w:author="Զարինե Սարգսյան" w:date="2026-04-02T14:26:00Z">
            <w:rPr>
              <w:rFonts w:ascii="Arial" w:hAnsi="Arial" w:cs="Arial"/>
            </w:rPr>
          </w:rPrChange>
        </w:rPr>
        <w:t>դիմումը</w:t>
      </w:r>
      <w:r w:rsidRPr="008A0EE2">
        <w:rPr>
          <w:lang w:val="hy-AM"/>
          <w:rPrChange w:id="2070" w:author="Զարինե Սարգսյան" w:date="2026-04-02T14:26:00Z">
            <w:rPr/>
          </w:rPrChange>
        </w:rPr>
        <w:t>» (</w:t>
      </w:r>
      <w:r w:rsidRPr="008A0EE2">
        <w:rPr>
          <w:rFonts w:ascii="Arial" w:hAnsi="Arial" w:cs="Arial"/>
          <w:lang w:val="hy-AM"/>
          <w:rPrChange w:id="2071" w:author="Զարինե Սարգսյան" w:date="2026-04-02T14:26:00Z">
            <w:rPr>
              <w:rFonts w:ascii="Arial" w:hAnsi="Arial" w:cs="Arial"/>
            </w:rPr>
          </w:rPrChange>
        </w:rPr>
        <w:t>այսուհետ՝</w:t>
      </w:r>
      <w:r w:rsidRPr="008A0EE2">
        <w:rPr>
          <w:lang w:val="hy-AM"/>
          <w:rPrChange w:id="20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73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0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75" w:author="Զարինե Սարգսյան" w:date="2026-04-02T14:26:00Z">
            <w:rPr>
              <w:rFonts w:ascii="Arial" w:hAnsi="Arial" w:cs="Arial"/>
            </w:rPr>
          </w:rPrChange>
        </w:rPr>
        <w:t>ապահովող</w:t>
      </w:r>
      <w:r w:rsidRPr="008A0EE2">
        <w:rPr>
          <w:lang w:val="hy-AM"/>
          <w:rPrChange w:id="20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77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0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79" w:author="Զարինե Սարգսյան" w:date="2026-04-02T14:26:00Z">
            <w:rPr>
              <w:rFonts w:ascii="Arial" w:hAnsi="Arial" w:cs="Arial"/>
            </w:rPr>
          </w:rPrChange>
        </w:rPr>
        <w:t>փոփոխելու</w:t>
      </w:r>
      <w:r w:rsidRPr="008A0EE2">
        <w:rPr>
          <w:lang w:val="hy-AM"/>
          <w:rPrChange w:id="20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81" w:author="Զարինե Սարգսյան" w:date="2026-04-02T14:26:00Z">
            <w:rPr>
              <w:rFonts w:ascii="Arial" w:hAnsi="Arial" w:cs="Arial"/>
            </w:rPr>
          </w:rPrChange>
        </w:rPr>
        <w:t>դիմում</w:t>
      </w:r>
      <w:r w:rsidRPr="008A0EE2">
        <w:rPr>
          <w:lang w:val="hy-AM"/>
          <w:rPrChange w:id="2082" w:author="Զարինե Սարգսյան" w:date="2026-04-02T14:26:00Z">
            <w:rPr/>
          </w:rPrChange>
        </w:rPr>
        <w:t>):</w:t>
      </w:r>
    </w:p>
    <w:p w14:paraId="60BE0145" w14:textId="77777777" w:rsidR="00A320B0" w:rsidRPr="008A0EE2" w:rsidRDefault="00A320B0" w:rsidP="00A320B0">
      <w:pPr>
        <w:rPr>
          <w:lang w:val="hy-AM"/>
          <w:rPrChange w:id="2083" w:author="Զարինե Սարգսյան" w:date="2026-04-02T14:26:00Z">
            <w:rPr/>
          </w:rPrChange>
        </w:rPr>
      </w:pPr>
      <w:r w:rsidRPr="008A0EE2">
        <w:rPr>
          <w:lang w:val="hy-AM"/>
          <w:rPrChange w:id="2084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2085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0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87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20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89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20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9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0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93" w:author="Զարինե Սարգսյան" w:date="2026-04-02T14:26:00Z">
            <w:rPr>
              <w:rFonts w:ascii="Arial" w:hAnsi="Arial" w:cs="Arial"/>
            </w:rPr>
          </w:rPrChange>
        </w:rPr>
        <w:t>նախապես</w:t>
      </w:r>
      <w:r w:rsidRPr="008A0EE2">
        <w:rPr>
          <w:lang w:val="hy-AM"/>
          <w:rPrChange w:id="209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095" w:author="Զարինե Սարգսյան" w:date="2026-04-02T14:26:00Z">
            <w:rPr>
              <w:rFonts w:ascii="Arial" w:hAnsi="Arial" w:cs="Arial"/>
            </w:rPr>
          </w:rPrChange>
        </w:rPr>
        <w:t>մինչև</w:t>
      </w:r>
      <w:r w:rsidRPr="008A0EE2">
        <w:rPr>
          <w:lang w:val="hy-AM"/>
          <w:rPrChange w:id="2096" w:author="Զարինե Սարգսյան" w:date="2026-04-02T14:26:00Z">
            <w:rPr/>
          </w:rPrChange>
        </w:rPr>
        <w:t xml:space="preserve"> «</w:t>
      </w:r>
      <w:r w:rsidRPr="008A0EE2">
        <w:rPr>
          <w:rFonts w:ascii="Arial" w:hAnsi="Arial" w:cs="Arial"/>
          <w:lang w:val="hy-AM"/>
          <w:rPrChange w:id="2097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0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099" w:author="Զարինե Սարգսյան" w:date="2026-04-02T14:26:00Z">
            <w:rPr>
              <w:rFonts w:ascii="Arial" w:hAnsi="Arial" w:cs="Arial"/>
            </w:rPr>
          </w:rPrChange>
        </w:rPr>
        <w:t>ապահովող</w:t>
      </w:r>
      <w:r w:rsidRPr="008A0EE2">
        <w:rPr>
          <w:lang w:val="hy-AM"/>
          <w:rPrChange w:id="21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01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1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03" w:author="Զարինե Սարգսյան" w:date="2026-04-02T14:26:00Z">
            <w:rPr>
              <w:rFonts w:ascii="Arial" w:hAnsi="Arial" w:cs="Arial"/>
            </w:rPr>
          </w:rPrChange>
        </w:rPr>
        <w:t>փոփոխելու</w:t>
      </w:r>
      <w:r w:rsidRPr="008A0EE2">
        <w:rPr>
          <w:lang w:val="hy-AM"/>
          <w:rPrChange w:id="21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05" w:author="Զարինե Սարգսյան" w:date="2026-04-02T14:26:00Z">
            <w:rPr>
              <w:rFonts w:ascii="Arial" w:hAnsi="Arial" w:cs="Arial"/>
            </w:rPr>
          </w:rPrChange>
        </w:rPr>
        <w:t>դիմումի</w:t>
      </w:r>
      <w:r w:rsidRPr="008A0EE2">
        <w:rPr>
          <w:lang w:val="hy-AM"/>
          <w:rPrChange w:id="2106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2107" w:author="Զարինե Սարգսյան" w:date="2026-04-02T14:26:00Z">
            <w:rPr>
              <w:rFonts w:ascii="Arial" w:hAnsi="Arial" w:cs="Arial"/>
            </w:rPr>
          </w:rPrChange>
        </w:rPr>
        <w:t>ներկայացումը</w:t>
      </w:r>
      <w:r w:rsidRPr="008A0EE2">
        <w:rPr>
          <w:lang w:val="hy-AM"/>
          <w:rPrChange w:id="21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0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1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11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211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113" w:author="Զարինե Սարգսյան" w:date="2026-04-02T14:26:00Z">
            <w:rPr>
              <w:rFonts w:ascii="Arial" w:hAnsi="Arial" w:cs="Arial"/>
            </w:rPr>
          </w:rPrChange>
        </w:rPr>
        <w:t>ապահովի</w:t>
      </w:r>
      <w:r w:rsidRPr="008A0EE2">
        <w:rPr>
          <w:lang w:val="hy-AM"/>
          <w:rPrChange w:id="21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1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1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17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21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19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1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21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21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23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1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25" w:author="Զարինե Սարգսյան" w:date="2026-04-02T14:26:00Z">
            <w:rPr>
              <w:rFonts w:ascii="Arial" w:hAnsi="Arial" w:cs="Arial"/>
            </w:rPr>
          </w:rPrChange>
        </w:rPr>
        <w:t>պարտավորությունից</w:t>
      </w:r>
      <w:r w:rsidRPr="008A0EE2">
        <w:rPr>
          <w:lang w:val="hy-AM"/>
          <w:rPrChange w:id="21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27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21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29" w:author="Զարինե Սարգսյան" w:date="2026-04-02T14:26:00Z">
            <w:rPr>
              <w:rFonts w:ascii="Arial" w:hAnsi="Arial" w:cs="Arial"/>
            </w:rPr>
          </w:rPrChange>
        </w:rPr>
        <w:t>պակաս</w:t>
      </w:r>
      <w:r w:rsidRPr="008A0EE2">
        <w:rPr>
          <w:lang w:val="hy-AM"/>
          <w:rPrChange w:id="21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31" w:author="Զարինե Սարգսյան" w:date="2026-04-02T14:26:00Z">
            <w:rPr>
              <w:rFonts w:ascii="Arial" w:hAnsi="Arial" w:cs="Arial"/>
            </w:rPr>
          </w:rPrChange>
        </w:rPr>
        <w:t>գումարով</w:t>
      </w:r>
      <w:r w:rsidRPr="008A0EE2">
        <w:rPr>
          <w:lang w:val="hy-AM"/>
          <w:rPrChange w:id="21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33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21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35" w:author="Զարինե Սարգսյան" w:date="2026-04-02T14:26:00Z">
            <w:rPr>
              <w:rFonts w:ascii="Arial" w:hAnsi="Arial" w:cs="Arial"/>
            </w:rPr>
          </w:rPrChange>
        </w:rPr>
        <w:t>ազատ</w:t>
      </w:r>
      <w:r w:rsidRPr="008A0EE2">
        <w:rPr>
          <w:lang w:val="hy-AM"/>
          <w:rPrChange w:id="21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37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21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39" w:author="Զարինե Սարգսյան" w:date="2026-04-02T14:26:00Z">
            <w:rPr>
              <w:rFonts w:ascii="Arial" w:hAnsi="Arial" w:cs="Arial"/>
            </w:rPr>
          </w:rPrChange>
        </w:rPr>
        <w:t>առկայությունը</w:t>
      </w:r>
      <w:r w:rsidRPr="008A0EE2">
        <w:rPr>
          <w:lang w:val="hy-AM"/>
          <w:rPrChange w:id="21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41" w:author="Զարինե Սարգսյան" w:date="2026-04-02T14:26:00Z">
            <w:rPr>
              <w:rFonts w:ascii="Arial" w:hAnsi="Arial" w:cs="Arial"/>
            </w:rPr>
          </w:rPrChange>
        </w:rPr>
        <w:t>իր</w:t>
      </w:r>
      <w:r w:rsidRPr="008A0EE2">
        <w:rPr>
          <w:lang w:val="hy-AM"/>
          <w:rPrChange w:id="21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43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21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45" w:author="Զարինե Սարգսյան" w:date="2026-04-02T14:26:00Z">
            <w:rPr>
              <w:rFonts w:ascii="Arial" w:hAnsi="Arial" w:cs="Arial"/>
            </w:rPr>
          </w:rPrChange>
        </w:rPr>
        <w:t>ընտրված</w:t>
      </w:r>
      <w:r w:rsidRPr="008A0EE2">
        <w:rPr>
          <w:lang w:val="hy-AM"/>
          <w:rPrChange w:id="21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47" w:author="Զարինե Սարգսյան" w:date="2026-04-02T14:26:00Z">
            <w:rPr>
              <w:rFonts w:ascii="Arial" w:hAnsi="Arial" w:cs="Arial"/>
            </w:rPr>
          </w:rPrChange>
        </w:rPr>
        <w:t>սպասարկող</w:t>
      </w:r>
      <w:r w:rsidRPr="008A0EE2">
        <w:rPr>
          <w:lang w:val="hy-AM"/>
          <w:rPrChange w:id="21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49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215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151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21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53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21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5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1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57" w:author="Զարինե Սարգսյան" w:date="2026-04-02T14:26:00Z">
            <w:rPr>
              <w:rFonts w:ascii="Arial" w:hAnsi="Arial" w:cs="Arial"/>
            </w:rPr>
          </w:rPrChange>
        </w:rPr>
        <w:t>արգելադրվել</w:t>
      </w:r>
      <w:r w:rsidRPr="008A0EE2">
        <w:rPr>
          <w:lang w:val="hy-AM"/>
          <w:rPrChange w:id="21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59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21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61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1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63" w:author="Զարինե Սարգսյան" w:date="2026-04-02T14:26:00Z">
            <w:rPr>
              <w:rFonts w:ascii="Arial" w:hAnsi="Arial" w:cs="Arial"/>
            </w:rPr>
          </w:rPrChange>
        </w:rPr>
        <w:t>օրենսգրքի</w:t>
      </w:r>
      <w:r w:rsidRPr="008A0EE2">
        <w:rPr>
          <w:lang w:val="hy-AM"/>
          <w:rPrChange w:id="2164" w:author="Զարինե Սարգսյան" w:date="2026-04-02T14:26:00Z">
            <w:rPr/>
          </w:rPrChange>
        </w:rPr>
        <w:t>:</w:t>
      </w:r>
    </w:p>
    <w:p w14:paraId="74439120" w14:textId="77777777" w:rsidR="00A320B0" w:rsidRPr="008A0EE2" w:rsidRDefault="00A320B0" w:rsidP="00A320B0">
      <w:pPr>
        <w:rPr>
          <w:lang w:val="hy-AM"/>
          <w:rPrChange w:id="2165" w:author="Զարինե Սարգսյան" w:date="2026-04-02T14:26:00Z">
            <w:rPr/>
          </w:rPrChange>
        </w:rPr>
      </w:pPr>
      <w:r w:rsidRPr="008A0EE2">
        <w:rPr>
          <w:lang w:val="hy-AM"/>
          <w:rPrChange w:id="2166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2167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1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69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21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71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21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73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21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75" w:author="Զարինե Սարգսյան" w:date="2026-04-02T14:26:00Z">
            <w:rPr>
              <w:rFonts w:ascii="Arial" w:hAnsi="Arial" w:cs="Arial"/>
            </w:rPr>
          </w:rPrChange>
        </w:rPr>
        <w:t>ընտրել</w:t>
      </w:r>
      <w:r w:rsidRPr="008A0EE2">
        <w:rPr>
          <w:lang w:val="hy-AM"/>
          <w:rPrChange w:id="21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77" w:author="Զարինե Սարգսյան" w:date="2026-04-02T14:26:00Z">
            <w:rPr>
              <w:rFonts w:ascii="Arial" w:hAnsi="Arial" w:cs="Arial"/>
            </w:rPr>
          </w:rPrChange>
        </w:rPr>
        <w:t>մեկից</w:t>
      </w:r>
      <w:r w:rsidRPr="008A0EE2">
        <w:rPr>
          <w:lang w:val="hy-AM"/>
          <w:rPrChange w:id="21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79" w:author="Զարինե Սարգսյան" w:date="2026-04-02T14:26:00Z">
            <w:rPr>
              <w:rFonts w:ascii="Arial" w:hAnsi="Arial" w:cs="Arial"/>
            </w:rPr>
          </w:rPrChange>
        </w:rPr>
        <w:t>ավել</w:t>
      </w:r>
      <w:r w:rsidRPr="008A0EE2">
        <w:rPr>
          <w:lang w:val="hy-AM"/>
          <w:rPrChange w:id="21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81" w:author="Զարինե Սարգսյան" w:date="2026-04-02T14:26:00Z">
            <w:rPr>
              <w:rFonts w:ascii="Arial" w:hAnsi="Arial" w:cs="Arial"/>
            </w:rPr>
          </w:rPrChange>
        </w:rPr>
        <w:t>Բանկեր</w:t>
      </w:r>
      <w:r w:rsidRPr="008A0EE2">
        <w:rPr>
          <w:lang w:val="hy-AM"/>
          <w:rPrChange w:id="21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83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1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85" w:author="Զարինե Սարգսյան" w:date="2026-04-02T14:26:00Z">
            <w:rPr>
              <w:rFonts w:ascii="Arial" w:hAnsi="Arial" w:cs="Arial"/>
            </w:rPr>
          </w:rPrChange>
        </w:rPr>
        <w:t>նախաձեռնել</w:t>
      </w:r>
      <w:r w:rsidRPr="008A0EE2">
        <w:rPr>
          <w:lang w:val="hy-AM"/>
          <w:rPrChange w:id="218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187" w:author="Զարինե Սարգսյան" w:date="2026-04-02T14:26:00Z">
            <w:rPr>
              <w:rFonts w:ascii="Arial" w:hAnsi="Arial" w:cs="Arial"/>
            </w:rPr>
          </w:rPrChange>
        </w:rPr>
        <w:t>որպեսզի</w:t>
      </w:r>
      <w:r w:rsidRPr="008A0EE2">
        <w:rPr>
          <w:lang w:val="hy-AM"/>
          <w:rPrChange w:id="21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89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21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91" w:author="Զարինե Սարգսյան" w:date="2026-04-02T14:26:00Z">
            <w:rPr>
              <w:rFonts w:ascii="Arial" w:hAnsi="Arial" w:cs="Arial"/>
            </w:rPr>
          </w:rPrChange>
        </w:rPr>
        <w:t>պահանջվող</w:t>
      </w:r>
      <w:r w:rsidRPr="008A0EE2">
        <w:rPr>
          <w:lang w:val="hy-AM"/>
          <w:rPrChange w:id="21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93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21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95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1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97" w:author="Զարինե Սարգսյան" w:date="2026-04-02T14:26:00Z">
            <w:rPr>
              <w:rFonts w:ascii="Arial" w:hAnsi="Arial" w:cs="Arial"/>
            </w:rPr>
          </w:rPrChange>
        </w:rPr>
        <w:t>իրականացվի</w:t>
      </w:r>
      <w:r w:rsidRPr="008A0EE2">
        <w:rPr>
          <w:lang w:val="hy-AM"/>
          <w:rPrChange w:id="21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199" w:author="Զարինե Սարգսյան" w:date="2026-04-02T14:26:00Z">
            <w:rPr>
              <w:rFonts w:ascii="Arial" w:hAnsi="Arial" w:cs="Arial"/>
            </w:rPr>
          </w:rPrChange>
        </w:rPr>
        <w:t>մաս</w:t>
      </w:r>
      <w:r w:rsidRPr="008A0EE2">
        <w:rPr>
          <w:lang w:val="hy-AM"/>
          <w:rPrChange w:id="2200" w:author="Զարինե Սարգսյան" w:date="2026-04-02T14:26:00Z">
            <w:rPr/>
          </w:rPrChange>
        </w:rPr>
        <w:t>-</w:t>
      </w:r>
      <w:r w:rsidRPr="008A0EE2">
        <w:rPr>
          <w:rFonts w:ascii="Arial" w:hAnsi="Arial" w:cs="Arial"/>
          <w:lang w:val="hy-AM"/>
          <w:rPrChange w:id="2201" w:author="Զարինե Սարգսյան" w:date="2026-04-02T14:26:00Z">
            <w:rPr>
              <w:rFonts w:ascii="Arial" w:hAnsi="Arial" w:cs="Arial"/>
            </w:rPr>
          </w:rPrChange>
        </w:rPr>
        <w:t>մաս</w:t>
      </w:r>
      <w:r w:rsidRPr="008A0EE2">
        <w:rPr>
          <w:lang w:val="hy-AM"/>
          <w:rPrChange w:id="22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03" w:author="Զարինե Սարգսյան" w:date="2026-04-02T14:26:00Z">
            <w:rPr>
              <w:rFonts w:ascii="Arial" w:hAnsi="Arial" w:cs="Arial"/>
            </w:rPr>
          </w:rPrChange>
        </w:rPr>
        <w:t>տարբեր</w:t>
      </w:r>
      <w:r w:rsidRPr="008A0EE2">
        <w:rPr>
          <w:lang w:val="hy-AM"/>
          <w:rPrChange w:id="22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05" w:author="Զարինե Սարգսյան" w:date="2026-04-02T14:26:00Z">
            <w:rPr>
              <w:rFonts w:ascii="Arial" w:hAnsi="Arial" w:cs="Arial"/>
            </w:rPr>
          </w:rPrChange>
        </w:rPr>
        <w:t>Բանկերում</w:t>
      </w:r>
      <w:r w:rsidRPr="008A0EE2">
        <w:rPr>
          <w:lang w:val="hy-AM"/>
          <w:rPrChange w:id="2206" w:author="Զարինե Սարգսյան" w:date="2026-04-02T14:26:00Z">
            <w:rPr/>
          </w:rPrChange>
        </w:rPr>
        <w:t>:</w:t>
      </w:r>
    </w:p>
    <w:p w14:paraId="5F236964" w14:textId="77777777" w:rsidR="00A320B0" w:rsidRPr="008A0EE2" w:rsidRDefault="00A320B0" w:rsidP="00A320B0">
      <w:pPr>
        <w:rPr>
          <w:lang w:val="hy-AM"/>
          <w:rPrChange w:id="2207" w:author="Զարինե Սարգսյան" w:date="2026-04-02T14:26:00Z">
            <w:rPr/>
          </w:rPrChange>
        </w:rPr>
      </w:pPr>
      <w:r w:rsidRPr="008A0EE2">
        <w:rPr>
          <w:lang w:val="hy-AM"/>
          <w:rPrChange w:id="2208" w:author="Զարինե Սարգսյան" w:date="2026-04-02T14:26:00Z">
            <w:rPr/>
          </w:rPrChange>
        </w:rPr>
        <w:t xml:space="preserve">13. </w:t>
      </w:r>
      <w:r w:rsidRPr="008A0EE2">
        <w:rPr>
          <w:rFonts w:ascii="Arial" w:hAnsi="Arial" w:cs="Arial"/>
          <w:lang w:val="hy-AM"/>
          <w:rPrChange w:id="220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2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11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221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213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22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15" w:author="Զարինե Սարգսյան" w:date="2026-04-02T14:26:00Z">
            <w:rPr>
              <w:rFonts w:ascii="Arial" w:hAnsi="Arial" w:cs="Arial"/>
            </w:rPr>
          </w:rPrChange>
        </w:rPr>
        <w:t>ուշ</w:t>
      </w:r>
      <w:r w:rsidRPr="008A0EE2">
        <w:rPr>
          <w:lang w:val="hy-AM"/>
          <w:rPrChange w:id="221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217" w:author="Զարինե Սարգսյան" w:date="2026-04-02T14:26:00Z">
            <w:rPr>
              <w:rFonts w:ascii="Arial" w:hAnsi="Arial" w:cs="Arial"/>
            </w:rPr>
          </w:rPrChange>
        </w:rPr>
        <w:t>քան</w:t>
      </w:r>
      <w:r w:rsidRPr="008A0EE2">
        <w:rPr>
          <w:lang w:val="hy-AM"/>
          <w:rPrChange w:id="22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19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2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21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222" w:author="Զարինե Սարգսյան" w:date="2026-04-02T14:26:00Z">
            <w:rPr/>
          </w:rPrChange>
        </w:rPr>
        <w:t>` «</w:t>
      </w:r>
      <w:r w:rsidRPr="008A0EE2">
        <w:rPr>
          <w:rFonts w:ascii="Arial" w:hAnsi="Arial" w:cs="Arial"/>
          <w:lang w:val="hy-AM"/>
          <w:rPrChange w:id="2223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2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25" w:author="Զարինե Սարգսյան" w:date="2026-04-02T14:26:00Z">
            <w:rPr>
              <w:rFonts w:ascii="Arial" w:hAnsi="Arial" w:cs="Arial"/>
            </w:rPr>
          </w:rPrChange>
        </w:rPr>
        <w:t>ապահովող</w:t>
      </w:r>
      <w:r w:rsidRPr="008A0EE2">
        <w:rPr>
          <w:lang w:val="hy-AM"/>
          <w:rPrChange w:id="22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27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2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29" w:author="Զարինե Սարգսյան" w:date="2026-04-02T14:26:00Z">
            <w:rPr>
              <w:rFonts w:ascii="Arial" w:hAnsi="Arial" w:cs="Arial"/>
            </w:rPr>
          </w:rPrChange>
        </w:rPr>
        <w:t>փոփոխելու</w:t>
      </w:r>
      <w:r w:rsidRPr="008A0EE2">
        <w:rPr>
          <w:lang w:val="hy-AM"/>
          <w:rPrChange w:id="22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31" w:author="Զարինե Սարգսյան" w:date="2026-04-02T14:26:00Z">
            <w:rPr>
              <w:rFonts w:ascii="Arial" w:hAnsi="Arial" w:cs="Arial"/>
            </w:rPr>
          </w:rPrChange>
        </w:rPr>
        <w:t>դիմումը</w:t>
      </w:r>
      <w:r w:rsidRPr="008A0EE2">
        <w:rPr>
          <w:lang w:val="hy-AM"/>
          <w:rPrChange w:id="2232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2233" w:author="Զարինե Սարգսյան" w:date="2026-04-02T14:26:00Z">
            <w:rPr>
              <w:rFonts w:ascii="Arial" w:hAnsi="Arial" w:cs="Arial"/>
            </w:rPr>
          </w:rPrChange>
        </w:rPr>
        <w:t>ստանալու</w:t>
      </w:r>
      <w:r w:rsidRPr="008A0EE2">
        <w:rPr>
          <w:lang w:val="hy-AM"/>
          <w:rPrChange w:id="22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35" w:author="Զարինե Սարգսյան" w:date="2026-04-02T14:26:00Z">
            <w:rPr>
              <w:rFonts w:ascii="Arial" w:hAnsi="Arial" w:cs="Arial"/>
            </w:rPr>
          </w:rPrChange>
        </w:rPr>
        <w:t>օրվան</w:t>
      </w:r>
      <w:r w:rsidRPr="008A0EE2">
        <w:rPr>
          <w:lang w:val="hy-AM"/>
          <w:rPrChange w:id="22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37" w:author="Զարինե Սարգսյան" w:date="2026-04-02T14:26:00Z">
            <w:rPr>
              <w:rFonts w:ascii="Arial" w:hAnsi="Arial" w:cs="Arial"/>
            </w:rPr>
          </w:rPrChange>
        </w:rPr>
        <w:t>հաջորդող</w:t>
      </w:r>
      <w:r w:rsidRPr="008A0EE2">
        <w:rPr>
          <w:lang w:val="hy-AM"/>
          <w:rPrChange w:id="22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39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22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41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22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43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22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45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22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47" w:author="Զարինե Սարգսյան" w:date="2026-04-02T14:26:00Z">
            <w:rPr>
              <w:rFonts w:ascii="Arial" w:hAnsi="Arial" w:cs="Arial"/>
            </w:rPr>
          </w:rPrChange>
        </w:rPr>
        <w:t>դիմումում</w:t>
      </w:r>
      <w:r w:rsidRPr="008A0EE2">
        <w:rPr>
          <w:lang w:val="hy-AM"/>
          <w:rPrChange w:id="22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49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2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51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22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53" w:author="Զարինե Սարգսյան" w:date="2026-04-02T14:26:00Z">
            <w:rPr>
              <w:rFonts w:ascii="Arial" w:hAnsi="Arial" w:cs="Arial"/>
            </w:rPr>
          </w:rPrChange>
        </w:rPr>
        <w:t>կրկին</w:t>
      </w:r>
      <w:r w:rsidRPr="008A0EE2">
        <w:rPr>
          <w:lang w:val="hy-AM"/>
          <w:rPrChange w:id="22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55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22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57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258" w:author="Զարինե Սարգսյան" w:date="2026-04-02T14:26:00Z">
            <w:rPr/>
          </w:rPrChange>
        </w:rPr>
        <w:t xml:space="preserve"> «</w:t>
      </w:r>
      <w:r w:rsidRPr="008A0EE2">
        <w:rPr>
          <w:rFonts w:ascii="Arial" w:hAnsi="Arial" w:cs="Arial"/>
          <w:lang w:val="hy-AM"/>
          <w:rPrChange w:id="2259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22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61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22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63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264" w:author="Զարինե Սարգսյան" w:date="2026-04-02T14:26:00Z">
            <w:rPr/>
          </w:rPrChange>
        </w:rPr>
        <w:t>» (</w:t>
      </w:r>
      <w:r w:rsidRPr="008A0EE2">
        <w:rPr>
          <w:rFonts w:ascii="Arial" w:hAnsi="Arial" w:cs="Arial"/>
          <w:lang w:val="hy-AM"/>
          <w:rPrChange w:id="2265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266" w:author="Զարինե Սարգսյան" w:date="2026-04-02T14:26:00Z">
            <w:rPr/>
          </w:rPrChange>
        </w:rPr>
        <w:t xml:space="preserve"> 1) </w:t>
      </w:r>
      <w:r w:rsidRPr="008A0EE2">
        <w:rPr>
          <w:rFonts w:ascii="Arial" w:hAnsi="Arial" w:cs="Arial"/>
          <w:lang w:val="hy-AM"/>
          <w:rPrChange w:id="2267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2268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2269" w:author="Զարինե Սարգսյան" w:date="2026-04-02T14:26:00Z">
            <w:rPr>
              <w:rFonts w:ascii="Arial" w:hAnsi="Arial" w:cs="Arial"/>
            </w:rPr>
          </w:rPrChange>
        </w:rPr>
        <w:t>Այս</w:t>
      </w:r>
      <w:r w:rsidRPr="008A0EE2">
        <w:rPr>
          <w:lang w:val="hy-AM"/>
          <w:rPrChange w:id="22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71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22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73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274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227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22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77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22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79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22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8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2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83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22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85" w:author="Զարինե Սարգսյան" w:date="2026-04-02T14:26:00Z">
            <w:rPr>
              <w:rFonts w:ascii="Arial" w:hAnsi="Arial" w:cs="Arial"/>
            </w:rPr>
          </w:rPrChange>
        </w:rPr>
        <w:t>լինեն</w:t>
      </w:r>
      <w:r w:rsidRPr="008A0EE2">
        <w:rPr>
          <w:lang w:val="hy-AM"/>
          <w:rPrChange w:id="22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87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2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89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2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91" w:author="Զարինե Սարգսյան" w:date="2026-04-02T14:26:00Z">
            <w:rPr>
              <w:rFonts w:ascii="Arial" w:hAnsi="Arial" w:cs="Arial"/>
            </w:rPr>
          </w:rPrChange>
        </w:rPr>
        <w:t>ներկայացված</w:t>
      </w:r>
      <w:r w:rsidRPr="008A0EE2">
        <w:rPr>
          <w:lang w:val="hy-AM"/>
          <w:rPrChange w:id="22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93" w:author="Զարինե Սարգսյան" w:date="2026-04-02T14:26:00Z">
            <w:rPr>
              <w:rFonts w:ascii="Arial" w:hAnsi="Arial" w:cs="Arial"/>
            </w:rPr>
          </w:rPrChange>
        </w:rPr>
        <w:t>դիմումի</w:t>
      </w:r>
      <w:r w:rsidRPr="008A0EE2">
        <w:rPr>
          <w:lang w:val="hy-AM"/>
          <w:rPrChange w:id="22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95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22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97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22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299" w:author="Զարինե Սարգսյան" w:date="2026-04-02T14:26:00Z">
            <w:rPr>
              <w:rFonts w:ascii="Arial" w:hAnsi="Arial" w:cs="Arial"/>
            </w:rPr>
          </w:rPrChange>
        </w:rPr>
        <w:t>տվյալներ</w:t>
      </w:r>
      <w:r w:rsidRPr="008A0EE2">
        <w:rPr>
          <w:lang w:val="hy-AM"/>
          <w:rPrChange w:id="2300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2301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23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03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230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305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2306" w:author="Զարինե Սարգսյան" w:date="2026-04-02T14:26:00Z">
            <w:rPr/>
          </w:rPrChange>
        </w:rPr>
        <w:t xml:space="preserve">): </w:t>
      </w:r>
      <w:r w:rsidRPr="008A0EE2">
        <w:rPr>
          <w:rFonts w:ascii="Arial" w:hAnsi="Arial" w:cs="Arial"/>
          <w:lang w:val="hy-AM"/>
          <w:rPrChange w:id="2307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23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09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2310" w:author="Զարինե Սարգսյան" w:date="2026-04-02T14:26:00Z">
            <w:rPr/>
          </w:rPrChange>
        </w:rPr>
        <w:t>.</w:t>
      </w:r>
    </w:p>
    <w:p w14:paraId="6C8F0967" w14:textId="77777777" w:rsidR="00A320B0" w:rsidRPr="008A0EE2" w:rsidRDefault="00A320B0" w:rsidP="00A320B0">
      <w:pPr>
        <w:rPr>
          <w:lang w:val="hy-AM"/>
          <w:rPrChange w:id="2311" w:author="Զարինե Սարգսյան" w:date="2026-04-02T14:26:00Z">
            <w:rPr/>
          </w:rPrChange>
        </w:rPr>
      </w:pPr>
      <w:r w:rsidRPr="008A0EE2">
        <w:rPr>
          <w:lang w:val="hy-AM"/>
          <w:rPrChange w:id="2312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2313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31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315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23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17" w:author="Զարինե Սարգսյան" w:date="2026-04-02T14:26:00Z">
            <w:rPr>
              <w:rFonts w:ascii="Arial" w:hAnsi="Arial" w:cs="Arial"/>
            </w:rPr>
          </w:rPrChange>
        </w:rPr>
        <w:t>կարգով</w:t>
      </w:r>
      <w:r w:rsidRPr="008A0EE2">
        <w:rPr>
          <w:lang w:val="hy-AM"/>
          <w:rPrChange w:id="23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19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23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21" w:author="Զարինե Սարգսյան" w:date="2026-04-02T14:26:00Z">
            <w:rPr>
              <w:rFonts w:ascii="Arial" w:hAnsi="Arial" w:cs="Arial"/>
            </w:rPr>
          </w:rPrChange>
        </w:rPr>
        <w:t>պահանջների</w:t>
      </w:r>
      <w:r w:rsidRPr="008A0EE2">
        <w:rPr>
          <w:lang w:val="hy-AM"/>
          <w:rPrChange w:id="23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23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23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25" w:author="Զարինե Սարգսյան" w:date="2026-04-02T14:26:00Z">
            <w:rPr>
              <w:rFonts w:ascii="Arial" w:hAnsi="Arial" w:cs="Arial"/>
            </w:rPr>
          </w:rPrChange>
        </w:rPr>
        <w:t>մեկ</w:t>
      </w:r>
      <w:r w:rsidRPr="008A0EE2">
        <w:rPr>
          <w:lang w:val="hy-AM"/>
          <w:rPrChange w:id="23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27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23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29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23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31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23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33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23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3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336" w:author="Զարինե Սարգսյան" w:date="2026-04-02T14:26:00Z">
            <w:rPr/>
          </w:rPrChange>
        </w:rPr>
        <w:t xml:space="preserve"> «</w:t>
      </w:r>
      <w:r w:rsidRPr="008A0EE2">
        <w:rPr>
          <w:rFonts w:ascii="Arial" w:hAnsi="Arial" w:cs="Arial"/>
          <w:lang w:val="hy-AM"/>
          <w:rPrChange w:id="2337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23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39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23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41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342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2343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344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234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23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47" w:author="Զարինե Սարգսյան" w:date="2026-04-02T14:26:00Z">
            <w:rPr>
              <w:rFonts w:ascii="Arial" w:hAnsi="Arial" w:cs="Arial"/>
            </w:rPr>
          </w:rPrChange>
        </w:rPr>
        <w:t>մշակումը</w:t>
      </w:r>
      <w:r w:rsidRPr="008A0EE2">
        <w:rPr>
          <w:lang w:val="hy-AM"/>
          <w:rPrChange w:id="23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49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3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51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23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53" w:author="Զարինե Սարգսյան" w:date="2026-04-02T14:26:00Z">
            <w:rPr>
              <w:rFonts w:ascii="Arial" w:hAnsi="Arial" w:cs="Arial"/>
            </w:rPr>
          </w:rPrChange>
        </w:rPr>
        <w:t>ուշ</w:t>
      </w:r>
      <w:r w:rsidRPr="008A0EE2">
        <w:rPr>
          <w:lang w:val="hy-AM"/>
          <w:rPrChange w:id="235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355" w:author="Զարինե Սարգսյան" w:date="2026-04-02T14:26:00Z">
            <w:rPr>
              <w:rFonts w:ascii="Arial" w:hAnsi="Arial" w:cs="Arial"/>
            </w:rPr>
          </w:rPrChange>
        </w:rPr>
        <w:t>քան</w:t>
      </w:r>
      <w:r w:rsidRPr="008A0EE2">
        <w:rPr>
          <w:lang w:val="hy-AM"/>
          <w:rPrChange w:id="23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57" w:author="Զարինե Սարգսյան" w:date="2026-04-02T14:26:00Z">
            <w:rPr>
              <w:rFonts w:ascii="Arial" w:hAnsi="Arial" w:cs="Arial"/>
            </w:rPr>
          </w:rPrChange>
        </w:rPr>
        <w:t>հաջորդ</w:t>
      </w:r>
      <w:r w:rsidRPr="008A0EE2">
        <w:rPr>
          <w:lang w:val="hy-AM"/>
          <w:rPrChange w:id="23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59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23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61" w:author="Զարինե Սարգսյան" w:date="2026-04-02T14:26:00Z">
            <w:rPr>
              <w:rFonts w:ascii="Arial" w:hAnsi="Arial" w:cs="Arial"/>
            </w:rPr>
          </w:rPrChange>
        </w:rPr>
        <w:t>օրը</w:t>
      </w:r>
      <w:r w:rsidRPr="008A0EE2">
        <w:rPr>
          <w:lang w:val="hy-AM"/>
          <w:rPrChange w:id="23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6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3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65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23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67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23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6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3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71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23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73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2374" w:author="Զարինե Սարգսյան" w:date="2026-04-02T14:26:00Z">
            <w:rPr/>
          </w:rPrChange>
        </w:rPr>
        <w:t>:</w:t>
      </w:r>
    </w:p>
    <w:p w14:paraId="466899B9" w14:textId="77777777" w:rsidR="00A320B0" w:rsidRPr="008A0EE2" w:rsidRDefault="00A320B0" w:rsidP="00A320B0">
      <w:pPr>
        <w:rPr>
          <w:lang w:val="hy-AM"/>
          <w:rPrChange w:id="2375" w:author="Զարինե Սարգսյան" w:date="2026-04-02T14:26:00Z">
            <w:rPr/>
          </w:rPrChange>
        </w:rPr>
      </w:pPr>
      <w:r w:rsidRPr="008A0EE2">
        <w:rPr>
          <w:lang w:val="hy-AM"/>
          <w:rPrChange w:id="2376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2377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378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2379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23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81" w:author="Զարինե Սարգսյան" w:date="2026-04-02T14:26:00Z">
            <w:rPr>
              <w:rFonts w:ascii="Arial" w:hAnsi="Arial" w:cs="Arial"/>
            </w:rPr>
          </w:rPrChange>
        </w:rPr>
        <w:t>մշակման</w:t>
      </w:r>
      <w:r w:rsidRPr="008A0EE2">
        <w:rPr>
          <w:lang w:val="hy-AM"/>
          <w:rPrChange w:id="23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83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23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85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3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87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23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89" w:author="Զարինե Սարգսյան" w:date="2026-04-02T14:26:00Z">
            <w:rPr>
              <w:rFonts w:ascii="Arial" w:hAnsi="Arial" w:cs="Arial"/>
            </w:rPr>
          </w:rPrChange>
        </w:rPr>
        <w:t>ստուգում</w:t>
      </w:r>
      <w:r w:rsidRPr="008A0EE2">
        <w:rPr>
          <w:lang w:val="hy-AM"/>
          <w:rPrChange w:id="23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9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39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393" w:author="Զարինե Սարգսյան" w:date="2026-04-02T14:26:00Z">
            <w:rPr>
              <w:rFonts w:ascii="Arial" w:hAnsi="Arial" w:cs="Arial"/>
            </w:rPr>
          </w:rPrChange>
        </w:rPr>
        <w:t>որպեսզի</w:t>
      </w:r>
      <w:r w:rsidRPr="008A0EE2">
        <w:rPr>
          <w:lang w:val="hy-AM"/>
          <w:rPrChange w:id="23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95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23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97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23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399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4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01" w:author="Զարինե Սարգսյան" w:date="2026-04-02T14:26:00Z">
            <w:rPr>
              <w:rFonts w:ascii="Arial" w:hAnsi="Arial" w:cs="Arial"/>
            </w:rPr>
          </w:rPrChange>
        </w:rPr>
        <w:t>վճարողին</w:t>
      </w:r>
      <w:r w:rsidRPr="008A0EE2">
        <w:rPr>
          <w:lang w:val="hy-AM"/>
          <w:rPrChange w:id="24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03" w:author="Զարինե Սարգսյան" w:date="2026-04-02T14:26:00Z">
            <w:rPr>
              <w:rFonts w:ascii="Arial" w:hAnsi="Arial" w:cs="Arial"/>
            </w:rPr>
          </w:rPrChange>
        </w:rPr>
        <w:t>պատկանող</w:t>
      </w:r>
      <w:r w:rsidRPr="008A0EE2">
        <w:rPr>
          <w:lang w:val="hy-AM"/>
          <w:rPrChange w:id="24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05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24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07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24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09" w:author="Զարինե Սարգսյան" w:date="2026-04-02T14:26:00Z">
            <w:rPr>
              <w:rFonts w:ascii="Arial" w:hAnsi="Arial" w:cs="Arial"/>
            </w:rPr>
          </w:rPrChange>
        </w:rPr>
        <w:t>ազատ</w:t>
      </w:r>
      <w:r w:rsidRPr="008A0EE2">
        <w:rPr>
          <w:lang w:val="hy-AM"/>
          <w:rPrChange w:id="24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1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41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2413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2414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241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4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17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2418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2419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24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21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4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23" w:author="Զարինե Սարգսյան" w:date="2026-04-02T14:26:00Z">
            <w:rPr>
              <w:rFonts w:ascii="Arial" w:hAnsi="Arial" w:cs="Arial"/>
            </w:rPr>
          </w:rPrChange>
        </w:rPr>
        <w:t>նույն</w:t>
      </w:r>
      <w:r w:rsidRPr="008A0EE2">
        <w:rPr>
          <w:lang w:val="hy-AM"/>
          <w:rPrChange w:id="24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25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24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27" w:author="Զարինե Սարգսյան" w:date="2026-04-02T14:26:00Z">
            <w:rPr>
              <w:rFonts w:ascii="Arial" w:hAnsi="Arial" w:cs="Arial"/>
            </w:rPr>
          </w:rPrChange>
        </w:rPr>
        <w:t>հիման</w:t>
      </w:r>
      <w:r w:rsidRPr="008A0EE2">
        <w:rPr>
          <w:lang w:val="hy-AM"/>
          <w:rPrChange w:id="24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29" w:author="Զարինե Սարգսյան" w:date="2026-04-02T14:26:00Z">
            <w:rPr>
              <w:rFonts w:ascii="Arial" w:hAnsi="Arial" w:cs="Arial"/>
            </w:rPr>
          </w:rPrChange>
        </w:rPr>
        <w:t>վրա</w:t>
      </w:r>
      <w:r w:rsidRPr="008A0EE2">
        <w:rPr>
          <w:lang w:val="hy-AM"/>
          <w:rPrChange w:id="24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31" w:author="Զարինե Սարգսյան" w:date="2026-04-02T14:26:00Z">
            <w:rPr>
              <w:rFonts w:ascii="Arial" w:hAnsi="Arial" w:cs="Arial"/>
            </w:rPr>
          </w:rPrChange>
        </w:rPr>
        <w:t>արդեն</w:t>
      </w:r>
      <w:r w:rsidRPr="008A0EE2">
        <w:rPr>
          <w:lang w:val="hy-AM"/>
          <w:rPrChange w:id="24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33" w:author="Զարինե Սարգսյան" w:date="2026-04-02T14:26:00Z">
            <w:rPr>
              <w:rFonts w:ascii="Arial" w:hAnsi="Arial" w:cs="Arial"/>
            </w:rPr>
          </w:rPrChange>
        </w:rPr>
        <w:t>իսկ</w:t>
      </w:r>
      <w:r w:rsidRPr="008A0EE2">
        <w:rPr>
          <w:lang w:val="hy-AM"/>
          <w:rPrChange w:id="24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35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24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37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24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39" w:author="Զարինե Սարգսյան" w:date="2026-04-02T14:26:00Z">
            <w:rPr>
              <w:rFonts w:ascii="Arial" w:hAnsi="Arial" w:cs="Arial"/>
            </w:rPr>
          </w:rPrChange>
        </w:rPr>
        <w:t>առնվազն</w:t>
      </w:r>
      <w:r w:rsidRPr="008A0EE2">
        <w:rPr>
          <w:lang w:val="hy-AM"/>
          <w:rPrChange w:id="24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41" w:author="Զարինե Սարգսյան" w:date="2026-04-02T14:26:00Z">
            <w:rPr>
              <w:rFonts w:ascii="Arial" w:hAnsi="Arial" w:cs="Arial"/>
            </w:rPr>
          </w:rPrChange>
        </w:rPr>
        <w:t>պակաս</w:t>
      </w:r>
      <w:r w:rsidRPr="008A0EE2">
        <w:rPr>
          <w:lang w:val="hy-AM"/>
          <w:rPrChange w:id="24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43" w:author="Զարինե Սարգսյան" w:date="2026-04-02T14:26:00Z">
            <w:rPr>
              <w:rFonts w:ascii="Arial" w:hAnsi="Arial" w:cs="Arial"/>
            </w:rPr>
          </w:rPrChange>
        </w:rPr>
        <w:t>չլինեն</w:t>
      </w:r>
      <w:r w:rsidRPr="008A0EE2">
        <w:rPr>
          <w:lang w:val="hy-AM"/>
          <w:rPrChange w:id="24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4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4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47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24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49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24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51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4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53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24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55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4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57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24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59" w:author="Զարինե Սարգսյան" w:date="2026-04-02T14:26:00Z">
            <w:rPr>
              <w:rFonts w:ascii="Arial" w:hAnsi="Arial" w:cs="Arial"/>
            </w:rPr>
          </w:rPrChange>
        </w:rPr>
        <w:t>գումարից</w:t>
      </w:r>
      <w:r w:rsidRPr="008A0EE2">
        <w:rPr>
          <w:lang w:val="hy-AM"/>
          <w:rPrChange w:id="2460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2461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24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63" w:author="Զարինե Սարգսյան" w:date="2026-04-02T14:26:00Z">
            <w:rPr>
              <w:rFonts w:ascii="Arial" w:hAnsi="Arial" w:cs="Arial"/>
            </w:rPr>
          </w:rPrChange>
        </w:rPr>
        <w:t>ստուգման</w:t>
      </w:r>
      <w:r w:rsidRPr="008A0EE2">
        <w:rPr>
          <w:lang w:val="hy-AM"/>
          <w:rPrChange w:id="24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65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  <w:r w:rsidRPr="008A0EE2">
        <w:rPr>
          <w:lang w:val="hy-AM"/>
          <w:rPrChange w:id="24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67" w:author="Զարինե Սարգսյան" w:date="2026-04-02T14:26:00Z">
            <w:rPr>
              <w:rFonts w:ascii="Arial" w:hAnsi="Arial" w:cs="Arial"/>
            </w:rPr>
          </w:rPrChange>
        </w:rPr>
        <w:t>պարզվում</w:t>
      </w:r>
      <w:r w:rsidRPr="008A0EE2">
        <w:rPr>
          <w:lang w:val="hy-AM"/>
          <w:rPrChange w:id="24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6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47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471" w:author="Զարինե Սարգսյան" w:date="2026-04-02T14:26:00Z">
            <w:rPr>
              <w:rFonts w:ascii="Arial" w:hAnsi="Arial" w:cs="Arial"/>
            </w:rPr>
          </w:rPrChange>
        </w:rPr>
        <w:t>որ</w:t>
      </w:r>
      <w:r w:rsidRPr="008A0EE2">
        <w:rPr>
          <w:lang w:val="hy-AM"/>
          <w:rPrChange w:id="2472" w:author="Զարինե Սարգսյան" w:date="2026-04-02T14:26:00Z">
            <w:rPr/>
          </w:rPrChange>
        </w:rPr>
        <w:t>.</w:t>
      </w:r>
    </w:p>
    <w:p w14:paraId="35DE17DD" w14:textId="77777777" w:rsidR="00A320B0" w:rsidRPr="008A0EE2" w:rsidRDefault="00A320B0" w:rsidP="00A320B0">
      <w:pPr>
        <w:rPr>
          <w:lang w:val="hy-AM"/>
          <w:rPrChange w:id="2473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2474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2475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2476" w:author="Զարինե Սարգսյան" w:date="2026-04-02T14:26:00Z">
            <w:rPr>
              <w:rFonts w:ascii="Arial" w:hAnsi="Arial" w:cs="Arial"/>
            </w:rPr>
          </w:rPrChange>
        </w:rPr>
        <w:t>պահանջվող</w:t>
      </w:r>
      <w:r w:rsidRPr="008A0EE2">
        <w:rPr>
          <w:lang w:val="hy-AM"/>
          <w:rPrChange w:id="24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78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24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80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24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82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24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84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4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86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24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88" w:author="Զարինե Սարգսյան" w:date="2026-04-02T14:26:00Z">
            <w:rPr>
              <w:rFonts w:ascii="Arial" w:hAnsi="Arial" w:cs="Arial"/>
            </w:rPr>
          </w:rPrChange>
        </w:rPr>
        <w:t>պահանջը</w:t>
      </w:r>
      <w:r w:rsidRPr="008A0EE2">
        <w:rPr>
          <w:lang w:val="hy-AM"/>
          <w:rPrChange w:id="24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90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24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92" w:author="Զարինե Սարգսյան" w:date="2026-04-02T14:26:00Z">
            <w:rPr>
              <w:rFonts w:ascii="Arial" w:hAnsi="Arial" w:cs="Arial"/>
            </w:rPr>
          </w:rPrChange>
        </w:rPr>
        <w:t>պահին</w:t>
      </w:r>
      <w:r w:rsidRPr="008A0EE2">
        <w:rPr>
          <w:lang w:val="hy-AM"/>
          <w:rPrChange w:id="24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94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24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9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4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498" w:author="Զարինե Սարգսյան" w:date="2026-04-02T14:26:00Z">
            <w:rPr>
              <w:rFonts w:ascii="Arial" w:hAnsi="Arial" w:cs="Arial"/>
            </w:rPr>
          </w:rPrChange>
        </w:rPr>
        <w:t>ապահովվել</w:t>
      </w:r>
      <w:r w:rsidRPr="008A0EE2">
        <w:rPr>
          <w:lang w:val="hy-AM"/>
          <w:rPrChange w:id="249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500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25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02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5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04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25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0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5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0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5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10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25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1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5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14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25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16" w:author="Զարինե Սարգսյան" w:date="2026-04-02T14:26:00Z">
            <w:rPr>
              <w:rFonts w:ascii="Arial" w:hAnsi="Arial" w:cs="Arial"/>
            </w:rPr>
          </w:rPrChange>
        </w:rPr>
        <w:t>ամբողջ</w:t>
      </w:r>
      <w:r w:rsidRPr="008A0EE2">
        <w:rPr>
          <w:lang w:val="hy-AM"/>
          <w:rPrChange w:id="25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18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25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20" w:author="Զարինե Սարգսյան" w:date="2026-04-02T14:26:00Z">
            <w:rPr>
              <w:rFonts w:ascii="Arial" w:hAnsi="Arial" w:cs="Arial"/>
            </w:rPr>
          </w:rPrChange>
        </w:rPr>
        <w:t>արգելադրում</w:t>
      </w:r>
      <w:r w:rsidRPr="008A0EE2">
        <w:rPr>
          <w:lang w:val="hy-AM"/>
          <w:rPrChange w:id="25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22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5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24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5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26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25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28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25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3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5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32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25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34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5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36" w:author="Զարինե Սարգսյան" w:date="2026-04-02T14:26:00Z">
            <w:rPr>
              <w:rFonts w:ascii="Arial" w:hAnsi="Arial" w:cs="Arial"/>
            </w:rPr>
          </w:rPrChange>
        </w:rPr>
        <w:t>հաստատումը՝</w:t>
      </w:r>
      <w:r w:rsidRPr="008A0EE2">
        <w:rPr>
          <w:lang w:val="hy-AM"/>
          <w:rPrChange w:id="25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3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539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2540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25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42" w:author="Զարինե Սարգսյան" w:date="2026-04-02T14:26:00Z">
            <w:rPr>
              <w:rFonts w:ascii="Arial" w:hAnsi="Arial" w:cs="Arial"/>
            </w:rPr>
          </w:rPrChange>
        </w:rPr>
        <w:t>միջոցով</w:t>
      </w:r>
      <w:r w:rsidRPr="008A0EE2">
        <w:rPr>
          <w:lang w:val="hy-AM"/>
          <w:rPrChange w:id="2543" w:author="Զարինե Սարգսյան" w:date="2026-04-02T14:26:00Z">
            <w:rPr/>
          </w:rPrChange>
        </w:rPr>
        <w:t>:</w:t>
      </w:r>
    </w:p>
    <w:p w14:paraId="244641F8" w14:textId="77777777" w:rsidR="00A320B0" w:rsidRPr="008A0EE2" w:rsidRDefault="00A320B0" w:rsidP="00A320B0">
      <w:pPr>
        <w:rPr>
          <w:lang w:val="hy-AM"/>
          <w:rPrChange w:id="2544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2545" w:author="Զարինե Սարգսյան" w:date="2026-04-02T14:26:00Z">
            <w:rPr>
              <w:rFonts w:ascii="Arial" w:hAnsi="Arial" w:cs="Arial"/>
            </w:rPr>
          </w:rPrChange>
        </w:rPr>
        <w:lastRenderedPageBreak/>
        <w:t>բ</w:t>
      </w:r>
      <w:r w:rsidRPr="008A0EE2">
        <w:rPr>
          <w:lang w:val="hy-AM"/>
          <w:rPrChange w:id="2546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2547" w:author="Զարինե Սարգսյան" w:date="2026-04-02T14:26:00Z">
            <w:rPr>
              <w:rFonts w:ascii="Arial" w:hAnsi="Arial" w:cs="Arial"/>
            </w:rPr>
          </w:rPrChange>
        </w:rPr>
        <w:t>պահանջվող</w:t>
      </w:r>
      <w:r w:rsidRPr="008A0EE2">
        <w:rPr>
          <w:lang w:val="hy-AM"/>
          <w:rPrChange w:id="25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49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25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51" w:author="Զարինե Սարգսյան" w:date="2026-04-02T14:26:00Z">
            <w:rPr>
              <w:rFonts w:ascii="Arial" w:hAnsi="Arial" w:cs="Arial"/>
            </w:rPr>
          </w:rPrChange>
        </w:rPr>
        <w:t>բացակայում</w:t>
      </w:r>
      <w:r w:rsidRPr="008A0EE2">
        <w:rPr>
          <w:lang w:val="hy-AM"/>
          <w:rPrChange w:id="25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53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25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55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25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57" w:author="Զարինե Սարգսյան" w:date="2026-04-02T14:26:00Z">
            <w:rPr>
              <w:rFonts w:ascii="Arial" w:hAnsi="Arial" w:cs="Arial"/>
            </w:rPr>
          </w:rPrChange>
        </w:rPr>
        <w:t>անբավարար</w:t>
      </w:r>
      <w:r w:rsidRPr="008A0EE2">
        <w:rPr>
          <w:lang w:val="hy-AM"/>
          <w:rPrChange w:id="25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59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25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6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5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63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25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65" w:author="Զարինե Սարգսյան" w:date="2026-04-02T14:26:00Z">
            <w:rPr>
              <w:rFonts w:ascii="Arial" w:hAnsi="Arial" w:cs="Arial"/>
            </w:rPr>
          </w:rPrChange>
        </w:rPr>
        <w:t>պահանջը</w:t>
      </w:r>
      <w:r w:rsidRPr="008A0EE2">
        <w:rPr>
          <w:lang w:val="hy-AM"/>
          <w:rPrChange w:id="25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67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25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69" w:author="Զարինե Սարգսյան" w:date="2026-04-02T14:26:00Z">
            <w:rPr>
              <w:rFonts w:ascii="Arial" w:hAnsi="Arial" w:cs="Arial"/>
            </w:rPr>
          </w:rPrChange>
        </w:rPr>
        <w:t>պահին</w:t>
      </w:r>
      <w:r w:rsidRPr="008A0EE2">
        <w:rPr>
          <w:lang w:val="hy-AM"/>
          <w:rPrChange w:id="25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71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25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73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25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75" w:author="Զարինե Սարգսյան" w:date="2026-04-02T14:26:00Z">
            <w:rPr>
              <w:rFonts w:ascii="Arial" w:hAnsi="Arial" w:cs="Arial"/>
            </w:rPr>
          </w:rPrChange>
        </w:rPr>
        <w:t>ապահովվել</w:t>
      </w:r>
      <w:r w:rsidRPr="008A0EE2">
        <w:rPr>
          <w:lang w:val="hy-AM"/>
          <w:rPrChange w:id="257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577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25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79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5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81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5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83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5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85" w:author="Զարինե Սարգսյան" w:date="2026-04-02T14:26:00Z">
            <w:rPr>
              <w:rFonts w:ascii="Arial" w:hAnsi="Arial" w:cs="Arial"/>
            </w:rPr>
          </w:rPrChange>
        </w:rPr>
        <w:t>դիմումի</w:t>
      </w:r>
      <w:r w:rsidRPr="008A0EE2">
        <w:rPr>
          <w:lang w:val="hy-AM"/>
          <w:rPrChange w:id="258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587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25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89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5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91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25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93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25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95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25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97" w:author="Զարինե Սարգսյան" w:date="2026-04-02T14:26:00Z">
            <w:rPr>
              <w:rFonts w:ascii="Arial" w:hAnsi="Arial" w:cs="Arial"/>
            </w:rPr>
          </w:rPrChange>
        </w:rPr>
        <w:t>դիմումով</w:t>
      </w:r>
      <w:r w:rsidRPr="008A0EE2">
        <w:rPr>
          <w:lang w:val="hy-AM"/>
          <w:rPrChange w:id="25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599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6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01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6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03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6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0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6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07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26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09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26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1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6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13" w:author="Զարինե Սարգսյան" w:date="2026-04-02T14:26:00Z">
            <w:rPr>
              <w:rFonts w:ascii="Arial" w:hAnsi="Arial" w:cs="Arial"/>
            </w:rPr>
          </w:rPrChange>
        </w:rPr>
        <w:t>մերժման</w:t>
      </w:r>
      <w:r w:rsidRPr="008A0EE2">
        <w:rPr>
          <w:lang w:val="hy-AM"/>
          <w:rPrChange w:id="26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15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6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17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618" w:author="Զարինե Սարգսյան" w:date="2026-04-02T14:26:00Z">
            <w:rPr/>
          </w:rPrChange>
        </w:rPr>
        <w:t xml:space="preserve"> 7 </w:t>
      </w:r>
      <w:r w:rsidRPr="008A0EE2">
        <w:rPr>
          <w:rFonts w:ascii="Arial" w:hAnsi="Arial" w:cs="Arial"/>
          <w:lang w:val="hy-AM"/>
          <w:rPrChange w:id="2619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2620" w:author="Զարինե Սարգսյան" w:date="2026-04-02T14:26:00Z">
            <w:rPr/>
          </w:rPrChange>
        </w:rPr>
        <w:t>:</w:t>
      </w:r>
    </w:p>
    <w:p w14:paraId="365D81EA" w14:textId="77777777" w:rsidR="00A320B0" w:rsidRPr="008A0EE2" w:rsidRDefault="00A320B0" w:rsidP="00A320B0">
      <w:pPr>
        <w:rPr>
          <w:lang w:val="hy-AM"/>
          <w:rPrChange w:id="2621" w:author="Զարինե Սարգսյան" w:date="2026-04-02T14:26:00Z">
            <w:rPr/>
          </w:rPrChange>
        </w:rPr>
      </w:pPr>
      <w:r w:rsidRPr="008A0EE2">
        <w:rPr>
          <w:lang w:val="hy-AM"/>
          <w:rPrChange w:id="2622" w:author="Զարինե Սարգսյան" w:date="2026-04-02T14:26:00Z">
            <w:rPr/>
          </w:rPrChange>
        </w:rPr>
        <w:t xml:space="preserve">14. </w:t>
      </w:r>
      <w:r w:rsidRPr="008A0EE2">
        <w:rPr>
          <w:rFonts w:ascii="Arial" w:hAnsi="Arial" w:cs="Arial"/>
          <w:lang w:val="hy-AM"/>
          <w:rPrChange w:id="262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6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25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26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27" w:author="Զարինե Սարգսյան" w:date="2026-04-02T14:26:00Z">
            <w:rPr>
              <w:rFonts w:ascii="Arial" w:hAnsi="Arial" w:cs="Arial"/>
            </w:rPr>
          </w:rPrChange>
        </w:rPr>
        <w:t>հիմք</w:t>
      </w:r>
      <w:r w:rsidRPr="008A0EE2">
        <w:rPr>
          <w:lang w:val="hy-AM"/>
          <w:rPrChange w:id="26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29" w:author="Զարինե Սարգսյան" w:date="2026-04-02T14:26:00Z">
            <w:rPr>
              <w:rFonts w:ascii="Arial" w:hAnsi="Arial" w:cs="Arial"/>
            </w:rPr>
          </w:rPrChange>
        </w:rPr>
        <w:t>ընդունելով</w:t>
      </w:r>
      <w:r w:rsidRPr="008A0EE2">
        <w:rPr>
          <w:lang w:val="hy-AM"/>
          <w:rPrChange w:id="26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31" w:author="Զարինե Սարգսյան" w:date="2026-04-02T14:26:00Z">
            <w:rPr>
              <w:rFonts w:ascii="Arial" w:hAnsi="Arial" w:cs="Arial"/>
            </w:rPr>
          </w:rPrChange>
        </w:rPr>
        <w:t>Բանկից</w:t>
      </w:r>
      <w:r w:rsidRPr="008A0EE2">
        <w:rPr>
          <w:lang w:val="hy-AM"/>
          <w:rPrChange w:id="26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33" w:author="Զարինե Սարգսյան" w:date="2026-04-02T14:26:00Z">
            <w:rPr>
              <w:rFonts w:ascii="Arial" w:hAnsi="Arial" w:cs="Arial"/>
            </w:rPr>
          </w:rPrChange>
        </w:rPr>
        <w:t>ստացված</w:t>
      </w:r>
      <w:r w:rsidRPr="008A0EE2">
        <w:rPr>
          <w:lang w:val="hy-AM"/>
          <w:rPrChange w:id="26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35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6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37" w:author="Զարինե Սարգսյան" w:date="2026-04-02T14:26:00Z">
            <w:rPr>
              <w:rFonts w:ascii="Arial" w:hAnsi="Arial" w:cs="Arial"/>
            </w:rPr>
          </w:rPrChange>
        </w:rPr>
        <w:t>կատարելու</w:t>
      </w:r>
      <w:r w:rsidRPr="008A0EE2">
        <w:rPr>
          <w:lang w:val="hy-AM"/>
          <w:rPrChange w:id="26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39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26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41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6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43" w:author="Զարինե Սարգսյան" w:date="2026-04-02T14:26:00Z">
            <w:rPr>
              <w:rFonts w:ascii="Arial" w:hAnsi="Arial" w:cs="Arial"/>
            </w:rPr>
          </w:rPrChange>
        </w:rPr>
        <w:t>հաստատումը՝</w:t>
      </w:r>
      <w:r w:rsidRPr="008A0EE2">
        <w:rPr>
          <w:lang w:val="hy-AM"/>
          <w:rPrChange w:id="26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45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646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2647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264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649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26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51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26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5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6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55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6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57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6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59" w:author="Զարինե Սարգսյան" w:date="2026-04-02T14:26:00Z">
            <w:rPr>
              <w:rFonts w:ascii="Arial" w:hAnsi="Arial" w:cs="Arial"/>
            </w:rPr>
          </w:rPrChange>
        </w:rPr>
        <w:t>դիմումի</w:t>
      </w:r>
      <w:r w:rsidRPr="008A0EE2">
        <w:rPr>
          <w:lang w:val="hy-AM"/>
          <w:rPrChange w:id="26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61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26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63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26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65" w:author="Զարինե Սարգսյան" w:date="2026-04-02T14:26:00Z">
            <w:rPr>
              <w:rFonts w:ascii="Arial" w:hAnsi="Arial" w:cs="Arial"/>
            </w:rPr>
          </w:rPrChange>
        </w:rPr>
        <w:t>տվյալը</w:t>
      </w:r>
      <w:r w:rsidRPr="008A0EE2">
        <w:rPr>
          <w:lang w:val="hy-AM"/>
          <w:rPrChange w:id="266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667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26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6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6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71" w:author="Զարինե Սարգսյան" w:date="2026-04-02T14:26:00Z">
            <w:rPr>
              <w:rFonts w:ascii="Arial" w:hAnsi="Arial" w:cs="Arial"/>
            </w:rPr>
          </w:rPrChange>
        </w:rPr>
        <w:t>հաշվարկ</w:t>
      </w:r>
      <w:r w:rsidRPr="008A0EE2">
        <w:rPr>
          <w:lang w:val="hy-AM"/>
          <w:rPrChange w:id="267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673" w:author="Զարինե Սարգսյան" w:date="2026-04-02T14:26:00Z">
            <w:rPr>
              <w:rFonts w:ascii="Arial" w:hAnsi="Arial" w:cs="Arial"/>
            </w:rPr>
          </w:rPrChange>
        </w:rPr>
        <w:t>որի</w:t>
      </w:r>
      <w:r w:rsidRPr="008A0EE2">
        <w:rPr>
          <w:lang w:val="hy-AM"/>
          <w:rPrChange w:id="26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75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</w:p>
    <w:p w14:paraId="3C4DB80A" w14:textId="77777777" w:rsidR="00A320B0" w:rsidRPr="008A0EE2" w:rsidRDefault="00A320B0" w:rsidP="00A320B0">
      <w:pPr>
        <w:rPr>
          <w:lang w:val="hy-AM"/>
          <w:rPrChange w:id="2676" w:author="Զարինե Սարգսյան" w:date="2026-04-02T14:26:00Z">
            <w:rPr/>
          </w:rPrChange>
        </w:rPr>
      </w:pPr>
      <w:r w:rsidRPr="008A0EE2">
        <w:rPr>
          <w:lang w:val="hy-AM"/>
          <w:rPrChange w:id="2677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2678" w:author="Զարինե Սարգսյան" w:date="2026-04-02T14:26:00Z">
            <w:rPr>
              <w:rFonts w:ascii="Arial" w:hAnsi="Arial" w:cs="Arial"/>
            </w:rPr>
          </w:rPrChange>
        </w:rPr>
        <w:t>երբ</w:t>
      </w:r>
      <w:r w:rsidRPr="008A0EE2">
        <w:rPr>
          <w:lang w:val="hy-AM"/>
          <w:rPrChange w:id="26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80" w:author="Զարինե Սարգսյան" w:date="2026-04-02T14:26:00Z">
            <w:rPr>
              <w:rFonts w:ascii="Arial" w:hAnsi="Arial" w:cs="Arial"/>
            </w:rPr>
          </w:rPrChange>
        </w:rPr>
        <w:t>պարզվում</w:t>
      </w:r>
      <w:r w:rsidRPr="008A0EE2">
        <w:rPr>
          <w:lang w:val="hy-AM"/>
          <w:rPrChange w:id="26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8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68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684" w:author="Զարինե Սարգսյան" w:date="2026-04-02T14:26:00Z">
            <w:rPr>
              <w:rFonts w:ascii="Arial" w:hAnsi="Arial" w:cs="Arial"/>
            </w:rPr>
          </w:rPrChange>
        </w:rPr>
        <w:t>որ</w:t>
      </w:r>
      <w:r w:rsidRPr="008A0EE2">
        <w:rPr>
          <w:lang w:val="hy-AM"/>
          <w:rPrChange w:id="26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86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6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88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6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90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6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92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26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94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26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96" w:author="Զարինե Սարգսյան" w:date="2026-04-02T14:26:00Z">
            <w:rPr>
              <w:rFonts w:ascii="Arial" w:hAnsi="Arial" w:cs="Arial"/>
            </w:rPr>
          </w:rPrChange>
        </w:rPr>
        <w:t>արգելադրվել</w:t>
      </w:r>
      <w:r w:rsidRPr="008A0EE2">
        <w:rPr>
          <w:lang w:val="hy-AM"/>
          <w:rPrChange w:id="26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69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6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00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27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02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27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04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7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06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27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08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270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710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27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1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7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14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27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16" w:author="Զարինե Սարգսյան" w:date="2026-04-02T14:26:00Z">
            <w:rPr>
              <w:rFonts w:ascii="Arial" w:hAnsi="Arial" w:cs="Arial"/>
            </w:rPr>
          </w:rPrChange>
        </w:rPr>
        <w:t>բավարարում</w:t>
      </w:r>
      <w:r w:rsidRPr="008A0EE2">
        <w:rPr>
          <w:lang w:val="hy-AM"/>
          <w:rPrChange w:id="27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1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7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2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7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22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7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24" w:author="Զարինե Սարգսյան" w:date="2026-04-02T14:26:00Z">
            <w:rPr>
              <w:rFonts w:ascii="Arial" w:hAnsi="Arial" w:cs="Arial"/>
            </w:rPr>
          </w:rPrChange>
        </w:rPr>
        <w:t>դիմումը</w:t>
      </w:r>
      <w:r w:rsidRPr="008A0EE2">
        <w:rPr>
          <w:lang w:val="hy-AM"/>
          <w:rPrChange w:id="27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26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7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28" w:author="Զարինե Սարգսյան" w:date="2026-04-02T14:26:00Z">
            <w:rPr>
              <w:rFonts w:ascii="Arial" w:hAnsi="Arial" w:cs="Arial"/>
            </w:rPr>
          </w:rPrChange>
        </w:rPr>
        <w:t>մյուս</w:t>
      </w:r>
      <w:r w:rsidRPr="008A0EE2">
        <w:rPr>
          <w:lang w:val="hy-AM"/>
          <w:rPrChange w:id="27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30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2731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2732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2733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2734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27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3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7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38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7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40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741" w:author="Զարինե Սարգսյան" w:date="2026-04-02T14:26:00Z">
            <w:rPr/>
          </w:rPrChange>
        </w:rPr>
        <w:t xml:space="preserve"> 3 </w:t>
      </w:r>
      <w:r w:rsidRPr="008A0EE2">
        <w:rPr>
          <w:rFonts w:ascii="Arial" w:hAnsi="Arial" w:cs="Arial"/>
          <w:lang w:val="hy-AM"/>
          <w:rPrChange w:id="2742" w:author="Զարինե Սարգսյան" w:date="2026-04-02T14:26:00Z">
            <w:rPr>
              <w:rFonts w:ascii="Arial" w:hAnsi="Arial" w:cs="Arial"/>
            </w:rPr>
          </w:rPrChange>
        </w:rPr>
        <w:t>հաղորդագրությունը՝</w:t>
      </w:r>
      <w:r w:rsidRPr="008A0EE2">
        <w:rPr>
          <w:lang w:val="hy-AM"/>
          <w:rPrChange w:id="27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44" w:author="Զարինե Սարգսյան" w:date="2026-04-02T14:26:00Z">
            <w:rPr>
              <w:rFonts w:ascii="Arial" w:hAnsi="Arial" w:cs="Arial"/>
            </w:rPr>
          </w:rPrChange>
        </w:rPr>
        <w:t>հանձնարարելով</w:t>
      </w:r>
      <w:r w:rsidRPr="008A0EE2">
        <w:rPr>
          <w:lang w:val="hy-AM"/>
          <w:rPrChange w:id="27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46" w:author="Զարինե Սարգսյան" w:date="2026-04-02T14:26:00Z">
            <w:rPr>
              <w:rFonts w:ascii="Arial" w:hAnsi="Arial" w:cs="Arial"/>
            </w:rPr>
          </w:rPrChange>
        </w:rPr>
        <w:t>արգելանքից</w:t>
      </w:r>
      <w:r w:rsidRPr="008A0EE2">
        <w:rPr>
          <w:lang w:val="hy-AM"/>
          <w:rPrChange w:id="27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48" w:author="Զարինե Սարգսյան" w:date="2026-04-02T14:26:00Z">
            <w:rPr>
              <w:rFonts w:ascii="Arial" w:hAnsi="Arial" w:cs="Arial"/>
            </w:rPr>
          </w:rPrChange>
        </w:rPr>
        <w:t>հանել</w:t>
      </w:r>
      <w:r w:rsidRPr="008A0EE2">
        <w:rPr>
          <w:lang w:val="hy-AM"/>
          <w:rPrChange w:id="27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50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7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52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27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54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27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56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27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58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27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60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2761" w:author="Զարինե Սարգսյան" w:date="2026-04-02T14:26:00Z">
            <w:rPr/>
          </w:rPrChange>
        </w:rPr>
        <w:t>:</w:t>
      </w:r>
    </w:p>
    <w:p w14:paraId="0C9A1CCC" w14:textId="77777777" w:rsidR="00A320B0" w:rsidRPr="008A0EE2" w:rsidRDefault="00A320B0" w:rsidP="00A320B0">
      <w:pPr>
        <w:rPr>
          <w:lang w:val="hy-AM"/>
          <w:rPrChange w:id="2762" w:author="Զարինե Սարգսյան" w:date="2026-04-02T14:26:00Z">
            <w:rPr/>
          </w:rPrChange>
        </w:rPr>
      </w:pPr>
      <w:r w:rsidRPr="008A0EE2">
        <w:rPr>
          <w:lang w:val="hy-AM"/>
          <w:rPrChange w:id="2763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2764" w:author="Զարինե Սարգսյան" w:date="2026-04-02T14:26:00Z">
            <w:rPr>
              <w:rFonts w:ascii="Arial" w:hAnsi="Arial" w:cs="Arial"/>
            </w:rPr>
          </w:rPrChange>
        </w:rPr>
        <w:t>երբ</w:t>
      </w:r>
      <w:r w:rsidRPr="008A0EE2">
        <w:rPr>
          <w:lang w:val="hy-AM"/>
          <w:rPrChange w:id="27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66" w:author="Զարինե Սարգսյան" w:date="2026-04-02T14:26:00Z">
            <w:rPr>
              <w:rFonts w:ascii="Arial" w:hAnsi="Arial" w:cs="Arial"/>
            </w:rPr>
          </w:rPrChange>
        </w:rPr>
        <w:t>պարզվում</w:t>
      </w:r>
      <w:r w:rsidRPr="008A0EE2">
        <w:rPr>
          <w:lang w:val="hy-AM"/>
          <w:rPrChange w:id="27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6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76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770" w:author="Զարինե Սարգսյան" w:date="2026-04-02T14:26:00Z">
            <w:rPr>
              <w:rFonts w:ascii="Arial" w:hAnsi="Arial" w:cs="Arial"/>
            </w:rPr>
          </w:rPrChange>
        </w:rPr>
        <w:t>որ</w:t>
      </w:r>
      <w:r w:rsidRPr="008A0EE2">
        <w:rPr>
          <w:lang w:val="hy-AM"/>
          <w:rPrChange w:id="27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72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7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74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7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76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7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78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27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80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27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82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27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84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27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86" w:author="Զարինե Սարգսյան" w:date="2026-04-02T14:26:00Z">
            <w:rPr>
              <w:rFonts w:ascii="Arial" w:hAnsi="Arial" w:cs="Arial"/>
            </w:rPr>
          </w:rPrChange>
        </w:rPr>
        <w:t>պակաս</w:t>
      </w:r>
      <w:r w:rsidRPr="008A0EE2">
        <w:rPr>
          <w:lang w:val="hy-AM"/>
          <w:rPrChange w:id="27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88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27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90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7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92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27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94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7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96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27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798" w:author="Զարինե Սարգսյան" w:date="2026-04-02T14:26:00Z">
            <w:rPr>
              <w:rFonts w:ascii="Arial" w:hAnsi="Arial" w:cs="Arial"/>
            </w:rPr>
          </w:rPrChange>
        </w:rPr>
        <w:t>գումարից</w:t>
      </w:r>
      <w:r w:rsidRPr="008A0EE2">
        <w:rPr>
          <w:lang w:val="hy-AM"/>
          <w:rPrChange w:id="279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800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28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0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8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04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28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06" w:author="Զարինե Սարգսյան" w:date="2026-04-02T14:26:00Z">
            <w:rPr>
              <w:rFonts w:ascii="Arial" w:hAnsi="Arial" w:cs="Arial"/>
            </w:rPr>
          </w:rPrChange>
        </w:rPr>
        <w:t>մերժում</w:t>
      </w:r>
      <w:r w:rsidRPr="008A0EE2">
        <w:rPr>
          <w:lang w:val="hy-AM"/>
          <w:rPrChange w:id="28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0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8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1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8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12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8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14" w:author="Զարինե Սարգսյան" w:date="2026-04-02T14:26:00Z">
            <w:rPr>
              <w:rFonts w:ascii="Arial" w:hAnsi="Arial" w:cs="Arial"/>
            </w:rPr>
          </w:rPrChange>
        </w:rPr>
        <w:t>դիմումի</w:t>
      </w:r>
      <w:r w:rsidRPr="008A0EE2">
        <w:rPr>
          <w:lang w:val="hy-AM"/>
          <w:rPrChange w:id="28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16" w:author="Զարինե Սարգսյան" w:date="2026-04-02T14:26:00Z">
            <w:rPr>
              <w:rFonts w:ascii="Arial" w:hAnsi="Arial" w:cs="Arial"/>
            </w:rPr>
          </w:rPrChange>
        </w:rPr>
        <w:t>կատարումը</w:t>
      </w:r>
      <w:r w:rsidRPr="008A0EE2">
        <w:rPr>
          <w:lang w:val="hy-AM"/>
          <w:rPrChange w:id="28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18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8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20" w:author="Զարինե Սարգսյան" w:date="2026-04-02T14:26:00Z">
            <w:rPr>
              <w:rFonts w:ascii="Arial" w:hAnsi="Arial" w:cs="Arial"/>
            </w:rPr>
          </w:rPrChange>
        </w:rPr>
        <w:t>անմիջապես</w:t>
      </w:r>
      <w:r w:rsidRPr="008A0EE2">
        <w:rPr>
          <w:lang w:val="hy-AM"/>
          <w:rPrChange w:id="28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22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8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24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8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26" w:author="Զարինե Սարգսյան" w:date="2026-04-02T14:26:00Z">
            <w:rPr>
              <w:rFonts w:ascii="Arial" w:hAnsi="Arial" w:cs="Arial"/>
            </w:rPr>
          </w:rPrChange>
        </w:rPr>
        <w:t>դիմումով</w:t>
      </w:r>
      <w:r w:rsidRPr="008A0EE2">
        <w:rPr>
          <w:lang w:val="hy-AM"/>
          <w:rPrChange w:id="28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2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8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30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28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32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28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3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8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36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8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3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2839" w:author="Զարինե Սարգսյան" w:date="2026-04-02T14:26:00Z">
            <w:rPr/>
          </w:rPrChange>
        </w:rPr>
        <w:t xml:space="preserve"> 3 </w:t>
      </w:r>
      <w:r w:rsidRPr="008A0EE2">
        <w:rPr>
          <w:rFonts w:ascii="Arial" w:hAnsi="Arial" w:cs="Arial"/>
          <w:lang w:val="hy-AM"/>
          <w:rPrChange w:id="2840" w:author="Զարինե Սարգսյան" w:date="2026-04-02T14:26:00Z">
            <w:rPr>
              <w:rFonts w:ascii="Arial" w:hAnsi="Arial" w:cs="Arial"/>
            </w:rPr>
          </w:rPrChange>
        </w:rPr>
        <w:t>հաղորդագրություն՝</w:t>
      </w:r>
      <w:r w:rsidRPr="008A0EE2">
        <w:rPr>
          <w:lang w:val="hy-AM"/>
          <w:rPrChange w:id="28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42" w:author="Զարինե Սարգսյան" w:date="2026-04-02T14:26:00Z">
            <w:rPr>
              <w:rFonts w:ascii="Arial" w:hAnsi="Arial" w:cs="Arial"/>
            </w:rPr>
          </w:rPrChange>
        </w:rPr>
        <w:t>կրկին</w:t>
      </w:r>
      <w:r w:rsidRPr="008A0EE2">
        <w:rPr>
          <w:lang w:val="hy-AM"/>
          <w:rPrChange w:id="28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44" w:author="Զարինե Սարգսյան" w:date="2026-04-02T14:26:00Z">
            <w:rPr>
              <w:rFonts w:ascii="Arial" w:hAnsi="Arial" w:cs="Arial"/>
            </w:rPr>
          </w:rPrChange>
        </w:rPr>
        <w:t>հանձնարարելով</w:t>
      </w:r>
      <w:r w:rsidRPr="008A0EE2">
        <w:rPr>
          <w:lang w:val="hy-AM"/>
          <w:rPrChange w:id="28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46" w:author="Զարինե Սարգսյան" w:date="2026-04-02T14:26:00Z">
            <w:rPr>
              <w:rFonts w:ascii="Arial" w:hAnsi="Arial" w:cs="Arial"/>
            </w:rPr>
          </w:rPrChange>
        </w:rPr>
        <w:t>արգելանքից</w:t>
      </w:r>
      <w:r w:rsidRPr="008A0EE2">
        <w:rPr>
          <w:lang w:val="hy-AM"/>
          <w:rPrChange w:id="28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48" w:author="Զարինե Սարգսյան" w:date="2026-04-02T14:26:00Z">
            <w:rPr>
              <w:rFonts w:ascii="Arial" w:hAnsi="Arial" w:cs="Arial"/>
            </w:rPr>
          </w:rPrChange>
        </w:rPr>
        <w:t>հանել</w:t>
      </w:r>
      <w:r w:rsidRPr="008A0EE2">
        <w:rPr>
          <w:lang w:val="hy-AM"/>
          <w:rPrChange w:id="28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50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28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52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28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54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28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56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28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58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2859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2860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28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62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286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864" w:author="Զարինե Սարգսյան" w:date="2026-04-02T14:26:00Z">
            <w:rPr>
              <w:rFonts w:ascii="Arial" w:hAnsi="Arial" w:cs="Arial"/>
            </w:rPr>
          </w:rPrChange>
        </w:rPr>
        <w:t>մյուս</w:t>
      </w:r>
      <w:r w:rsidRPr="008A0EE2">
        <w:rPr>
          <w:lang w:val="hy-AM"/>
          <w:rPrChange w:id="28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66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28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68" w:author="Զարինե Սարգսյան" w:date="2026-04-02T14:26:00Z">
            <w:rPr>
              <w:rFonts w:ascii="Arial" w:hAnsi="Arial" w:cs="Arial"/>
            </w:rPr>
          </w:rPrChange>
        </w:rPr>
        <w:t>հանձնարարություն</w:t>
      </w:r>
      <w:r w:rsidRPr="008A0EE2">
        <w:rPr>
          <w:lang w:val="hy-AM"/>
          <w:rPrChange w:id="28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70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28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72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28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74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8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76" w:author="Զարինե Սարգսյան" w:date="2026-04-02T14:26:00Z">
            <w:rPr>
              <w:rFonts w:ascii="Arial" w:hAnsi="Arial" w:cs="Arial"/>
            </w:rPr>
          </w:rPrChange>
        </w:rPr>
        <w:t>վերջիններիս</w:t>
      </w:r>
      <w:r w:rsidRPr="008A0EE2">
        <w:rPr>
          <w:lang w:val="hy-AM"/>
          <w:rPrChange w:id="28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78" w:author="Զարինե Սարգսյան" w:date="2026-04-02T14:26:00Z">
            <w:rPr>
              <w:rFonts w:ascii="Arial" w:hAnsi="Arial" w:cs="Arial"/>
            </w:rPr>
          </w:rPrChange>
        </w:rPr>
        <w:t>մոտ</w:t>
      </w:r>
      <w:r w:rsidRPr="008A0EE2">
        <w:rPr>
          <w:lang w:val="hy-AM"/>
          <w:rPrChange w:id="28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8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8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82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8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84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28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86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28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88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28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90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28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92" w:author="Զարինե Սարգսյան" w:date="2026-04-02T14:26:00Z">
            <w:rPr>
              <w:rFonts w:ascii="Arial" w:hAnsi="Arial" w:cs="Arial"/>
            </w:rPr>
          </w:rPrChange>
        </w:rPr>
        <w:t>շարունակում</w:t>
      </w:r>
      <w:r w:rsidRPr="008A0EE2">
        <w:rPr>
          <w:lang w:val="hy-AM"/>
          <w:rPrChange w:id="28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9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8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896" w:author="Զարինե Սարգսյան" w:date="2026-04-02T14:26:00Z">
            <w:rPr>
              <w:rFonts w:ascii="Arial" w:hAnsi="Arial" w:cs="Arial"/>
            </w:rPr>
          </w:rPrChange>
        </w:rPr>
        <w:t>գործել</w:t>
      </w:r>
      <w:r w:rsidRPr="008A0EE2">
        <w:rPr>
          <w:lang w:val="hy-AM"/>
          <w:rPrChange w:id="2897" w:author="Զարինե Սարգսյան" w:date="2026-04-02T14:26:00Z">
            <w:rPr/>
          </w:rPrChange>
        </w:rPr>
        <w:t>:</w:t>
      </w:r>
    </w:p>
    <w:p w14:paraId="0F4F6453" w14:textId="77777777" w:rsidR="00A320B0" w:rsidRPr="008A0EE2" w:rsidRDefault="00A320B0" w:rsidP="00A320B0">
      <w:pPr>
        <w:rPr>
          <w:lang w:val="hy-AM"/>
          <w:rPrChange w:id="2898" w:author="Զարինե Սարգսյան" w:date="2026-04-02T14:26:00Z">
            <w:rPr/>
          </w:rPrChange>
        </w:rPr>
      </w:pPr>
      <w:r w:rsidRPr="008A0EE2">
        <w:rPr>
          <w:lang w:val="hy-AM"/>
          <w:rPrChange w:id="2899" w:author="Զարինե Սարգսյան" w:date="2026-04-02T14:26:00Z">
            <w:rPr/>
          </w:rPrChange>
        </w:rPr>
        <w:t xml:space="preserve">15. </w:t>
      </w:r>
      <w:r w:rsidRPr="008A0EE2">
        <w:rPr>
          <w:rFonts w:ascii="Arial" w:hAnsi="Arial" w:cs="Arial"/>
          <w:lang w:val="hy-AM"/>
          <w:rPrChange w:id="2900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29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02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29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04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29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06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29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08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9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10" w:author="Զարինե Սարգսյան" w:date="2026-04-02T14:26:00Z">
            <w:rPr>
              <w:rFonts w:ascii="Arial" w:hAnsi="Arial" w:cs="Arial"/>
            </w:rPr>
          </w:rPrChange>
        </w:rPr>
        <w:t>հաշվարկը</w:t>
      </w:r>
      <w:r w:rsidRPr="008A0EE2">
        <w:rPr>
          <w:lang w:val="hy-AM"/>
          <w:rPrChange w:id="29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12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29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14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29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16" w:author="Զարինե Սարգսյան" w:date="2026-04-02T14:26:00Z">
            <w:rPr>
              <w:rFonts w:ascii="Arial" w:hAnsi="Arial" w:cs="Arial"/>
            </w:rPr>
          </w:rPrChange>
        </w:rPr>
        <w:t>բավարարում</w:t>
      </w:r>
      <w:r w:rsidRPr="008A0EE2">
        <w:rPr>
          <w:lang w:val="hy-AM"/>
          <w:rPrChange w:id="29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18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9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20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9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22" w:author="Զարինե Սարգսյան" w:date="2026-04-02T14:26:00Z">
            <w:rPr>
              <w:rFonts w:ascii="Arial" w:hAnsi="Arial" w:cs="Arial"/>
            </w:rPr>
          </w:rPrChange>
        </w:rPr>
        <w:t>դիմումը</w:t>
      </w:r>
      <w:r w:rsidRPr="008A0EE2">
        <w:rPr>
          <w:lang w:val="hy-AM"/>
          <w:rPrChange w:id="292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2924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9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26" w:author="Զարինե Սարգսյան" w:date="2026-04-02T14:26:00Z">
            <w:rPr>
              <w:rFonts w:ascii="Arial" w:hAnsi="Arial" w:cs="Arial"/>
            </w:rPr>
          </w:rPrChange>
        </w:rPr>
        <w:t>ապահովող</w:t>
      </w:r>
      <w:r w:rsidRPr="008A0EE2">
        <w:rPr>
          <w:lang w:val="hy-AM"/>
          <w:rPrChange w:id="29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28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9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30" w:author="Զարինե Սարգսյան" w:date="2026-04-02T14:26:00Z">
            <w:rPr>
              <w:rFonts w:ascii="Arial" w:hAnsi="Arial" w:cs="Arial"/>
            </w:rPr>
          </w:rPrChange>
        </w:rPr>
        <w:t>փոփոխելու</w:t>
      </w:r>
      <w:r w:rsidRPr="008A0EE2">
        <w:rPr>
          <w:lang w:val="hy-AM"/>
          <w:rPrChange w:id="29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3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933" w:author="Զարինե Սարգսյան" w:date="2026-04-02T14:26:00Z">
            <w:rPr/>
          </w:rPrChange>
        </w:rPr>
        <w:t xml:space="preserve">), </w:t>
      </w:r>
      <w:r w:rsidRPr="008A0EE2">
        <w:rPr>
          <w:rFonts w:ascii="Arial" w:hAnsi="Arial" w:cs="Arial"/>
          <w:lang w:val="hy-AM"/>
          <w:rPrChange w:id="2934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29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36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29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38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293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940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29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42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29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44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29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46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29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48" w:author="Զարինե Սարգսյան" w:date="2026-04-02T14:26:00Z">
            <w:rPr>
              <w:rFonts w:ascii="Arial" w:hAnsi="Arial" w:cs="Arial"/>
            </w:rPr>
          </w:rPrChange>
        </w:rPr>
        <w:t>մեղքով</w:t>
      </w:r>
      <w:r w:rsidRPr="008A0EE2">
        <w:rPr>
          <w:lang w:val="hy-AM"/>
          <w:rPrChange w:id="29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50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29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52" w:author="Զարինե Սարգսյան" w:date="2026-04-02T14:26:00Z">
            <w:rPr>
              <w:rFonts w:ascii="Arial" w:hAnsi="Arial" w:cs="Arial"/>
            </w:rPr>
          </w:rPrChange>
        </w:rPr>
        <w:t>կարողացել</w:t>
      </w:r>
      <w:r w:rsidRPr="008A0EE2">
        <w:rPr>
          <w:lang w:val="hy-AM"/>
          <w:rPrChange w:id="29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54" w:author="Զարինե Սարգսյան" w:date="2026-04-02T14:26:00Z">
            <w:rPr>
              <w:rFonts w:ascii="Arial" w:hAnsi="Arial" w:cs="Arial"/>
            </w:rPr>
          </w:rPrChange>
        </w:rPr>
        <w:t>ապահովել</w:t>
      </w:r>
      <w:r w:rsidRPr="008A0EE2">
        <w:rPr>
          <w:lang w:val="hy-AM"/>
          <w:rPrChange w:id="29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56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29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58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29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60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29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62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29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64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29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66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29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6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29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70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29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72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29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74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297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2976" w:author="Զարինե Սարգսյան" w:date="2026-04-02T14:26:00Z">
            <w:rPr>
              <w:rFonts w:ascii="Arial" w:hAnsi="Arial" w:cs="Arial"/>
            </w:rPr>
          </w:rPrChange>
        </w:rPr>
        <w:t>որի</w:t>
      </w:r>
      <w:r w:rsidRPr="008A0EE2">
        <w:rPr>
          <w:lang w:val="hy-AM"/>
          <w:rPrChange w:id="29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78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  <w:r w:rsidRPr="008A0EE2">
        <w:rPr>
          <w:lang w:val="hy-AM"/>
          <w:rPrChange w:id="29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80" w:author="Զարինե Սարգսյան" w:date="2026-04-02T14:26:00Z">
            <w:rPr>
              <w:rFonts w:ascii="Arial" w:hAnsi="Arial" w:cs="Arial"/>
            </w:rPr>
          </w:rPrChange>
        </w:rPr>
        <w:t>բանկից</w:t>
      </w:r>
      <w:r w:rsidRPr="008A0EE2">
        <w:rPr>
          <w:lang w:val="hy-AM"/>
          <w:rPrChange w:id="29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82" w:author="Զարինե Սարգսյան" w:date="2026-04-02T14:26:00Z">
            <w:rPr>
              <w:rFonts w:ascii="Arial" w:hAnsi="Arial" w:cs="Arial"/>
            </w:rPr>
          </w:rPrChange>
        </w:rPr>
        <w:t>ստացել</w:t>
      </w:r>
      <w:r w:rsidRPr="008A0EE2">
        <w:rPr>
          <w:lang w:val="hy-AM"/>
          <w:rPrChange w:id="29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8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29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86" w:author="Զարինե Սարգսյան" w:date="2026-04-02T14:26:00Z">
            <w:rPr>
              <w:rFonts w:ascii="Arial" w:hAnsi="Arial" w:cs="Arial"/>
            </w:rPr>
          </w:rPrChange>
        </w:rPr>
        <w:t>մերժման</w:t>
      </w:r>
      <w:r w:rsidRPr="008A0EE2">
        <w:rPr>
          <w:lang w:val="hy-AM"/>
          <w:rPrChange w:id="29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88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29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299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2991" w:author="Զարինե Սարգսյան" w:date="2026-04-02T14:26:00Z">
            <w:rPr/>
          </w:rPrChange>
        </w:rPr>
        <w:t>:</w:t>
      </w:r>
    </w:p>
    <w:p w14:paraId="73C8900D" w14:textId="77777777" w:rsidR="00A320B0" w:rsidRPr="008A0EE2" w:rsidRDefault="00A320B0" w:rsidP="00A320B0">
      <w:pPr>
        <w:rPr>
          <w:lang w:val="hy-AM"/>
          <w:rPrChange w:id="2992" w:author="Զարինե Սարգսյան" w:date="2026-04-02T14:26:00Z">
            <w:rPr/>
          </w:rPrChange>
        </w:rPr>
      </w:pPr>
      <w:r w:rsidRPr="008A0EE2">
        <w:rPr>
          <w:lang w:val="hy-AM"/>
          <w:rPrChange w:id="2993" w:author="Զարինե Սարգսյան" w:date="2026-04-02T14:26:00Z">
            <w:rPr/>
          </w:rPrChange>
        </w:rPr>
        <w:t> </w:t>
      </w:r>
    </w:p>
    <w:p w14:paraId="704B42FF" w14:textId="77777777" w:rsidR="00A320B0" w:rsidRPr="008A0EE2" w:rsidRDefault="00A320B0" w:rsidP="00A320B0">
      <w:pPr>
        <w:rPr>
          <w:lang w:val="hy-AM"/>
          <w:rPrChange w:id="2994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b/>
          <w:bCs/>
          <w:lang w:val="hy-AM"/>
          <w:rPrChange w:id="2995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ԳԼՈՒԽ</w:t>
      </w:r>
      <w:r w:rsidRPr="008A0EE2">
        <w:rPr>
          <w:b/>
          <w:bCs/>
          <w:lang w:val="hy-AM"/>
          <w:rPrChange w:id="2996" w:author="Զարինե Սարգսյան" w:date="2026-04-02T14:26:00Z">
            <w:rPr>
              <w:b/>
              <w:bCs/>
            </w:rPr>
          </w:rPrChange>
        </w:rPr>
        <w:t> 5. </w:t>
      </w:r>
      <w:r w:rsidRPr="008A0EE2">
        <w:rPr>
          <w:rFonts w:ascii="Arial" w:hAnsi="Arial" w:cs="Arial"/>
          <w:b/>
          <w:bCs/>
          <w:lang w:val="hy-AM"/>
          <w:rPrChange w:id="2997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ԿԻՐԱՌՎԱԾ</w:t>
      </w:r>
      <w:r w:rsidRPr="008A0EE2">
        <w:rPr>
          <w:b/>
          <w:bCs/>
          <w:lang w:val="hy-AM"/>
          <w:rPrChange w:id="2998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2999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ԱՐԳԵԼԱՆՔԻ</w:t>
      </w:r>
      <w:r w:rsidRPr="008A0EE2">
        <w:rPr>
          <w:b/>
          <w:bCs/>
          <w:lang w:val="hy-AM"/>
          <w:rPrChange w:id="3000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001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ՎԵՐԱՑՄԱՆ</w:t>
      </w:r>
      <w:r w:rsidRPr="008A0EE2">
        <w:rPr>
          <w:b/>
          <w:bCs/>
          <w:lang w:val="hy-AM"/>
          <w:rPrChange w:id="3002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003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ՀԵՏ</w:t>
      </w:r>
      <w:r w:rsidRPr="008A0EE2">
        <w:rPr>
          <w:b/>
          <w:bCs/>
          <w:lang w:val="hy-AM"/>
          <w:rPrChange w:id="3004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005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ԿԱՊՎԱԾ</w:t>
      </w:r>
      <w:r w:rsidRPr="008A0EE2">
        <w:rPr>
          <w:b/>
          <w:bCs/>
          <w:lang w:val="hy-AM"/>
          <w:rPrChange w:id="3006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007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ԲԱՆԿԻ</w:t>
      </w:r>
      <w:r w:rsidRPr="008A0EE2">
        <w:rPr>
          <w:b/>
          <w:bCs/>
          <w:lang w:val="hy-AM"/>
          <w:rPrChange w:id="3008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009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ԿՈՂՄԻՑ</w:t>
      </w:r>
      <w:r w:rsidRPr="008A0EE2">
        <w:rPr>
          <w:b/>
          <w:bCs/>
          <w:lang w:val="hy-AM"/>
          <w:rPrChange w:id="3010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011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ԻՐԱԿԱՆԱՑՎՈՂ</w:t>
      </w:r>
      <w:r w:rsidRPr="008A0EE2">
        <w:rPr>
          <w:b/>
          <w:bCs/>
          <w:lang w:val="hy-AM"/>
          <w:rPrChange w:id="3012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013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ԳՈՐԾԱՌՈՒՅԹՆԵՐԸ</w:t>
      </w:r>
    </w:p>
    <w:p w14:paraId="12562FA5" w14:textId="77777777" w:rsidR="00A320B0" w:rsidRPr="008A0EE2" w:rsidRDefault="00A320B0" w:rsidP="00A320B0">
      <w:pPr>
        <w:rPr>
          <w:lang w:val="hy-AM"/>
          <w:rPrChange w:id="3014" w:author="Զարինե Սարգսյան" w:date="2026-04-02T14:26:00Z">
            <w:rPr/>
          </w:rPrChange>
        </w:rPr>
      </w:pPr>
      <w:r w:rsidRPr="008A0EE2">
        <w:rPr>
          <w:lang w:val="hy-AM"/>
          <w:rPrChange w:id="3015" w:author="Զարինե Սարգսյան" w:date="2026-04-02T14:26:00Z">
            <w:rPr/>
          </w:rPrChange>
        </w:rPr>
        <w:t> </w:t>
      </w:r>
    </w:p>
    <w:p w14:paraId="0F6E7BED" w14:textId="77777777" w:rsidR="00A320B0" w:rsidRPr="008A0EE2" w:rsidRDefault="00A320B0" w:rsidP="00A320B0">
      <w:pPr>
        <w:rPr>
          <w:lang w:val="hy-AM"/>
          <w:rPrChange w:id="3016" w:author="Զարինե Սարգսյան" w:date="2026-04-02T14:26:00Z">
            <w:rPr/>
          </w:rPrChange>
        </w:rPr>
      </w:pPr>
      <w:r w:rsidRPr="008A0EE2">
        <w:rPr>
          <w:lang w:val="hy-AM"/>
          <w:rPrChange w:id="3017" w:author="Զարինե Սարգսյան" w:date="2026-04-02T14:26:00Z">
            <w:rPr/>
          </w:rPrChange>
        </w:rPr>
        <w:t xml:space="preserve">16. </w:t>
      </w:r>
      <w:r w:rsidRPr="008A0EE2">
        <w:rPr>
          <w:rFonts w:ascii="Arial" w:hAnsi="Arial" w:cs="Arial"/>
          <w:lang w:val="hy-AM"/>
          <w:rPrChange w:id="3018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30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20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30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2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30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24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30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26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30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28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30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30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30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32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30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34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30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36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0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38" w:author="Զարինե Սարգսյան" w:date="2026-04-02T14:26:00Z">
            <w:rPr>
              <w:rFonts w:ascii="Arial" w:hAnsi="Arial" w:cs="Arial"/>
            </w:rPr>
          </w:rPrChange>
        </w:rPr>
        <w:t>միջոցներից</w:t>
      </w:r>
      <w:r w:rsidRPr="008A0EE2">
        <w:rPr>
          <w:lang w:val="hy-AM"/>
          <w:rPrChange w:id="30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40" w:author="Զարինե Սարգսյան" w:date="2026-04-02T14:26:00Z">
            <w:rPr>
              <w:rFonts w:ascii="Arial" w:hAnsi="Arial" w:cs="Arial"/>
            </w:rPr>
          </w:rPrChange>
        </w:rPr>
        <w:t>Հաճախորդն</w:t>
      </w:r>
      <w:r w:rsidRPr="008A0EE2">
        <w:rPr>
          <w:lang w:val="hy-AM"/>
          <w:rPrChange w:id="30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42" w:author="Զարինե Սարգսյան" w:date="2026-04-02T14:26:00Z">
            <w:rPr>
              <w:rFonts w:ascii="Arial" w:hAnsi="Arial" w:cs="Arial"/>
            </w:rPr>
          </w:rPrChange>
        </w:rPr>
        <w:t>իրավունք</w:t>
      </w:r>
      <w:r w:rsidRPr="008A0EE2">
        <w:rPr>
          <w:lang w:val="hy-AM"/>
          <w:rPrChange w:id="30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44" w:author="Զարինե Սարգսյան" w:date="2026-04-02T14:26:00Z">
            <w:rPr>
              <w:rFonts w:ascii="Arial" w:hAnsi="Arial" w:cs="Arial"/>
            </w:rPr>
          </w:rPrChange>
        </w:rPr>
        <w:t>ունի</w:t>
      </w:r>
      <w:r w:rsidRPr="008A0EE2">
        <w:rPr>
          <w:lang w:val="hy-AM"/>
          <w:rPrChange w:id="30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46" w:author="Զարինե Սարգսյան" w:date="2026-04-02T14:26:00Z">
            <w:rPr>
              <w:rFonts w:ascii="Arial" w:hAnsi="Arial" w:cs="Arial"/>
            </w:rPr>
          </w:rPrChange>
        </w:rPr>
        <w:t>փոխանցումներ</w:t>
      </w:r>
      <w:r w:rsidRPr="008A0EE2">
        <w:rPr>
          <w:lang w:val="hy-AM"/>
          <w:rPrChange w:id="30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48" w:author="Զարինե Սարգսյան" w:date="2026-04-02T14:26:00Z">
            <w:rPr>
              <w:rFonts w:ascii="Arial" w:hAnsi="Arial" w:cs="Arial"/>
            </w:rPr>
          </w:rPrChange>
        </w:rPr>
        <w:t>կատարել</w:t>
      </w:r>
      <w:r w:rsidRPr="008A0EE2">
        <w:rPr>
          <w:lang w:val="hy-AM"/>
          <w:rPrChange w:id="30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50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0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52" w:author="Զարինե Սարգսյան" w:date="2026-04-02T14:26:00Z">
            <w:rPr>
              <w:rFonts w:ascii="Arial" w:hAnsi="Arial" w:cs="Arial"/>
            </w:rPr>
          </w:rPrChange>
        </w:rPr>
        <w:t>բյուջե՝</w:t>
      </w:r>
      <w:r w:rsidRPr="008A0EE2">
        <w:rPr>
          <w:lang w:val="hy-AM"/>
          <w:rPrChange w:id="30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54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0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56" w:author="Զարինե Սարգսյան" w:date="2026-04-02T14:26:00Z">
            <w:rPr>
              <w:rFonts w:ascii="Arial" w:hAnsi="Arial" w:cs="Arial"/>
            </w:rPr>
          </w:rPrChange>
        </w:rPr>
        <w:t>բյուջեի</w:t>
      </w:r>
      <w:r w:rsidRPr="008A0EE2">
        <w:rPr>
          <w:lang w:val="hy-AM"/>
          <w:rPrChange w:id="30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58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30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60" w:author="Զարինե Սարգսյան" w:date="2026-04-02T14:26:00Z">
            <w:rPr>
              <w:rFonts w:ascii="Arial" w:hAnsi="Arial" w:cs="Arial"/>
            </w:rPr>
          </w:rPrChange>
        </w:rPr>
        <w:t>ունեցած</w:t>
      </w:r>
      <w:r w:rsidRPr="008A0EE2">
        <w:rPr>
          <w:lang w:val="hy-AM"/>
          <w:rPrChange w:id="30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62" w:author="Զարինե Սարգսյան" w:date="2026-04-02T14:26:00Z">
            <w:rPr>
              <w:rFonts w:ascii="Arial" w:hAnsi="Arial" w:cs="Arial"/>
            </w:rPr>
          </w:rPrChange>
        </w:rPr>
        <w:t>ցանկացած</w:t>
      </w:r>
      <w:r w:rsidRPr="008A0EE2">
        <w:rPr>
          <w:lang w:val="hy-AM"/>
          <w:rPrChange w:id="30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64" w:author="Զարինե Սարգսյան" w:date="2026-04-02T14:26:00Z">
            <w:rPr>
              <w:rFonts w:ascii="Arial" w:hAnsi="Arial" w:cs="Arial"/>
            </w:rPr>
          </w:rPrChange>
        </w:rPr>
        <w:lastRenderedPageBreak/>
        <w:t>պարտավորության</w:t>
      </w:r>
      <w:r w:rsidRPr="008A0EE2">
        <w:rPr>
          <w:lang w:val="hy-AM"/>
          <w:rPrChange w:id="30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66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306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068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30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70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30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72" w:author="Զարինե Սարգսյան" w:date="2026-04-02T14:26:00Z">
            <w:rPr>
              <w:rFonts w:ascii="Arial" w:hAnsi="Arial" w:cs="Arial"/>
            </w:rPr>
          </w:rPrChange>
        </w:rPr>
        <w:t>դրամական</w:t>
      </w:r>
      <w:r w:rsidRPr="008A0EE2">
        <w:rPr>
          <w:lang w:val="hy-AM"/>
          <w:rPrChange w:id="30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74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30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76" w:author="Զարինե Սարգսյան" w:date="2026-04-02T14:26:00Z">
            <w:rPr>
              <w:rFonts w:ascii="Arial" w:hAnsi="Arial" w:cs="Arial"/>
            </w:rPr>
          </w:rPrChange>
        </w:rPr>
        <w:t>գրավի</w:t>
      </w:r>
      <w:r w:rsidRPr="008A0EE2">
        <w:rPr>
          <w:lang w:val="hy-AM"/>
          <w:rPrChange w:id="30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78" w:author="Զարինե Սարգսյան" w:date="2026-04-02T14:26:00Z">
            <w:rPr>
              <w:rFonts w:ascii="Arial" w:hAnsi="Arial" w:cs="Arial"/>
            </w:rPr>
          </w:rPrChange>
        </w:rPr>
        <w:t>առարկա</w:t>
      </w:r>
      <w:r w:rsidRPr="008A0EE2">
        <w:rPr>
          <w:lang w:val="hy-AM"/>
          <w:rPrChange w:id="30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80" w:author="Զարինե Սարգսյան" w:date="2026-04-02T14:26:00Z">
            <w:rPr>
              <w:rFonts w:ascii="Arial" w:hAnsi="Arial" w:cs="Arial"/>
            </w:rPr>
          </w:rPrChange>
        </w:rPr>
        <w:t>չեն</w:t>
      </w:r>
      <w:r w:rsidRPr="008A0EE2">
        <w:rPr>
          <w:lang w:val="hy-AM"/>
          <w:rPrChange w:id="3081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3082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30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84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3085" w:author="Զարինե Սարգսյան" w:date="2026-04-02T14:26:00Z">
            <w:rPr/>
          </w:rPrChange>
        </w:rPr>
        <w:t>.</w:t>
      </w:r>
    </w:p>
    <w:p w14:paraId="1C94E24E" w14:textId="77777777" w:rsidR="00A320B0" w:rsidRPr="008A0EE2" w:rsidRDefault="00A320B0" w:rsidP="00A320B0">
      <w:pPr>
        <w:rPr>
          <w:lang w:val="hy-AM"/>
          <w:rPrChange w:id="3086" w:author="Զարինե Սարգսյան" w:date="2026-04-02T14:26:00Z">
            <w:rPr/>
          </w:rPrChange>
        </w:rPr>
      </w:pPr>
      <w:r w:rsidRPr="008A0EE2">
        <w:rPr>
          <w:lang w:val="hy-AM"/>
          <w:rPrChange w:id="3087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3088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0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90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30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92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0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94" w:author="Զարինե Սարգսյան" w:date="2026-04-02T14:26:00Z">
            <w:rPr>
              <w:rFonts w:ascii="Arial" w:hAnsi="Arial" w:cs="Arial"/>
            </w:rPr>
          </w:rPrChange>
        </w:rPr>
        <w:t>դրանց</w:t>
      </w:r>
      <w:r w:rsidRPr="008A0EE2">
        <w:rPr>
          <w:lang w:val="hy-AM"/>
          <w:rPrChange w:id="30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96" w:author="Զարինե Սարգսյան" w:date="2026-04-02T14:26:00Z">
            <w:rPr>
              <w:rFonts w:ascii="Arial" w:hAnsi="Arial" w:cs="Arial"/>
            </w:rPr>
          </w:rPrChange>
        </w:rPr>
        <w:t>մի</w:t>
      </w:r>
      <w:r w:rsidRPr="008A0EE2">
        <w:rPr>
          <w:lang w:val="hy-AM"/>
          <w:rPrChange w:id="30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098" w:author="Զարինե Սարգսյան" w:date="2026-04-02T14:26:00Z">
            <w:rPr>
              <w:rFonts w:ascii="Arial" w:hAnsi="Arial" w:cs="Arial"/>
            </w:rPr>
          </w:rPrChange>
        </w:rPr>
        <w:t>մասը</w:t>
      </w:r>
      <w:r w:rsidRPr="008A0EE2">
        <w:rPr>
          <w:lang w:val="hy-AM"/>
          <w:rPrChange w:id="30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00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31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02" w:author="Զարինե Սարգսյան" w:date="2026-04-02T14:26:00Z">
            <w:rPr>
              <w:rFonts w:ascii="Arial" w:hAnsi="Arial" w:cs="Arial"/>
            </w:rPr>
          </w:rPrChange>
        </w:rPr>
        <w:t>կարգադրությամբ</w:t>
      </w:r>
      <w:r w:rsidRPr="008A0EE2">
        <w:rPr>
          <w:lang w:val="hy-AM"/>
          <w:rPrChange w:id="31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04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1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06" w:author="Զարինե Սարգսյան" w:date="2026-04-02T14:26:00Z">
            <w:rPr>
              <w:rFonts w:ascii="Arial" w:hAnsi="Arial" w:cs="Arial"/>
            </w:rPr>
          </w:rPrChange>
        </w:rPr>
        <w:t>բյուջեի</w:t>
      </w:r>
      <w:r w:rsidRPr="008A0EE2">
        <w:rPr>
          <w:lang w:val="hy-AM"/>
          <w:rPrChange w:id="31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08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31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10" w:author="Զարինե Սարգսյան" w:date="2026-04-02T14:26:00Z">
            <w:rPr>
              <w:rFonts w:ascii="Arial" w:hAnsi="Arial" w:cs="Arial"/>
            </w:rPr>
          </w:rPrChange>
        </w:rPr>
        <w:t>ունեցած</w:t>
      </w:r>
      <w:r w:rsidRPr="008A0EE2">
        <w:rPr>
          <w:lang w:val="hy-AM"/>
          <w:rPrChange w:id="31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12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31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14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31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16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31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18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1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20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31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22" w:author="Զարինե Սարգսյան" w:date="2026-04-02T14:26:00Z">
            <w:rPr>
              <w:rFonts w:ascii="Arial" w:hAnsi="Arial" w:cs="Arial"/>
            </w:rPr>
          </w:rPrChange>
        </w:rPr>
        <w:t>փոխանցելու</w:t>
      </w:r>
      <w:r w:rsidRPr="008A0EE2">
        <w:rPr>
          <w:lang w:val="hy-AM"/>
          <w:rPrChange w:id="31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24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31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26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31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28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1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30" w:author="Զարինե Սարգսյան" w:date="2026-04-02T14:26:00Z">
            <w:rPr>
              <w:rFonts w:ascii="Arial" w:hAnsi="Arial" w:cs="Arial"/>
            </w:rPr>
          </w:rPrChange>
        </w:rPr>
        <w:t>միջոցներից</w:t>
      </w:r>
      <w:r w:rsidRPr="008A0EE2">
        <w:rPr>
          <w:lang w:val="hy-AM"/>
          <w:rPrChange w:id="31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32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1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34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31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36" w:author="Զարինե Սարգսյան" w:date="2026-04-02T14:26:00Z">
            <w:rPr>
              <w:rFonts w:ascii="Arial" w:hAnsi="Arial" w:cs="Arial"/>
            </w:rPr>
          </w:rPrChange>
        </w:rPr>
        <w:t>փոխանցված</w:t>
      </w:r>
      <w:r w:rsidRPr="008A0EE2">
        <w:rPr>
          <w:lang w:val="hy-AM"/>
          <w:rPrChange w:id="31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38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31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40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31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42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31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44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31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4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1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48" w:author="Զարինե Սարգսյան" w:date="2026-04-02T14:26:00Z">
            <w:rPr>
              <w:rFonts w:ascii="Arial" w:hAnsi="Arial" w:cs="Arial"/>
            </w:rPr>
          </w:rPrChange>
        </w:rPr>
        <w:t>իրականացնի</w:t>
      </w:r>
      <w:r w:rsidRPr="008A0EE2">
        <w:rPr>
          <w:lang w:val="hy-AM"/>
          <w:rPrChange w:id="31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50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31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52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31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54" w:author="Զարինե Սարգսյան" w:date="2026-04-02T14:26:00Z">
            <w:rPr>
              <w:rFonts w:ascii="Arial" w:hAnsi="Arial" w:cs="Arial"/>
            </w:rPr>
          </w:rPrChange>
        </w:rPr>
        <w:t>արգելադրում՝</w:t>
      </w:r>
      <w:r w:rsidRPr="008A0EE2">
        <w:rPr>
          <w:lang w:val="hy-AM"/>
          <w:rPrChange w:id="31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56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31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58" w:author="Զարինե Սարգսյան" w:date="2026-04-02T14:26:00Z">
            <w:rPr>
              <w:rFonts w:ascii="Arial" w:hAnsi="Arial" w:cs="Arial"/>
            </w:rPr>
          </w:rPrChange>
        </w:rPr>
        <w:t>կարգի</w:t>
      </w:r>
      <w:r w:rsidRPr="008A0EE2">
        <w:rPr>
          <w:lang w:val="hy-AM"/>
          <w:rPrChange w:id="3159" w:author="Զարինե Սարգսյան" w:date="2026-04-02T14:26:00Z">
            <w:rPr/>
          </w:rPrChange>
        </w:rPr>
        <w:t xml:space="preserve"> 8-</w:t>
      </w:r>
      <w:r w:rsidRPr="008A0EE2">
        <w:rPr>
          <w:rFonts w:ascii="Arial" w:hAnsi="Arial" w:cs="Arial"/>
          <w:lang w:val="hy-AM"/>
          <w:rPrChange w:id="3160" w:author="Զարինե Սարգսյան" w:date="2026-04-02T14:26:00Z">
            <w:rPr>
              <w:rFonts w:ascii="Arial" w:hAnsi="Arial" w:cs="Arial"/>
            </w:rPr>
          </w:rPrChange>
        </w:rPr>
        <w:t>րդ</w:t>
      </w:r>
      <w:r w:rsidRPr="008A0EE2">
        <w:rPr>
          <w:lang w:val="hy-AM"/>
          <w:rPrChange w:id="31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62" w:author="Զարինե Սարգսյան" w:date="2026-04-02T14:26:00Z">
            <w:rPr>
              <w:rFonts w:ascii="Arial" w:hAnsi="Arial" w:cs="Arial"/>
            </w:rPr>
          </w:rPrChange>
        </w:rPr>
        <w:t>կետի</w:t>
      </w:r>
      <w:r w:rsidRPr="008A0EE2">
        <w:rPr>
          <w:lang w:val="hy-AM"/>
          <w:rPrChange w:id="3163" w:author="Զարինե Սարգսյան" w:date="2026-04-02T14:26:00Z">
            <w:rPr/>
          </w:rPrChange>
        </w:rPr>
        <w:t xml:space="preserve"> 4-</w:t>
      </w:r>
      <w:r w:rsidRPr="008A0EE2">
        <w:rPr>
          <w:rFonts w:ascii="Arial" w:hAnsi="Arial" w:cs="Arial"/>
          <w:lang w:val="hy-AM"/>
          <w:rPrChange w:id="3164" w:author="Զարինե Սարգսյան" w:date="2026-04-02T14:26:00Z">
            <w:rPr>
              <w:rFonts w:ascii="Arial" w:hAnsi="Arial" w:cs="Arial"/>
            </w:rPr>
          </w:rPrChange>
        </w:rPr>
        <w:t>րդ</w:t>
      </w:r>
      <w:r w:rsidRPr="008A0EE2">
        <w:rPr>
          <w:lang w:val="hy-AM"/>
          <w:rPrChange w:id="31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66" w:author="Զարինե Սարգսյան" w:date="2026-04-02T14:26:00Z">
            <w:rPr>
              <w:rFonts w:ascii="Arial" w:hAnsi="Arial" w:cs="Arial"/>
            </w:rPr>
          </w:rPrChange>
        </w:rPr>
        <w:t>ենթակետով</w:t>
      </w:r>
      <w:r w:rsidRPr="008A0EE2">
        <w:rPr>
          <w:lang w:val="hy-AM"/>
          <w:rPrChange w:id="31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68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31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70" w:author="Զարինե Սարգսյան" w:date="2026-04-02T14:26:00Z">
            <w:rPr>
              <w:rFonts w:ascii="Arial" w:hAnsi="Arial" w:cs="Arial"/>
            </w:rPr>
          </w:rPrChange>
        </w:rPr>
        <w:t>հաջորդականությամբ</w:t>
      </w:r>
      <w:r w:rsidRPr="008A0EE2">
        <w:rPr>
          <w:lang w:val="hy-AM"/>
          <w:rPrChange w:id="317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172" w:author="Զարինե Սարգսյան" w:date="2026-04-02T14:26:00Z">
            <w:rPr>
              <w:rFonts w:ascii="Arial" w:hAnsi="Arial" w:cs="Arial"/>
            </w:rPr>
          </w:rPrChange>
        </w:rPr>
        <w:t>որի</w:t>
      </w:r>
      <w:r w:rsidRPr="008A0EE2">
        <w:rPr>
          <w:lang w:val="hy-AM"/>
          <w:rPrChange w:id="31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74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31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76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31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7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179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318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31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82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31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84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31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86" w:author="Զարինե Սարգսյան" w:date="2026-04-02T14:26:00Z">
            <w:rPr>
              <w:rFonts w:ascii="Arial" w:hAnsi="Arial" w:cs="Arial"/>
            </w:rPr>
          </w:rPrChange>
        </w:rPr>
        <w:t>կրկին</w:t>
      </w:r>
      <w:r w:rsidRPr="008A0EE2">
        <w:rPr>
          <w:lang w:val="hy-AM"/>
          <w:rPrChange w:id="31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88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31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90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3191" w:author="Զարինե Սարգսյան" w:date="2026-04-02T14:26:00Z">
            <w:rPr/>
          </w:rPrChange>
        </w:rPr>
        <w:t>,</w:t>
      </w:r>
    </w:p>
    <w:p w14:paraId="16BA8E73" w14:textId="77777777" w:rsidR="00A320B0" w:rsidRPr="008A0EE2" w:rsidRDefault="00A320B0" w:rsidP="00A320B0">
      <w:pPr>
        <w:rPr>
          <w:lang w:val="hy-AM"/>
          <w:rPrChange w:id="3192" w:author="Զարինե Սարգսյան" w:date="2026-04-02T14:26:00Z">
            <w:rPr/>
          </w:rPrChange>
        </w:rPr>
      </w:pPr>
      <w:r w:rsidRPr="008A0EE2">
        <w:rPr>
          <w:lang w:val="hy-AM"/>
          <w:rPrChange w:id="3193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3194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1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96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31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198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1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00" w:author="Զարինե Սարգսյան" w:date="2026-04-02T14:26:00Z">
            <w:rPr>
              <w:rFonts w:ascii="Arial" w:hAnsi="Arial" w:cs="Arial"/>
            </w:rPr>
          </w:rPrChange>
        </w:rPr>
        <w:t>դրանց</w:t>
      </w:r>
      <w:r w:rsidRPr="008A0EE2">
        <w:rPr>
          <w:lang w:val="hy-AM"/>
          <w:rPrChange w:id="32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02" w:author="Զարինե Սարգսյան" w:date="2026-04-02T14:26:00Z">
            <w:rPr>
              <w:rFonts w:ascii="Arial" w:hAnsi="Arial" w:cs="Arial"/>
            </w:rPr>
          </w:rPrChange>
        </w:rPr>
        <w:t>մի</w:t>
      </w:r>
      <w:r w:rsidRPr="008A0EE2">
        <w:rPr>
          <w:lang w:val="hy-AM"/>
          <w:rPrChange w:id="32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04" w:author="Զարինե Սարգսյան" w:date="2026-04-02T14:26:00Z">
            <w:rPr>
              <w:rFonts w:ascii="Arial" w:hAnsi="Arial" w:cs="Arial"/>
            </w:rPr>
          </w:rPrChange>
        </w:rPr>
        <w:t>մասը</w:t>
      </w:r>
      <w:r w:rsidRPr="008A0EE2">
        <w:rPr>
          <w:lang w:val="hy-AM"/>
          <w:rPrChange w:id="32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06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32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08" w:author="Զարինե Սարգսյան" w:date="2026-04-02T14:26:00Z">
            <w:rPr>
              <w:rFonts w:ascii="Arial" w:hAnsi="Arial" w:cs="Arial"/>
            </w:rPr>
          </w:rPrChange>
        </w:rPr>
        <w:t>կարգադրությամբ</w:t>
      </w:r>
      <w:r w:rsidRPr="008A0EE2">
        <w:rPr>
          <w:lang w:val="hy-AM"/>
          <w:rPrChange w:id="32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10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2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12" w:author="Զարինե Սարգսյան" w:date="2026-04-02T14:26:00Z">
            <w:rPr>
              <w:rFonts w:ascii="Arial" w:hAnsi="Arial" w:cs="Arial"/>
            </w:rPr>
          </w:rPrChange>
        </w:rPr>
        <w:t>բյուջեի</w:t>
      </w:r>
      <w:r w:rsidRPr="008A0EE2">
        <w:rPr>
          <w:lang w:val="hy-AM"/>
          <w:rPrChange w:id="32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14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32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16" w:author="Զարինե Սարգսյան" w:date="2026-04-02T14:26:00Z">
            <w:rPr>
              <w:rFonts w:ascii="Arial" w:hAnsi="Arial" w:cs="Arial"/>
            </w:rPr>
          </w:rPrChange>
        </w:rPr>
        <w:t>ունեցած</w:t>
      </w:r>
      <w:r w:rsidRPr="008A0EE2">
        <w:rPr>
          <w:lang w:val="hy-AM"/>
          <w:rPrChange w:id="32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18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32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20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32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22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32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24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2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26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32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28" w:author="Զարինե Սարգսյան" w:date="2026-04-02T14:26:00Z">
            <w:rPr>
              <w:rFonts w:ascii="Arial" w:hAnsi="Arial" w:cs="Arial"/>
            </w:rPr>
          </w:rPrChange>
        </w:rPr>
        <w:t>փոխանցելու</w:t>
      </w:r>
      <w:r w:rsidRPr="008A0EE2">
        <w:rPr>
          <w:lang w:val="hy-AM"/>
          <w:rPrChange w:id="32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30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32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32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32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34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2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36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32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38" w:author="Զարինե Սարգսյան" w:date="2026-04-02T14:26:00Z">
            <w:rPr>
              <w:rFonts w:ascii="Arial" w:hAnsi="Arial" w:cs="Arial"/>
            </w:rPr>
          </w:rPrChange>
        </w:rPr>
        <w:t>անմիջապես</w:t>
      </w:r>
      <w:r w:rsidRPr="008A0EE2">
        <w:rPr>
          <w:lang w:val="hy-AM"/>
          <w:rPrChange w:id="32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40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32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4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2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44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245" w:author="Զարինե Սարգսյան" w:date="2026-04-02T14:26:00Z">
            <w:rPr/>
          </w:rPrChange>
        </w:rPr>
        <w:t xml:space="preserve"> 4 </w:t>
      </w:r>
      <w:r w:rsidRPr="008A0EE2">
        <w:rPr>
          <w:rFonts w:ascii="Arial" w:hAnsi="Arial" w:cs="Arial"/>
          <w:lang w:val="hy-AM"/>
          <w:rPrChange w:id="3246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324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248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32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50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32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5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2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54" w:author="Զարինե Սարգսյան" w:date="2026-04-02T14:26:00Z">
            <w:rPr>
              <w:rFonts w:ascii="Arial" w:hAnsi="Arial" w:cs="Arial"/>
            </w:rPr>
          </w:rPrChange>
        </w:rPr>
        <w:t>նշվի</w:t>
      </w:r>
      <w:r w:rsidRPr="008A0EE2">
        <w:rPr>
          <w:lang w:val="hy-AM"/>
          <w:rPrChange w:id="32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56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32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58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32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60" w:author="Զարինե Սարգսյան" w:date="2026-04-02T14:26:00Z">
            <w:rPr>
              <w:rFonts w:ascii="Arial" w:hAnsi="Arial" w:cs="Arial"/>
            </w:rPr>
          </w:rPrChange>
        </w:rPr>
        <w:t>դրված</w:t>
      </w:r>
      <w:r w:rsidRPr="008A0EE2">
        <w:rPr>
          <w:lang w:val="hy-AM"/>
          <w:rPrChange w:id="32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62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32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64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2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66" w:author="Զարինե Սարգսյան" w:date="2026-04-02T14:26:00Z">
            <w:rPr>
              <w:rFonts w:ascii="Arial" w:hAnsi="Arial" w:cs="Arial"/>
            </w:rPr>
          </w:rPrChange>
        </w:rPr>
        <w:t>դրանց</w:t>
      </w:r>
      <w:r w:rsidRPr="008A0EE2">
        <w:rPr>
          <w:lang w:val="hy-AM"/>
          <w:rPrChange w:id="32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68" w:author="Զարինե Սարգսյան" w:date="2026-04-02T14:26:00Z">
            <w:rPr>
              <w:rFonts w:ascii="Arial" w:hAnsi="Arial" w:cs="Arial"/>
            </w:rPr>
          </w:rPrChange>
        </w:rPr>
        <w:t>մի</w:t>
      </w:r>
      <w:r w:rsidRPr="008A0EE2">
        <w:rPr>
          <w:lang w:val="hy-AM"/>
          <w:rPrChange w:id="32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70" w:author="Զարինե Սարգսյան" w:date="2026-04-02T14:26:00Z">
            <w:rPr>
              <w:rFonts w:ascii="Arial" w:hAnsi="Arial" w:cs="Arial"/>
            </w:rPr>
          </w:rPrChange>
        </w:rPr>
        <w:t>մասը</w:t>
      </w:r>
      <w:r w:rsidRPr="008A0EE2">
        <w:rPr>
          <w:lang w:val="hy-AM"/>
          <w:rPrChange w:id="32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72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32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74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32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76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32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78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2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80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32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82" w:author="Զարինե Սարգսյան" w:date="2026-04-02T14:26:00Z">
            <w:rPr>
              <w:rFonts w:ascii="Arial" w:hAnsi="Arial" w:cs="Arial"/>
            </w:rPr>
          </w:rPrChange>
        </w:rPr>
        <w:t>փոխանցելու</w:t>
      </w:r>
      <w:r w:rsidRPr="008A0EE2">
        <w:rPr>
          <w:lang w:val="hy-AM"/>
          <w:rPrChange w:id="32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84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328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286" w:author="Զարինե Սարգսյան" w:date="2026-04-02T14:26:00Z">
            <w:rPr>
              <w:rFonts w:ascii="Arial" w:hAnsi="Arial" w:cs="Arial"/>
            </w:rPr>
          </w:rPrChange>
        </w:rPr>
        <w:t>ինչպես</w:t>
      </w:r>
      <w:r w:rsidRPr="008A0EE2">
        <w:rPr>
          <w:lang w:val="hy-AM"/>
          <w:rPrChange w:id="32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88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32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90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32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92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32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94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32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96" w:author="Զարինե Սարգսյան" w:date="2026-04-02T14:26:00Z">
            <w:rPr>
              <w:rFonts w:ascii="Arial" w:hAnsi="Arial" w:cs="Arial"/>
            </w:rPr>
          </w:rPrChange>
        </w:rPr>
        <w:t>փոխանցված</w:t>
      </w:r>
      <w:r w:rsidRPr="008A0EE2">
        <w:rPr>
          <w:lang w:val="hy-AM"/>
          <w:rPrChange w:id="32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298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32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00" w:author="Զարինե Սարգսյան" w:date="2026-04-02T14:26:00Z">
            <w:rPr>
              <w:rFonts w:ascii="Arial" w:hAnsi="Arial" w:cs="Arial"/>
            </w:rPr>
          </w:rPrChange>
        </w:rPr>
        <w:t>չափը</w:t>
      </w:r>
      <w:r w:rsidRPr="008A0EE2">
        <w:rPr>
          <w:lang w:val="hy-AM"/>
          <w:rPrChange w:id="33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02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33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04" w:author="Զարինե Սարգսյան" w:date="2026-04-02T14:26:00Z">
            <w:rPr>
              <w:rFonts w:ascii="Arial" w:hAnsi="Arial" w:cs="Arial"/>
            </w:rPr>
          </w:rPrChange>
        </w:rPr>
        <w:t>արժույթը</w:t>
      </w:r>
      <w:r w:rsidRPr="008A0EE2">
        <w:rPr>
          <w:lang w:val="hy-AM"/>
          <w:rPrChange w:id="330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306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33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08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33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10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33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12" w:author="Զարինե Սարգսյան" w:date="2026-04-02T14:26:00Z">
            <w:rPr>
              <w:rFonts w:ascii="Arial" w:hAnsi="Arial" w:cs="Arial"/>
            </w:rPr>
          </w:rPrChange>
        </w:rPr>
        <w:t>հանձնարարությամբ</w:t>
      </w:r>
      <w:r w:rsidRPr="008A0EE2">
        <w:rPr>
          <w:lang w:val="hy-AM"/>
          <w:rPrChange w:id="33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14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33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16" w:author="Զարինե Սարգսյան" w:date="2026-04-02T14:26:00Z">
            <w:rPr>
              <w:rFonts w:ascii="Arial" w:hAnsi="Arial" w:cs="Arial"/>
            </w:rPr>
          </w:rPrChange>
        </w:rPr>
        <w:t>փոխանցումը</w:t>
      </w:r>
      <w:r w:rsidRPr="008A0EE2">
        <w:rPr>
          <w:lang w:val="hy-AM"/>
          <w:rPrChange w:id="33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18" w:author="Զարինե Սարգսյան" w:date="2026-04-02T14:26:00Z">
            <w:rPr>
              <w:rFonts w:ascii="Arial" w:hAnsi="Arial" w:cs="Arial"/>
            </w:rPr>
          </w:rPrChange>
        </w:rPr>
        <w:t>իրականացրել</w:t>
      </w:r>
      <w:r w:rsidRPr="008A0EE2">
        <w:rPr>
          <w:lang w:val="hy-AM"/>
          <w:rPrChange w:id="33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2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3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2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3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24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33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26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327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3328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33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30" w:author="Զարինե Սարգսյան" w:date="2026-04-02T14:26:00Z">
            <w:rPr>
              <w:rFonts w:ascii="Arial" w:hAnsi="Arial" w:cs="Arial"/>
            </w:rPr>
          </w:rPrChange>
        </w:rPr>
        <w:t>ուղարկումից</w:t>
      </w:r>
      <w:r w:rsidRPr="008A0EE2">
        <w:rPr>
          <w:lang w:val="hy-AM"/>
          <w:rPrChange w:id="33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32" w:author="Զարինե Սարգսյան" w:date="2026-04-02T14:26:00Z">
            <w:rPr>
              <w:rFonts w:ascii="Arial" w:hAnsi="Arial" w:cs="Arial"/>
            </w:rPr>
          </w:rPrChange>
        </w:rPr>
        <w:t>հետո</w:t>
      </w:r>
      <w:r w:rsidRPr="008A0EE2">
        <w:rPr>
          <w:lang w:val="hy-AM"/>
          <w:rPrChange w:id="3333" w:author="Զարինե Սարգսյան" w:date="2026-04-02T14:26:00Z">
            <w:rPr/>
          </w:rPrChange>
        </w:rPr>
        <w:t>:</w:t>
      </w:r>
    </w:p>
    <w:p w14:paraId="0DF78987" w14:textId="77777777" w:rsidR="00A320B0" w:rsidRPr="008A0EE2" w:rsidRDefault="00A320B0" w:rsidP="00A320B0">
      <w:pPr>
        <w:rPr>
          <w:lang w:val="hy-AM"/>
          <w:rPrChange w:id="3334" w:author="Զարինե Սարգսյան" w:date="2026-04-02T14:26:00Z">
            <w:rPr/>
          </w:rPrChange>
        </w:rPr>
      </w:pPr>
      <w:r w:rsidRPr="008A0EE2">
        <w:rPr>
          <w:lang w:val="hy-AM"/>
          <w:rPrChange w:id="3335" w:author="Զարինե Սարգսյան" w:date="2026-04-02T14:26:00Z">
            <w:rPr/>
          </w:rPrChange>
        </w:rPr>
        <w:t xml:space="preserve">17. </w:t>
      </w:r>
      <w:r w:rsidRPr="008A0EE2">
        <w:rPr>
          <w:rFonts w:ascii="Arial" w:hAnsi="Arial" w:cs="Arial"/>
          <w:lang w:val="hy-AM"/>
          <w:rPrChange w:id="3336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33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38" w:author="Զարինե Սարգսյան" w:date="2026-04-02T14:26:00Z">
            <w:rPr>
              <w:rFonts w:ascii="Arial" w:hAnsi="Arial" w:cs="Arial"/>
            </w:rPr>
          </w:rPrChange>
        </w:rPr>
        <w:t>հանում</w:t>
      </w:r>
      <w:r w:rsidRPr="008A0EE2">
        <w:rPr>
          <w:lang w:val="hy-AM"/>
          <w:rPrChange w:id="33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4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3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42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33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44" w:author="Զարինե Սարգսյան" w:date="2026-04-02T14:26:00Z">
            <w:rPr>
              <w:rFonts w:ascii="Arial" w:hAnsi="Arial" w:cs="Arial"/>
            </w:rPr>
          </w:rPrChange>
        </w:rPr>
        <w:t>դրամական</w:t>
      </w:r>
      <w:r w:rsidRPr="008A0EE2">
        <w:rPr>
          <w:lang w:val="hy-AM"/>
          <w:rPrChange w:id="33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46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334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3348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33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50" w:author="Զարինե Սարգսյան" w:date="2026-04-02T14:26:00Z">
            <w:rPr>
              <w:rFonts w:ascii="Arial" w:hAnsi="Arial" w:cs="Arial"/>
            </w:rPr>
          </w:rPrChange>
        </w:rPr>
        <w:t>հաշիվների</w:t>
      </w:r>
      <w:r w:rsidRPr="008A0EE2">
        <w:rPr>
          <w:lang w:val="hy-AM"/>
          <w:rPrChange w:id="3351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3352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33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54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33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56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33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58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3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60" w:author="Զարինե Սարգսյան" w:date="2026-04-02T14:26:00Z">
            <w:rPr>
              <w:rFonts w:ascii="Arial" w:hAnsi="Arial" w:cs="Arial"/>
            </w:rPr>
          </w:rPrChange>
        </w:rPr>
        <w:t>նվազեցնում</w:t>
      </w:r>
      <w:r w:rsidRPr="008A0EE2">
        <w:rPr>
          <w:lang w:val="hy-AM"/>
          <w:rPrChange w:id="33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6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3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64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3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66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3367" w:author="Զարինե Սարգսյան" w:date="2026-04-02T14:26:00Z">
            <w:rPr/>
          </w:rPrChange>
        </w:rPr>
        <w:t>, «</w:t>
      </w:r>
      <w:r w:rsidRPr="008A0EE2">
        <w:rPr>
          <w:rFonts w:ascii="Arial" w:hAnsi="Arial" w:cs="Arial"/>
          <w:lang w:val="hy-AM"/>
          <w:rPrChange w:id="3368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33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70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33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7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3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74" w:author="Զարինե Սարգսյան" w:date="2026-04-02T14:26:00Z">
            <w:rPr>
              <w:rFonts w:ascii="Arial" w:hAnsi="Arial" w:cs="Arial"/>
            </w:rPr>
          </w:rPrChange>
        </w:rPr>
        <w:t>օրենսգրքով</w:t>
      </w:r>
      <w:r w:rsidRPr="008A0EE2">
        <w:rPr>
          <w:lang w:val="hy-AM"/>
          <w:rPrChange w:id="3375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3376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33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78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33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80" w:author="Զարինե Սարգսյան" w:date="2026-04-02T14:26:00Z">
            <w:rPr>
              <w:rFonts w:ascii="Arial" w:hAnsi="Arial" w:cs="Arial"/>
            </w:rPr>
          </w:rPrChange>
        </w:rPr>
        <w:t>օրենքով</w:t>
      </w:r>
      <w:r w:rsidRPr="008A0EE2">
        <w:rPr>
          <w:lang w:val="hy-AM"/>
          <w:rPrChange w:id="33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82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3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84" w:author="Զարինե Սարգսյան" w:date="2026-04-02T14:26:00Z">
            <w:rPr>
              <w:rFonts w:ascii="Arial" w:hAnsi="Arial" w:cs="Arial"/>
            </w:rPr>
          </w:rPrChange>
        </w:rPr>
        <w:t>հիմքերի</w:t>
      </w:r>
      <w:r w:rsidRPr="008A0EE2">
        <w:rPr>
          <w:lang w:val="hy-AM"/>
          <w:rPrChange w:id="33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86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33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88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338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390" w:author="Զարինե Սարգսյան" w:date="2026-04-02T14:26:00Z">
            <w:rPr>
              <w:rFonts w:ascii="Arial" w:hAnsi="Arial" w:cs="Arial"/>
            </w:rPr>
          </w:rPrChange>
        </w:rPr>
        <w:t>որոնց</w:t>
      </w:r>
      <w:r w:rsidRPr="008A0EE2">
        <w:rPr>
          <w:lang w:val="hy-AM"/>
          <w:rPrChange w:id="33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92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33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94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33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96" w:author="Զարինե Սարգսյան" w:date="2026-04-02T14:26:00Z">
            <w:rPr>
              <w:rFonts w:ascii="Arial" w:hAnsi="Arial" w:cs="Arial"/>
            </w:rPr>
          </w:rPrChange>
        </w:rPr>
        <w:t>կարգի</w:t>
      </w:r>
      <w:r w:rsidRPr="008A0EE2">
        <w:rPr>
          <w:lang w:val="hy-AM"/>
          <w:rPrChange w:id="33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398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33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00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34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02" w:author="Զարինե Սարգսյան" w:date="2026-04-02T14:26:00Z">
            <w:rPr>
              <w:rFonts w:ascii="Arial" w:hAnsi="Arial" w:cs="Arial"/>
            </w:rPr>
          </w:rPrChange>
        </w:rPr>
        <w:t>տրվել</w:t>
      </w:r>
      <w:r w:rsidRPr="008A0EE2">
        <w:rPr>
          <w:lang w:val="hy-AM"/>
          <w:rPrChange w:id="34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0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4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06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407" w:author="Զարինե Սարգսյան" w:date="2026-04-02T14:26:00Z">
            <w:rPr/>
          </w:rPrChange>
        </w:rPr>
        <w:t xml:space="preserve"> 3 </w:t>
      </w:r>
      <w:r w:rsidRPr="008A0EE2">
        <w:rPr>
          <w:rFonts w:ascii="Arial" w:hAnsi="Arial" w:cs="Arial"/>
          <w:lang w:val="hy-AM"/>
          <w:rPrChange w:id="3408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4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10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411" w:author="Զարինե Սարգսյան" w:date="2026-04-02T14:26:00Z">
            <w:rPr/>
          </w:rPrChange>
        </w:rPr>
        <w:t xml:space="preserve"> 5 </w:t>
      </w:r>
      <w:r w:rsidRPr="008A0EE2">
        <w:rPr>
          <w:rFonts w:ascii="Arial" w:hAnsi="Arial" w:cs="Arial"/>
          <w:lang w:val="hy-AM"/>
          <w:rPrChange w:id="3412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3413" w:author="Զարինե Սարգսյան" w:date="2026-04-02T14:26:00Z">
            <w:rPr/>
          </w:rPrChange>
        </w:rPr>
        <w:t>:</w:t>
      </w:r>
    </w:p>
    <w:p w14:paraId="6C63B8E9" w14:textId="77777777" w:rsidR="00A320B0" w:rsidRPr="008A0EE2" w:rsidRDefault="00A320B0" w:rsidP="00A320B0">
      <w:pPr>
        <w:rPr>
          <w:lang w:val="hy-AM"/>
          <w:rPrChange w:id="3414" w:author="Զարինե Սարգսյան" w:date="2026-04-02T14:26:00Z">
            <w:rPr/>
          </w:rPrChange>
        </w:rPr>
      </w:pPr>
      <w:r w:rsidRPr="008A0EE2">
        <w:rPr>
          <w:lang w:val="hy-AM"/>
          <w:rPrChange w:id="3415" w:author="Զարինե Սարգսյան" w:date="2026-04-02T14:26:00Z">
            <w:rPr/>
          </w:rPrChange>
        </w:rPr>
        <w:t xml:space="preserve">18. </w:t>
      </w:r>
      <w:r w:rsidRPr="008A0EE2">
        <w:rPr>
          <w:rFonts w:ascii="Arial" w:hAnsi="Arial" w:cs="Arial"/>
          <w:lang w:val="hy-AM"/>
          <w:rPrChange w:id="3416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34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18" w:author="Զարինե Սարգսյան" w:date="2026-04-02T14:26:00Z">
            <w:rPr>
              <w:rFonts w:ascii="Arial" w:hAnsi="Arial" w:cs="Arial"/>
            </w:rPr>
          </w:rPrChange>
        </w:rPr>
        <w:t>Բանկ</w:t>
      </w:r>
      <w:r w:rsidRPr="008A0EE2">
        <w:rPr>
          <w:lang w:val="hy-AM"/>
          <w:rPrChange w:id="34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20" w:author="Զարինե Սարգսյան" w:date="2026-04-02T14:26:00Z">
            <w:rPr>
              <w:rFonts w:ascii="Arial" w:hAnsi="Arial" w:cs="Arial"/>
            </w:rPr>
          </w:rPrChange>
        </w:rPr>
        <w:t>պարտավոր</w:t>
      </w:r>
      <w:r w:rsidRPr="008A0EE2">
        <w:rPr>
          <w:lang w:val="hy-AM"/>
          <w:rPrChange w:id="34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2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4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24" w:author="Զարինե Սարգսյան" w:date="2026-04-02T14:26:00Z">
            <w:rPr>
              <w:rFonts w:ascii="Arial" w:hAnsi="Arial" w:cs="Arial"/>
            </w:rPr>
          </w:rPrChange>
        </w:rPr>
        <w:t>վերջինիս</w:t>
      </w:r>
      <w:r w:rsidRPr="008A0EE2">
        <w:rPr>
          <w:lang w:val="hy-AM"/>
          <w:rPrChange w:id="34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26" w:author="Զարինե Սարգսյան" w:date="2026-04-02T14:26:00Z">
            <w:rPr>
              <w:rFonts w:ascii="Arial" w:hAnsi="Arial" w:cs="Arial"/>
            </w:rPr>
          </w:rPrChange>
        </w:rPr>
        <w:t>գործառնական</w:t>
      </w:r>
      <w:r w:rsidRPr="008A0EE2">
        <w:rPr>
          <w:lang w:val="hy-AM"/>
          <w:rPrChange w:id="34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28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34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30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34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32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34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34" w:author="Զարինե Սարգսյան" w:date="2026-04-02T14:26:00Z">
            <w:rPr>
              <w:rFonts w:ascii="Arial" w:hAnsi="Arial" w:cs="Arial"/>
            </w:rPr>
          </w:rPrChange>
        </w:rPr>
        <w:t>վերացման</w:t>
      </w:r>
      <w:r w:rsidRPr="008A0EE2">
        <w:rPr>
          <w:lang w:val="hy-AM"/>
          <w:rPrChange w:id="34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36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4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38" w:author="Զարինե Սարգսյան" w:date="2026-04-02T14:26:00Z">
            <w:rPr>
              <w:rFonts w:ascii="Arial" w:hAnsi="Arial" w:cs="Arial"/>
            </w:rPr>
          </w:rPrChange>
        </w:rPr>
        <w:t>նվազեցման</w:t>
      </w:r>
      <w:r w:rsidRPr="008A0EE2">
        <w:rPr>
          <w:lang w:val="hy-AM"/>
          <w:rPrChange w:id="34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40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34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42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34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44" w:author="Զարինե Սարգսյան" w:date="2026-04-02T14:26:00Z">
            <w:rPr>
              <w:rFonts w:ascii="Arial" w:hAnsi="Arial" w:cs="Arial"/>
            </w:rPr>
          </w:rPrChange>
        </w:rPr>
        <w:t>ստանալուց</w:t>
      </w:r>
      <w:r w:rsidRPr="008A0EE2">
        <w:rPr>
          <w:lang w:val="hy-AM"/>
          <w:rPrChange w:id="34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46" w:author="Զարինե Սարգսյան" w:date="2026-04-02T14:26:00Z">
            <w:rPr>
              <w:rFonts w:ascii="Arial" w:hAnsi="Arial" w:cs="Arial"/>
            </w:rPr>
          </w:rPrChange>
        </w:rPr>
        <w:t>հետո</w:t>
      </w:r>
      <w:r w:rsidRPr="008A0EE2">
        <w:rPr>
          <w:lang w:val="hy-AM"/>
          <w:rPrChange w:id="34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48" w:author="Զարինե Սարգսյան" w:date="2026-04-02T14:26:00Z">
            <w:rPr>
              <w:rFonts w:ascii="Arial" w:hAnsi="Arial" w:cs="Arial"/>
            </w:rPr>
          </w:rPrChange>
        </w:rPr>
        <w:t>անմիջապես</w:t>
      </w:r>
      <w:r w:rsidRPr="008A0EE2">
        <w:rPr>
          <w:lang w:val="hy-AM"/>
          <w:rPrChange w:id="344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450" w:author="Զարինե Սարգսյան" w:date="2026-04-02T14:26:00Z">
            <w:rPr>
              <w:rFonts w:ascii="Arial" w:hAnsi="Arial" w:cs="Arial"/>
            </w:rPr>
          </w:rPrChange>
        </w:rPr>
        <w:t>բայց</w:t>
      </w:r>
      <w:r w:rsidRPr="008A0EE2">
        <w:rPr>
          <w:lang w:val="hy-AM"/>
          <w:rPrChange w:id="34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52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34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54" w:author="Զարինե Սարգսյան" w:date="2026-04-02T14:26:00Z">
            <w:rPr>
              <w:rFonts w:ascii="Arial" w:hAnsi="Arial" w:cs="Arial"/>
            </w:rPr>
          </w:rPrChange>
        </w:rPr>
        <w:t>ուշ</w:t>
      </w:r>
      <w:r w:rsidRPr="008A0EE2">
        <w:rPr>
          <w:lang w:val="hy-AM"/>
          <w:rPrChange w:id="345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456" w:author="Զարինե Սարգսյան" w:date="2026-04-02T14:26:00Z">
            <w:rPr>
              <w:rFonts w:ascii="Arial" w:hAnsi="Arial" w:cs="Arial"/>
            </w:rPr>
          </w:rPrChange>
        </w:rPr>
        <w:t>քան</w:t>
      </w:r>
      <w:r w:rsidRPr="008A0EE2">
        <w:rPr>
          <w:lang w:val="hy-AM"/>
          <w:rPrChange w:id="34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58" w:author="Զարինե Սարգսյան" w:date="2026-04-02T14:26:00Z">
            <w:rPr>
              <w:rFonts w:ascii="Arial" w:hAnsi="Arial" w:cs="Arial"/>
            </w:rPr>
          </w:rPrChange>
        </w:rPr>
        <w:t>մեկ</w:t>
      </w:r>
      <w:r w:rsidRPr="008A0EE2">
        <w:rPr>
          <w:lang w:val="hy-AM"/>
          <w:rPrChange w:id="34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60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34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62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34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64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34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66" w:author="Զարինե Սարգսյան" w:date="2026-04-02T14:26:00Z">
            <w:rPr>
              <w:rFonts w:ascii="Arial" w:hAnsi="Arial" w:cs="Arial"/>
            </w:rPr>
          </w:rPrChange>
        </w:rPr>
        <w:t>նվազեցնել</w:t>
      </w:r>
      <w:r w:rsidRPr="008A0EE2">
        <w:rPr>
          <w:lang w:val="hy-AM"/>
          <w:rPrChange w:id="34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68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4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70" w:author="Զարինե Սարգսյան" w:date="2026-04-02T14:26:00Z">
            <w:rPr>
              <w:rFonts w:ascii="Arial" w:hAnsi="Arial" w:cs="Arial"/>
            </w:rPr>
          </w:rPrChange>
        </w:rPr>
        <w:t>արգելանքից</w:t>
      </w:r>
      <w:r w:rsidRPr="008A0EE2">
        <w:rPr>
          <w:lang w:val="hy-AM"/>
          <w:rPrChange w:id="34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72" w:author="Զարինե Սարգսյան" w:date="2026-04-02T14:26:00Z">
            <w:rPr>
              <w:rFonts w:ascii="Arial" w:hAnsi="Arial" w:cs="Arial"/>
            </w:rPr>
          </w:rPrChange>
        </w:rPr>
        <w:t>հանել</w:t>
      </w:r>
      <w:r w:rsidRPr="008A0EE2">
        <w:rPr>
          <w:lang w:val="hy-AM"/>
          <w:rPrChange w:id="34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74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4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76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347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3478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34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80" w:author="Զարինե Սարգսյան" w:date="2026-04-02T14:26:00Z">
            <w:rPr>
              <w:rFonts w:ascii="Arial" w:hAnsi="Arial" w:cs="Arial"/>
            </w:rPr>
          </w:rPrChange>
        </w:rPr>
        <w:t>հաշիվը</w:t>
      </w:r>
      <w:r w:rsidRPr="008A0EE2">
        <w:rPr>
          <w:lang w:val="hy-AM"/>
          <w:rPrChange w:id="3481" w:author="Զարինե Սարգսյան" w:date="2026-04-02T14:26:00Z">
            <w:rPr/>
          </w:rPrChange>
        </w:rPr>
        <w:t xml:space="preserve">): </w:t>
      </w:r>
      <w:r w:rsidRPr="008A0EE2">
        <w:rPr>
          <w:rFonts w:ascii="Arial" w:hAnsi="Arial" w:cs="Arial"/>
          <w:lang w:val="hy-AM"/>
          <w:rPrChange w:id="3482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34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84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3485" w:author="Զարինե Սարգսյան" w:date="2026-04-02T14:26:00Z">
            <w:rPr/>
          </w:rPrChange>
        </w:rPr>
        <w:t>`</w:t>
      </w:r>
    </w:p>
    <w:p w14:paraId="48B9BDAD" w14:textId="77777777" w:rsidR="00A320B0" w:rsidRPr="008A0EE2" w:rsidRDefault="00A320B0" w:rsidP="00A320B0">
      <w:pPr>
        <w:rPr>
          <w:lang w:val="hy-AM"/>
          <w:rPrChange w:id="3486" w:author="Զարինե Սարգսյան" w:date="2026-04-02T14:26:00Z">
            <w:rPr/>
          </w:rPrChange>
        </w:rPr>
      </w:pPr>
      <w:r w:rsidRPr="008A0EE2">
        <w:rPr>
          <w:lang w:val="hy-AM"/>
          <w:rPrChange w:id="3487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3488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34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90" w:author="Զարինե Սարգսյան" w:date="2026-04-02T14:26:00Z">
            <w:rPr>
              <w:rFonts w:ascii="Arial" w:hAnsi="Arial" w:cs="Arial"/>
            </w:rPr>
          </w:rPrChange>
        </w:rPr>
        <w:t>կետում</w:t>
      </w:r>
      <w:r w:rsidRPr="008A0EE2">
        <w:rPr>
          <w:lang w:val="hy-AM"/>
          <w:rPrChange w:id="34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92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4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94" w:author="Զարինե Սարգսյան" w:date="2026-04-02T14:26:00Z">
            <w:rPr>
              <w:rFonts w:ascii="Arial" w:hAnsi="Arial" w:cs="Arial"/>
            </w:rPr>
          </w:rPrChange>
        </w:rPr>
        <w:t>գործընթացի</w:t>
      </w:r>
      <w:r w:rsidRPr="008A0EE2">
        <w:rPr>
          <w:lang w:val="hy-AM"/>
          <w:rPrChange w:id="34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96" w:author="Զարինե Սարգսյան" w:date="2026-04-02T14:26:00Z">
            <w:rPr>
              <w:rFonts w:ascii="Arial" w:hAnsi="Arial" w:cs="Arial"/>
            </w:rPr>
          </w:rPrChange>
        </w:rPr>
        <w:t>իրականացման</w:t>
      </w:r>
      <w:r w:rsidRPr="008A0EE2">
        <w:rPr>
          <w:lang w:val="hy-AM"/>
          <w:rPrChange w:id="34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498" w:author="Զարինե Սարգսյան" w:date="2026-04-02T14:26:00Z">
            <w:rPr>
              <w:rFonts w:ascii="Arial" w:hAnsi="Arial" w:cs="Arial"/>
            </w:rPr>
          </w:rPrChange>
        </w:rPr>
        <w:t>նպատակով</w:t>
      </w:r>
      <w:r w:rsidRPr="008A0EE2">
        <w:rPr>
          <w:lang w:val="hy-AM"/>
          <w:rPrChange w:id="34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00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35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02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35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0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5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06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507" w:author="Զարինե Սարգսյան" w:date="2026-04-02T14:26:00Z">
            <w:rPr/>
          </w:rPrChange>
        </w:rPr>
        <w:t xml:space="preserve"> 3 </w:t>
      </w:r>
      <w:r w:rsidRPr="008A0EE2">
        <w:rPr>
          <w:rFonts w:ascii="Arial" w:hAnsi="Arial" w:cs="Arial"/>
          <w:lang w:val="hy-AM"/>
          <w:rPrChange w:id="3508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5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10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511" w:author="Զարինե Սարգսյան" w:date="2026-04-02T14:26:00Z">
            <w:rPr/>
          </w:rPrChange>
        </w:rPr>
        <w:t xml:space="preserve"> 5 </w:t>
      </w:r>
      <w:r w:rsidRPr="008A0EE2">
        <w:rPr>
          <w:rFonts w:ascii="Arial" w:hAnsi="Arial" w:cs="Arial"/>
          <w:lang w:val="hy-AM"/>
          <w:rPrChange w:id="3512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3513" w:author="Զարինե Սարգսյան" w:date="2026-04-02T14:26:00Z">
            <w:rPr/>
          </w:rPrChange>
        </w:rPr>
        <w:t>,</w:t>
      </w:r>
    </w:p>
    <w:p w14:paraId="18AE7994" w14:textId="77777777" w:rsidR="00A320B0" w:rsidRPr="008A0EE2" w:rsidRDefault="00A320B0" w:rsidP="00A320B0">
      <w:pPr>
        <w:rPr>
          <w:lang w:val="hy-AM"/>
          <w:rPrChange w:id="3514" w:author="Զարինե Սարգսյան" w:date="2026-04-02T14:26:00Z">
            <w:rPr/>
          </w:rPrChange>
        </w:rPr>
      </w:pPr>
      <w:r w:rsidRPr="008A0EE2">
        <w:rPr>
          <w:lang w:val="hy-AM"/>
          <w:rPrChange w:id="3515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3516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35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18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35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2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5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22" w:author="Զարինե Սարգսյան" w:date="2026-04-02T14:26:00Z">
            <w:rPr>
              <w:rFonts w:ascii="Arial" w:hAnsi="Arial" w:cs="Arial"/>
            </w:rPr>
          </w:rPrChange>
        </w:rPr>
        <w:t>իրականացնի</w:t>
      </w:r>
      <w:r w:rsidRPr="008A0EE2">
        <w:rPr>
          <w:lang w:val="hy-AM"/>
          <w:rPrChange w:id="35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24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35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26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35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28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35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30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5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32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353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534" w:author="Զարինե Սարգսյան" w:date="2026-04-02T14:26:00Z">
            <w:rPr>
              <w:rFonts w:ascii="Arial" w:hAnsi="Arial" w:cs="Arial"/>
            </w:rPr>
          </w:rPrChange>
        </w:rPr>
        <w:t>ինչպես</w:t>
      </w:r>
      <w:r w:rsidRPr="008A0EE2">
        <w:rPr>
          <w:lang w:val="hy-AM"/>
          <w:rPrChange w:id="35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36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35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38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35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40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35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42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35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44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5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46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35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48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35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50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35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52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35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54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35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56" w:author="Զարինե Սարգսյան" w:date="2026-04-02T14:26:00Z">
            <w:rPr>
              <w:rFonts w:ascii="Arial" w:hAnsi="Arial" w:cs="Arial"/>
            </w:rPr>
          </w:rPrChange>
        </w:rPr>
        <w:t>արդեն</w:t>
      </w:r>
      <w:r w:rsidRPr="008A0EE2">
        <w:rPr>
          <w:lang w:val="hy-AM"/>
          <w:rPrChange w:id="35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58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35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60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35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62" w:author="Զարինե Սարգսյան" w:date="2026-04-02T14:26:00Z">
            <w:rPr>
              <w:rFonts w:ascii="Arial" w:hAnsi="Arial" w:cs="Arial"/>
            </w:rPr>
          </w:rPrChange>
        </w:rPr>
        <w:t>համապատասխանության</w:t>
      </w:r>
      <w:r w:rsidRPr="008A0EE2">
        <w:rPr>
          <w:lang w:val="hy-AM"/>
          <w:rPrChange w:id="35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64" w:author="Զարինե Սարգսյան" w:date="2026-04-02T14:26:00Z">
            <w:rPr>
              <w:rFonts w:ascii="Arial" w:hAnsi="Arial" w:cs="Arial"/>
            </w:rPr>
          </w:rPrChange>
        </w:rPr>
        <w:t>ստուգում</w:t>
      </w:r>
      <w:r w:rsidRPr="008A0EE2">
        <w:rPr>
          <w:lang w:val="hy-AM"/>
          <w:rPrChange w:id="3565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3566" w:author="Զարինե Սարգսյան" w:date="2026-04-02T14:26:00Z">
            <w:rPr>
              <w:rFonts w:ascii="Arial" w:hAnsi="Arial" w:cs="Arial"/>
            </w:rPr>
          </w:rPrChange>
        </w:rPr>
        <w:t>Ստուգման</w:t>
      </w:r>
      <w:r w:rsidRPr="008A0EE2">
        <w:rPr>
          <w:lang w:val="hy-AM"/>
          <w:rPrChange w:id="35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68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  <w:r w:rsidRPr="008A0EE2">
        <w:rPr>
          <w:lang w:val="hy-AM"/>
          <w:rPrChange w:id="3569" w:author="Զարինե Սարգսյան" w:date="2026-04-02T14:26:00Z">
            <w:rPr/>
          </w:rPrChange>
        </w:rPr>
        <w:t>.</w:t>
      </w:r>
    </w:p>
    <w:p w14:paraId="787AF389" w14:textId="77777777" w:rsidR="00A320B0" w:rsidRPr="008A0EE2" w:rsidRDefault="00A320B0" w:rsidP="00A320B0">
      <w:pPr>
        <w:rPr>
          <w:lang w:val="hy-AM"/>
          <w:rPrChange w:id="3570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3571" w:author="Զարինե Սարգսյան" w:date="2026-04-02T14:26:00Z">
            <w:rPr>
              <w:rFonts w:ascii="Arial" w:hAnsi="Arial" w:cs="Arial"/>
            </w:rPr>
          </w:rPrChange>
        </w:rPr>
        <w:lastRenderedPageBreak/>
        <w:t>ա</w:t>
      </w:r>
      <w:r w:rsidRPr="008A0EE2">
        <w:rPr>
          <w:lang w:val="hy-AM"/>
          <w:rPrChange w:id="3572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3573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5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75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35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77" w:author="Զարինե Սարգսյան" w:date="2026-04-02T14:26:00Z">
            <w:rPr>
              <w:rFonts w:ascii="Arial" w:hAnsi="Arial" w:cs="Arial"/>
            </w:rPr>
          </w:rPrChange>
        </w:rPr>
        <w:t>համապատասխանության</w:t>
      </w:r>
      <w:r w:rsidRPr="008A0EE2">
        <w:rPr>
          <w:lang w:val="hy-AM"/>
          <w:rPrChange w:id="35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79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35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81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35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83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35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8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5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87" w:author="Զարինե Սարգսյան" w:date="2026-04-02T14:26:00Z">
            <w:rPr>
              <w:rFonts w:ascii="Arial" w:hAnsi="Arial" w:cs="Arial"/>
            </w:rPr>
          </w:rPrChange>
        </w:rPr>
        <w:t>իրականացնի</w:t>
      </w:r>
      <w:r w:rsidRPr="008A0EE2">
        <w:rPr>
          <w:lang w:val="hy-AM"/>
          <w:rPrChange w:id="35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89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35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91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35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93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35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95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5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97" w:author="Զարինե Սարգսյան" w:date="2026-04-02T14:26:00Z">
            <w:rPr>
              <w:rFonts w:ascii="Arial" w:hAnsi="Arial" w:cs="Arial"/>
            </w:rPr>
          </w:rPrChange>
        </w:rPr>
        <w:t>պահանջների</w:t>
      </w:r>
      <w:r w:rsidRPr="008A0EE2">
        <w:rPr>
          <w:lang w:val="hy-AM"/>
          <w:rPrChange w:id="35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599" w:author="Զարինե Սարգսյան" w:date="2026-04-02T14:26:00Z">
            <w:rPr>
              <w:rFonts w:ascii="Arial" w:hAnsi="Arial" w:cs="Arial"/>
            </w:rPr>
          </w:rPrChange>
        </w:rPr>
        <w:t>կատարում</w:t>
      </w:r>
      <w:r w:rsidRPr="008A0EE2">
        <w:rPr>
          <w:lang w:val="hy-AM"/>
          <w:rPrChange w:id="3600" w:author="Զարինե Սարգսյան" w:date="2026-04-02T14:26:00Z">
            <w:rPr/>
          </w:rPrChange>
        </w:rPr>
        <w:t>,</w:t>
      </w:r>
    </w:p>
    <w:p w14:paraId="1FDDC7A2" w14:textId="77777777" w:rsidR="00A320B0" w:rsidRPr="008A0EE2" w:rsidRDefault="00A320B0" w:rsidP="00A320B0">
      <w:pPr>
        <w:rPr>
          <w:lang w:val="hy-AM"/>
          <w:rPrChange w:id="360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3602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3603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3604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36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06" w:author="Զարինե Սարգսյան" w:date="2026-04-02T14:26:00Z">
            <w:rPr>
              <w:rFonts w:ascii="Arial" w:hAnsi="Arial" w:cs="Arial"/>
            </w:rPr>
          </w:rPrChange>
        </w:rPr>
        <w:t>ընդունված</w:t>
      </w:r>
      <w:r w:rsidRPr="008A0EE2">
        <w:rPr>
          <w:lang w:val="hy-AM"/>
          <w:rPrChange w:id="36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08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36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10" w:author="Զարինե Սարգսյան" w:date="2026-04-02T14:26:00Z">
            <w:rPr>
              <w:rFonts w:ascii="Arial" w:hAnsi="Arial" w:cs="Arial"/>
            </w:rPr>
          </w:rPrChange>
        </w:rPr>
        <w:t>կատարման</w:t>
      </w:r>
      <w:r w:rsidRPr="008A0EE2">
        <w:rPr>
          <w:lang w:val="hy-AM"/>
          <w:rPrChange w:id="36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12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  <w:r w:rsidRPr="008A0EE2">
        <w:rPr>
          <w:lang w:val="hy-AM"/>
          <w:rPrChange w:id="36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14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36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16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36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18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6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20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36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22" w:author="Զարինե Սարգսյան" w:date="2026-04-02T14:26:00Z">
            <w:rPr>
              <w:rFonts w:ascii="Arial" w:hAnsi="Arial" w:cs="Arial"/>
            </w:rPr>
          </w:rPrChange>
        </w:rPr>
        <w:t>անմիջապես</w:t>
      </w:r>
      <w:r w:rsidRPr="008A0EE2">
        <w:rPr>
          <w:lang w:val="hy-AM"/>
          <w:rPrChange w:id="36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24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36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2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6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28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36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30" w:author="Զարինե Սարգսյան" w:date="2026-04-02T14:26:00Z">
            <w:rPr>
              <w:rFonts w:ascii="Arial" w:hAnsi="Arial" w:cs="Arial"/>
            </w:rPr>
          </w:rPrChange>
        </w:rPr>
        <w:t>հաստատում՝</w:t>
      </w:r>
      <w:r w:rsidRPr="008A0EE2">
        <w:rPr>
          <w:lang w:val="hy-AM"/>
          <w:rPrChange w:id="36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32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633" w:author="Զարինե Սարգսյան" w:date="2026-04-02T14:26:00Z">
            <w:rPr/>
          </w:rPrChange>
        </w:rPr>
        <w:t xml:space="preserve"> 4 </w:t>
      </w:r>
      <w:r w:rsidRPr="008A0EE2">
        <w:rPr>
          <w:rFonts w:ascii="Arial" w:hAnsi="Arial" w:cs="Arial"/>
          <w:lang w:val="hy-AM"/>
          <w:rPrChange w:id="3634" w:author="Զարինե Սարգսյան" w:date="2026-04-02T14:26:00Z">
            <w:rPr>
              <w:rFonts w:ascii="Arial" w:hAnsi="Arial" w:cs="Arial"/>
            </w:rPr>
          </w:rPrChange>
        </w:rPr>
        <w:t>հաղորդագրությունը՝</w:t>
      </w:r>
      <w:r w:rsidRPr="008A0EE2">
        <w:rPr>
          <w:lang w:val="hy-AM"/>
          <w:rPrChange w:id="36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36" w:author="Զարինե Սարգսյան" w:date="2026-04-02T14:26:00Z">
            <w:rPr>
              <w:rFonts w:ascii="Arial" w:hAnsi="Arial" w:cs="Arial"/>
            </w:rPr>
          </w:rPrChange>
        </w:rPr>
        <w:t>տեղեկացնելով</w:t>
      </w:r>
      <w:r w:rsidRPr="008A0EE2">
        <w:rPr>
          <w:lang w:val="hy-AM"/>
          <w:rPrChange w:id="36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38" w:author="Զարինե Սարգսյան" w:date="2026-04-02T14:26:00Z">
            <w:rPr>
              <w:rFonts w:ascii="Arial" w:hAnsi="Arial" w:cs="Arial"/>
            </w:rPr>
          </w:rPrChange>
        </w:rPr>
        <w:t>կատարված</w:t>
      </w:r>
      <w:r w:rsidRPr="008A0EE2">
        <w:rPr>
          <w:lang w:val="hy-AM"/>
          <w:rPrChange w:id="36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40" w:author="Զարինե Սարգսյան" w:date="2026-04-02T14:26:00Z">
            <w:rPr>
              <w:rFonts w:ascii="Arial" w:hAnsi="Arial" w:cs="Arial"/>
            </w:rPr>
          </w:rPrChange>
        </w:rPr>
        <w:t>գործողության</w:t>
      </w:r>
      <w:r w:rsidRPr="008A0EE2">
        <w:rPr>
          <w:lang w:val="hy-AM"/>
          <w:rPrChange w:id="36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4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3643" w:author="Զարինե Սարգսյան" w:date="2026-04-02T14:26:00Z">
            <w:rPr/>
          </w:rPrChange>
        </w:rPr>
        <w:t>,</w:t>
      </w:r>
    </w:p>
    <w:p w14:paraId="1A4044E1" w14:textId="77777777" w:rsidR="00A320B0" w:rsidRPr="008A0EE2" w:rsidRDefault="00A320B0" w:rsidP="00A320B0">
      <w:pPr>
        <w:rPr>
          <w:lang w:val="hy-AM"/>
          <w:rPrChange w:id="3644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3645" w:author="Զարինե Սարգսյան" w:date="2026-04-02T14:26:00Z">
            <w:rPr>
              <w:rFonts w:ascii="Arial" w:hAnsi="Arial" w:cs="Arial"/>
            </w:rPr>
          </w:rPrChange>
        </w:rPr>
        <w:t>գ</w:t>
      </w:r>
      <w:r w:rsidRPr="008A0EE2">
        <w:rPr>
          <w:lang w:val="hy-AM"/>
          <w:rPrChange w:id="3646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3647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6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49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36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51" w:author="Զարինե Սարգսյան" w:date="2026-04-02T14:26:00Z">
            <w:rPr>
              <w:rFonts w:ascii="Arial" w:hAnsi="Arial" w:cs="Arial"/>
            </w:rPr>
          </w:rPrChange>
        </w:rPr>
        <w:t>անհամապատասխանության</w:t>
      </w:r>
      <w:r w:rsidRPr="008A0EE2">
        <w:rPr>
          <w:lang w:val="hy-AM"/>
          <w:rPrChange w:id="36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53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36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55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36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57" w:author="Զարինե Սարգսյան" w:date="2026-04-02T14:26:00Z">
            <w:rPr>
              <w:rFonts w:ascii="Arial" w:hAnsi="Arial" w:cs="Arial"/>
            </w:rPr>
          </w:rPrChange>
        </w:rPr>
        <w:t>մերժում</w:t>
      </w:r>
      <w:r w:rsidRPr="008A0EE2">
        <w:rPr>
          <w:lang w:val="hy-AM"/>
          <w:rPrChange w:id="36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5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6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61" w:author="Զարինե Սարգսյան" w:date="2026-04-02T14:26:00Z">
            <w:rPr>
              <w:rFonts w:ascii="Arial" w:hAnsi="Arial" w:cs="Arial"/>
            </w:rPr>
          </w:rPrChange>
        </w:rPr>
        <w:t>ստացված</w:t>
      </w:r>
      <w:r w:rsidRPr="008A0EE2">
        <w:rPr>
          <w:lang w:val="hy-AM"/>
          <w:rPrChange w:id="36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63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36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65" w:author="Զարինե Սարգսյան" w:date="2026-04-02T14:26:00Z">
            <w:rPr>
              <w:rFonts w:ascii="Arial" w:hAnsi="Arial" w:cs="Arial"/>
            </w:rPr>
          </w:rPrChange>
        </w:rPr>
        <w:t>կատարումը</w:t>
      </w:r>
      <w:r w:rsidRPr="008A0EE2">
        <w:rPr>
          <w:lang w:val="hy-AM"/>
          <w:rPrChange w:id="36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67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36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69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36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71" w:author="Զարինե Սարգսյան" w:date="2026-04-02T14:26:00Z">
            <w:rPr>
              <w:rFonts w:ascii="Arial" w:hAnsi="Arial" w:cs="Arial"/>
            </w:rPr>
          </w:rPrChange>
        </w:rPr>
        <w:t>ուղարկողին</w:t>
      </w:r>
      <w:r w:rsidRPr="008A0EE2">
        <w:rPr>
          <w:lang w:val="hy-AM"/>
          <w:rPrChange w:id="36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73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36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7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6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677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3678" w:author="Զարինե Սարգսյան" w:date="2026-04-02T14:26:00Z">
            <w:rPr/>
          </w:rPrChange>
        </w:rPr>
        <w:t xml:space="preserve"> 7 </w:t>
      </w:r>
      <w:r w:rsidRPr="008A0EE2">
        <w:rPr>
          <w:rFonts w:ascii="Arial" w:hAnsi="Arial" w:cs="Arial"/>
          <w:lang w:val="hy-AM"/>
          <w:rPrChange w:id="3679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3680" w:author="Զարինե Սարգսյան" w:date="2026-04-02T14:26:00Z">
            <w:rPr/>
          </w:rPrChange>
        </w:rPr>
        <w:t>:</w:t>
      </w:r>
    </w:p>
    <w:p w14:paraId="2E9F39F7" w14:textId="77777777" w:rsidR="00A320B0" w:rsidRPr="008A0EE2" w:rsidRDefault="00A320B0" w:rsidP="00A320B0">
      <w:pPr>
        <w:rPr>
          <w:lang w:val="hy-AM"/>
          <w:rPrChange w:id="3681" w:author="Զարինե Սարգսյան" w:date="2026-04-02T14:26:00Z">
            <w:rPr/>
          </w:rPrChange>
        </w:rPr>
      </w:pPr>
      <w:r w:rsidRPr="008A0EE2">
        <w:rPr>
          <w:lang w:val="hy-AM"/>
          <w:rPrChange w:id="3682" w:author="Զարինե Սարգսյան" w:date="2026-04-02T14:26:00Z">
            <w:rPr/>
          </w:rPrChange>
        </w:rPr>
        <w:t> </w:t>
      </w:r>
    </w:p>
    <w:p w14:paraId="2D7F847C" w14:textId="77777777" w:rsidR="00A320B0" w:rsidRPr="008A0EE2" w:rsidRDefault="00A320B0" w:rsidP="00A320B0">
      <w:pPr>
        <w:rPr>
          <w:lang w:val="hy-AM"/>
          <w:rPrChange w:id="3683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b/>
          <w:bCs/>
          <w:lang w:val="hy-AM"/>
          <w:rPrChange w:id="3684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ԳԼՈՒԽ</w:t>
      </w:r>
      <w:r w:rsidRPr="008A0EE2">
        <w:rPr>
          <w:b/>
          <w:bCs/>
          <w:lang w:val="hy-AM"/>
          <w:rPrChange w:id="3685" w:author="Զարինե Սարգսյան" w:date="2026-04-02T14:26:00Z">
            <w:rPr>
              <w:b/>
              <w:bCs/>
            </w:rPr>
          </w:rPrChange>
        </w:rPr>
        <w:t> 6. </w:t>
      </w:r>
      <w:r w:rsidRPr="008A0EE2">
        <w:rPr>
          <w:rFonts w:ascii="Arial" w:hAnsi="Arial" w:cs="Arial"/>
          <w:b/>
          <w:bCs/>
          <w:lang w:val="hy-AM"/>
          <w:rPrChange w:id="3686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ՄԻՋՈՑՆԵՐԻ</w:t>
      </w:r>
      <w:r w:rsidRPr="008A0EE2">
        <w:rPr>
          <w:b/>
          <w:bCs/>
          <w:lang w:val="hy-AM"/>
          <w:rPrChange w:id="3687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688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ԱՐԳԵԼԱԴՐՄԱՆ</w:t>
      </w:r>
      <w:r w:rsidRPr="008A0EE2">
        <w:rPr>
          <w:b/>
          <w:bCs/>
          <w:lang w:val="hy-AM"/>
          <w:rPrChange w:id="3689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690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ԵՎ</w:t>
      </w:r>
      <w:r w:rsidRPr="008A0EE2">
        <w:rPr>
          <w:b/>
          <w:bCs/>
          <w:lang w:val="hy-AM"/>
          <w:rPrChange w:id="3691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692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ԿԻՐԱՌՎԱԾ</w:t>
      </w:r>
      <w:r w:rsidRPr="008A0EE2">
        <w:rPr>
          <w:b/>
          <w:bCs/>
          <w:lang w:val="hy-AM"/>
          <w:rPrChange w:id="3693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694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ԱՐԳԵԼԱՆՔԻ</w:t>
      </w:r>
      <w:r w:rsidRPr="008A0EE2">
        <w:rPr>
          <w:b/>
          <w:bCs/>
          <w:lang w:val="hy-AM"/>
          <w:rPrChange w:id="3695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696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ՎԵՐԱՑՄԱՆ</w:t>
      </w:r>
      <w:r w:rsidRPr="008A0EE2">
        <w:rPr>
          <w:b/>
          <w:bCs/>
          <w:lang w:val="hy-AM"/>
          <w:rPrChange w:id="3697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698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ՀԵՏ</w:t>
      </w:r>
      <w:r w:rsidRPr="008A0EE2">
        <w:rPr>
          <w:b/>
          <w:bCs/>
          <w:lang w:val="hy-AM"/>
          <w:rPrChange w:id="3699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700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ԿԱՊՎԱԾ</w:t>
      </w:r>
      <w:r w:rsidRPr="008A0EE2">
        <w:rPr>
          <w:b/>
          <w:bCs/>
          <w:lang w:val="hy-AM"/>
          <w:rPrChange w:id="3701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702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ՀԱՐԿԱՅԻՆ</w:t>
      </w:r>
      <w:r w:rsidRPr="008A0EE2">
        <w:rPr>
          <w:b/>
          <w:bCs/>
          <w:lang w:val="hy-AM"/>
          <w:rPrChange w:id="3703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704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ՄԱՐՄՆԻ</w:t>
      </w:r>
      <w:r w:rsidRPr="008A0EE2">
        <w:rPr>
          <w:b/>
          <w:bCs/>
          <w:lang w:val="hy-AM"/>
          <w:rPrChange w:id="3705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706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ԿՈՂՄԻՑ</w:t>
      </w:r>
      <w:r w:rsidRPr="008A0EE2">
        <w:rPr>
          <w:b/>
          <w:bCs/>
          <w:lang w:val="hy-AM"/>
          <w:rPrChange w:id="3707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708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ԻՐԱԿԱՆԱՑՎՈՂ</w:t>
      </w:r>
      <w:r w:rsidRPr="008A0EE2">
        <w:rPr>
          <w:b/>
          <w:bCs/>
          <w:lang w:val="hy-AM"/>
          <w:rPrChange w:id="3709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3710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ԳՈՐԾԱՌՈՒՅԹՆԵՐԸ</w:t>
      </w:r>
    </w:p>
    <w:p w14:paraId="100A5507" w14:textId="77777777" w:rsidR="00A320B0" w:rsidRPr="008A0EE2" w:rsidRDefault="00A320B0" w:rsidP="00A320B0">
      <w:pPr>
        <w:rPr>
          <w:lang w:val="hy-AM"/>
          <w:rPrChange w:id="3711" w:author="Զարինե Սարգսյան" w:date="2026-04-02T14:26:00Z">
            <w:rPr/>
          </w:rPrChange>
        </w:rPr>
      </w:pPr>
      <w:r w:rsidRPr="008A0EE2">
        <w:rPr>
          <w:lang w:val="hy-AM"/>
          <w:rPrChange w:id="3712" w:author="Զարինե Սարգսյան" w:date="2026-04-02T14:26:00Z">
            <w:rPr/>
          </w:rPrChange>
        </w:rPr>
        <w:t> </w:t>
      </w:r>
    </w:p>
    <w:p w14:paraId="776CA80F" w14:textId="77777777" w:rsidR="00A320B0" w:rsidRPr="008A0EE2" w:rsidRDefault="00A320B0" w:rsidP="00A320B0">
      <w:pPr>
        <w:rPr>
          <w:lang w:val="hy-AM"/>
          <w:rPrChange w:id="3713" w:author="Զարինե Սարգսյան" w:date="2026-04-02T14:26:00Z">
            <w:rPr/>
          </w:rPrChange>
        </w:rPr>
      </w:pPr>
      <w:r w:rsidRPr="008A0EE2">
        <w:rPr>
          <w:lang w:val="hy-AM"/>
          <w:rPrChange w:id="3714" w:author="Զարինե Սարգսյան" w:date="2026-04-02T14:26:00Z">
            <w:rPr/>
          </w:rPrChange>
        </w:rPr>
        <w:t xml:space="preserve">19. </w:t>
      </w:r>
      <w:r w:rsidRPr="008A0EE2">
        <w:rPr>
          <w:rFonts w:ascii="Arial" w:hAnsi="Arial" w:cs="Arial"/>
          <w:lang w:val="hy-AM"/>
          <w:rPrChange w:id="371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7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17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37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1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7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21" w:author="Զարինե Սարգսյան" w:date="2026-04-02T14:26:00Z">
            <w:rPr>
              <w:rFonts w:ascii="Arial" w:hAnsi="Arial" w:cs="Arial"/>
            </w:rPr>
          </w:rPrChange>
        </w:rPr>
        <w:t>օրենսգրքի</w:t>
      </w:r>
      <w:r w:rsidRPr="008A0EE2">
        <w:rPr>
          <w:lang w:val="hy-AM"/>
          <w:rPrChange w:id="37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23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37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25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37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27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7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29" w:author="Զարինե Սարգսյան" w:date="2026-04-02T14:26:00Z">
            <w:rPr>
              <w:rFonts w:ascii="Arial" w:hAnsi="Arial" w:cs="Arial"/>
            </w:rPr>
          </w:rPrChange>
        </w:rPr>
        <w:t>հաշվարկ</w:t>
      </w:r>
      <w:r w:rsidRPr="008A0EE2">
        <w:rPr>
          <w:lang w:val="hy-AM"/>
          <w:rPrChange w:id="373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73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37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33" w:author="Զարինե Սարգսյան" w:date="2026-04-02T14:26:00Z">
            <w:rPr>
              <w:rFonts w:ascii="Arial" w:hAnsi="Arial" w:cs="Arial"/>
            </w:rPr>
          </w:rPrChange>
        </w:rPr>
        <w:t>ապահովում</w:t>
      </w:r>
      <w:r w:rsidRPr="008A0EE2">
        <w:rPr>
          <w:lang w:val="hy-AM"/>
          <w:rPrChange w:id="373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735" w:author="Զարինե Սարգսյան" w:date="2026-04-02T14:26:00Z">
            <w:rPr>
              <w:rFonts w:ascii="Arial" w:hAnsi="Arial" w:cs="Arial"/>
            </w:rPr>
          </w:rPrChange>
        </w:rPr>
        <w:t>որ</w:t>
      </w:r>
      <w:r w:rsidRPr="008A0EE2">
        <w:rPr>
          <w:lang w:val="hy-AM"/>
          <w:rPrChange w:id="37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37" w:author="Զարինե Սարգսյան" w:date="2026-04-02T14:26:00Z">
            <w:rPr>
              <w:rFonts w:ascii="Arial" w:hAnsi="Arial" w:cs="Arial"/>
            </w:rPr>
          </w:rPrChange>
        </w:rPr>
        <w:t>բանկերում</w:t>
      </w:r>
      <w:r w:rsidRPr="008A0EE2">
        <w:rPr>
          <w:lang w:val="hy-AM"/>
          <w:rPrChange w:id="37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39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37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41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37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43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37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45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37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47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37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49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7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51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37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53" w:author="Զարինե Սարգսյան" w:date="2026-04-02T14:26:00Z">
            <w:rPr>
              <w:rFonts w:ascii="Arial" w:hAnsi="Arial" w:cs="Arial"/>
            </w:rPr>
          </w:rPrChange>
        </w:rPr>
        <w:t>հանրագումարը</w:t>
      </w:r>
      <w:r w:rsidRPr="008A0EE2">
        <w:rPr>
          <w:lang w:val="hy-AM"/>
          <w:rPrChange w:id="37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55" w:author="Զարինե Սարգսյան" w:date="2026-04-02T14:26:00Z">
            <w:rPr>
              <w:rFonts w:ascii="Arial" w:hAnsi="Arial" w:cs="Arial"/>
            </w:rPr>
          </w:rPrChange>
        </w:rPr>
        <w:t>համապատասխանի</w:t>
      </w:r>
      <w:r w:rsidRPr="008A0EE2">
        <w:rPr>
          <w:lang w:val="hy-AM"/>
          <w:rPrChange w:id="37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57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37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59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37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61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37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63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37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65" w:author="Զարինե Սարգսյան" w:date="2026-04-02T14:26:00Z">
            <w:rPr>
              <w:rFonts w:ascii="Arial" w:hAnsi="Arial" w:cs="Arial"/>
            </w:rPr>
          </w:rPrChange>
        </w:rPr>
        <w:t>գումարին</w:t>
      </w:r>
      <w:r w:rsidRPr="008A0EE2">
        <w:rPr>
          <w:lang w:val="hy-AM"/>
          <w:rPrChange w:id="376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3767" w:author="Զարինե Սարգսյան" w:date="2026-04-02T14:26:00Z">
            <w:rPr>
              <w:rFonts w:ascii="Arial" w:hAnsi="Arial" w:cs="Arial"/>
            </w:rPr>
          </w:rPrChange>
        </w:rPr>
        <w:t>այսուհետ՝</w:t>
      </w:r>
      <w:r w:rsidRPr="008A0EE2">
        <w:rPr>
          <w:lang w:val="hy-AM"/>
          <w:rPrChange w:id="37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69" w:author="Զարինե Սարգսյան" w:date="2026-04-02T14:26:00Z">
            <w:rPr>
              <w:rFonts w:ascii="Arial" w:hAnsi="Arial" w:cs="Arial"/>
            </w:rPr>
          </w:rPrChange>
        </w:rPr>
        <w:t>Հաշվարկ</w:t>
      </w:r>
      <w:r w:rsidRPr="008A0EE2">
        <w:rPr>
          <w:lang w:val="hy-AM"/>
          <w:rPrChange w:id="3770" w:author="Զարինե Սարգսյան" w:date="2026-04-02T14:26:00Z">
            <w:rPr/>
          </w:rPrChange>
        </w:rPr>
        <w:t xml:space="preserve">). </w:t>
      </w:r>
      <w:r w:rsidRPr="008A0EE2">
        <w:rPr>
          <w:rFonts w:ascii="Arial" w:hAnsi="Arial" w:cs="Arial"/>
          <w:lang w:val="hy-AM"/>
          <w:rPrChange w:id="3771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37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73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3774" w:author="Զարինե Սարգսյան" w:date="2026-04-02T14:26:00Z">
            <w:rPr/>
          </w:rPrChange>
        </w:rPr>
        <w:t>.</w:t>
      </w:r>
    </w:p>
    <w:p w14:paraId="1E784256" w14:textId="77777777" w:rsidR="00A320B0" w:rsidRPr="008A0EE2" w:rsidRDefault="00A320B0" w:rsidP="00A320B0">
      <w:pPr>
        <w:rPr>
          <w:lang w:val="hy-AM"/>
          <w:rPrChange w:id="3775" w:author="Զարինե Սարգսյան" w:date="2026-04-02T14:26:00Z">
            <w:rPr/>
          </w:rPrChange>
        </w:rPr>
      </w:pPr>
      <w:r w:rsidRPr="008A0EE2">
        <w:rPr>
          <w:lang w:val="hy-AM"/>
          <w:rPrChange w:id="3776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3777" w:author="Զարինե Սարգսյան" w:date="2026-04-02T14:26:00Z">
            <w:rPr>
              <w:rFonts w:ascii="Arial" w:hAnsi="Arial" w:cs="Arial"/>
            </w:rPr>
          </w:rPrChange>
        </w:rPr>
        <w:t>Հաշվարկի</w:t>
      </w:r>
      <w:r w:rsidRPr="008A0EE2">
        <w:rPr>
          <w:lang w:val="hy-AM"/>
          <w:rPrChange w:id="37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79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  <w:r w:rsidRPr="008A0EE2">
        <w:rPr>
          <w:lang w:val="hy-AM"/>
          <w:rPrChange w:id="378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781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37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83" w:author="Զարինե Սարգսյան" w:date="2026-04-02T14:26:00Z">
            <w:rPr>
              <w:rFonts w:ascii="Arial" w:hAnsi="Arial" w:cs="Arial"/>
            </w:rPr>
          </w:rPrChange>
        </w:rPr>
        <w:t>դնելու</w:t>
      </w:r>
      <w:r w:rsidRPr="008A0EE2">
        <w:rPr>
          <w:lang w:val="hy-AM"/>
          <w:rPrChange w:id="37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85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37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87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37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89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37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91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7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93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37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95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37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97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37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799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38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01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38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0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8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05" w:author="Զարինե Սարգսյան" w:date="2026-04-02T14:26:00Z">
            <w:rPr>
              <w:rFonts w:ascii="Arial" w:hAnsi="Arial" w:cs="Arial"/>
            </w:rPr>
          </w:rPrChange>
        </w:rPr>
        <w:t>դրվել</w:t>
      </w:r>
      <w:r w:rsidRPr="008A0EE2">
        <w:rPr>
          <w:lang w:val="hy-AM"/>
          <w:rPrChange w:id="38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07" w:author="Զարինե Սարգսյան" w:date="2026-04-02T14:26:00Z">
            <w:rPr>
              <w:rFonts w:ascii="Arial" w:hAnsi="Arial" w:cs="Arial"/>
            </w:rPr>
          </w:rPrChange>
        </w:rPr>
        <w:t>մեկից</w:t>
      </w:r>
      <w:r w:rsidRPr="008A0EE2">
        <w:rPr>
          <w:lang w:val="hy-AM"/>
          <w:rPrChange w:id="38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09" w:author="Զարինե Սարգսյան" w:date="2026-04-02T14:26:00Z">
            <w:rPr>
              <w:rFonts w:ascii="Arial" w:hAnsi="Arial" w:cs="Arial"/>
            </w:rPr>
          </w:rPrChange>
        </w:rPr>
        <w:t>ավելի</w:t>
      </w:r>
      <w:r w:rsidRPr="008A0EE2">
        <w:rPr>
          <w:lang w:val="hy-AM"/>
          <w:rPrChange w:id="38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11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38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13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38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15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38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17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38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19" w:author="Զարինե Սարգսյան" w:date="2026-04-02T14:26:00Z">
            <w:rPr>
              <w:rFonts w:ascii="Arial" w:hAnsi="Arial" w:cs="Arial"/>
            </w:rPr>
          </w:rPrChange>
        </w:rPr>
        <w:t>հաշիվներում</w:t>
      </w:r>
      <w:r w:rsidRPr="008A0EE2">
        <w:rPr>
          <w:lang w:val="hy-AM"/>
          <w:rPrChange w:id="38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21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38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23" w:author="Զարինե Սարգսյան" w:date="2026-04-02T14:26:00Z">
            <w:rPr>
              <w:rFonts w:ascii="Arial" w:hAnsi="Arial" w:cs="Arial"/>
            </w:rPr>
          </w:rPrChange>
        </w:rPr>
        <w:t>դրամական</w:t>
      </w:r>
      <w:r w:rsidRPr="008A0EE2">
        <w:rPr>
          <w:lang w:val="hy-AM"/>
          <w:rPrChange w:id="38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25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38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27" w:author="Զարինե Սարգսյան" w:date="2026-04-02T14:26:00Z">
            <w:rPr>
              <w:rFonts w:ascii="Arial" w:hAnsi="Arial" w:cs="Arial"/>
            </w:rPr>
          </w:rPrChange>
        </w:rPr>
        <w:t>վրա</w:t>
      </w:r>
      <w:r w:rsidRPr="008A0EE2">
        <w:rPr>
          <w:lang w:val="hy-AM"/>
          <w:rPrChange w:id="382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829" w:author="Զարինե Սարգսյան" w:date="2026-04-02T14:26:00Z">
            <w:rPr>
              <w:rFonts w:ascii="Arial" w:hAnsi="Arial" w:cs="Arial"/>
            </w:rPr>
          </w:rPrChange>
        </w:rPr>
        <w:t>սակայն</w:t>
      </w:r>
      <w:r w:rsidRPr="008A0EE2">
        <w:rPr>
          <w:lang w:val="hy-AM"/>
          <w:rPrChange w:id="38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31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38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33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8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35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38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37" w:author="Զարինե Սարգսյան" w:date="2026-04-02T14:26:00Z">
            <w:rPr>
              <w:rFonts w:ascii="Arial" w:hAnsi="Arial" w:cs="Arial"/>
            </w:rPr>
          </w:rPrChange>
        </w:rPr>
        <w:t>հանրագումարը</w:t>
      </w:r>
      <w:r w:rsidRPr="008A0EE2">
        <w:rPr>
          <w:lang w:val="hy-AM"/>
          <w:rPrChange w:id="38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39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38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41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38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43" w:author="Զարինե Սարգսյան" w:date="2026-04-02T14:26:00Z">
            <w:rPr>
              <w:rFonts w:ascii="Arial" w:hAnsi="Arial" w:cs="Arial"/>
            </w:rPr>
          </w:rPrChange>
        </w:rPr>
        <w:t>պակաս</w:t>
      </w:r>
      <w:r w:rsidRPr="008A0EE2">
        <w:rPr>
          <w:lang w:val="hy-AM"/>
          <w:rPrChange w:id="38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45" w:author="Զարինե Սարգսյան" w:date="2026-04-02T14:26:00Z">
            <w:rPr>
              <w:rFonts w:ascii="Arial" w:hAnsi="Arial" w:cs="Arial"/>
            </w:rPr>
          </w:rPrChange>
        </w:rPr>
        <w:t>լինել</w:t>
      </w:r>
      <w:r w:rsidRPr="008A0EE2">
        <w:rPr>
          <w:lang w:val="hy-AM"/>
          <w:rPrChange w:id="38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47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38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49" w:author="Զարինե Սարգսյան" w:date="2026-04-02T14:26:00Z">
            <w:rPr>
              <w:rFonts w:ascii="Arial" w:hAnsi="Arial" w:cs="Arial"/>
            </w:rPr>
          </w:rPrChange>
        </w:rPr>
        <w:t>գերազանցել</w:t>
      </w:r>
      <w:r w:rsidRPr="008A0EE2">
        <w:rPr>
          <w:lang w:val="hy-AM"/>
          <w:rPrChange w:id="38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51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38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53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38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55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38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57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38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59" w:author="Զարինե Սարգսյան" w:date="2026-04-02T14:26:00Z">
            <w:rPr>
              <w:rFonts w:ascii="Arial" w:hAnsi="Arial" w:cs="Arial"/>
            </w:rPr>
          </w:rPrChange>
        </w:rPr>
        <w:t>չափից</w:t>
      </w:r>
      <w:r w:rsidRPr="008A0EE2">
        <w:rPr>
          <w:lang w:val="hy-AM"/>
          <w:rPrChange w:id="3860" w:author="Զարինե Սարգսյան" w:date="2026-04-02T14:26:00Z">
            <w:rPr/>
          </w:rPrChange>
        </w:rPr>
        <w:t>:</w:t>
      </w:r>
    </w:p>
    <w:p w14:paraId="06958C87" w14:textId="77777777" w:rsidR="00A320B0" w:rsidRPr="008A0EE2" w:rsidRDefault="00A320B0" w:rsidP="00A320B0">
      <w:pPr>
        <w:rPr>
          <w:lang w:val="hy-AM"/>
          <w:rPrChange w:id="3861" w:author="Զարինե Սարգսյան" w:date="2026-04-02T14:26:00Z">
            <w:rPr/>
          </w:rPrChange>
        </w:rPr>
      </w:pPr>
      <w:r w:rsidRPr="008A0EE2">
        <w:rPr>
          <w:lang w:val="hy-AM"/>
          <w:rPrChange w:id="3862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386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8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65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38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67" w:author="Զարինե Սարգսյան" w:date="2026-04-02T14:26:00Z">
            <w:rPr>
              <w:rFonts w:ascii="Arial" w:hAnsi="Arial" w:cs="Arial"/>
            </w:rPr>
          </w:rPrChange>
        </w:rPr>
        <w:t>Էլեկտրոնային</w:t>
      </w:r>
      <w:r w:rsidRPr="008A0EE2">
        <w:rPr>
          <w:lang w:val="hy-AM"/>
          <w:rPrChange w:id="38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69" w:author="Զարինե Սարգսյան" w:date="2026-04-02T14:26:00Z">
            <w:rPr>
              <w:rFonts w:ascii="Arial" w:hAnsi="Arial" w:cs="Arial"/>
            </w:rPr>
          </w:rPrChange>
        </w:rPr>
        <w:t>համակարգում</w:t>
      </w:r>
      <w:r w:rsidRPr="008A0EE2">
        <w:rPr>
          <w:lang w:val="hy-AM"/>
          <w:rPrChange w:id="38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71" w:author="Զարինե Սարգսյան" w:date="2026-04-02T14:26:00Z">
            <w:rPr>
              <w:rFonts w:ascii="Arial" w:hAnsi="Arial" w:cs="Arial"/>
            </w:rPr>
          </w:rPrChange>
        </w:rPr>
        <w:t>կիրառվող</w:t>
      </w:r>
      <w:r w:rsidRPr="008A0EE2">
        <w:rPr>
          <w:lang w:val="hy-AM"/>
          <w:rPrChange w:id="38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73" w:author="Զարինե Սարգսյան" w:date="2026-04-02T14:26:00Z">
            <w:rPr>
              <w:rFonts w:ascii="Arial" w:hAnsi="Arial" w:cs="Arial"/>
            </w:rPr>
          </w:rPrChange>
        </w:rPr>
        <w:t>սկզբունքով</w:t>
      </w:r>
      <w:r w:rsidRPr="008A0EE2">
        <w:rPr>
          <w:lang w:val="hy-AM"/>
          <w:rPrChange w:id="38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75" w:author="Զարինե Սարգսյան" w:date="2026-04-02T14:26:00Z">
            <w:rPr>
              <w:rFonts w:ascii="Arial" w:hAnsi="Arial" w:cs="Arial"/>
            </w:rPr>
          </w:rPrChange>
        </w:rPr>
        <w:t>հաշվարկի</w:t>
      </w:r>
      <w:r w:rsidRPr="008A0EE2">
        <w:rPr>
          <w:lang w:val="hy-AM"/>
          <w:rPrChange w:id="38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77" w:author="Զարինե Սարգսյան" w:date="2026-04-02T14:26:00Z">
            <w:rPr>
              <w:rFonts w:ascii="Arial" w:hAnsi="Arial" w:cs="Arial"/>
            </w:rPr>
          </w:rPrChange>
        </w:rPr>
        <w:t>իրականացման</w:t>
      </w:r>
      <w:r w:rsidRPr="008A0EE2">
        <w:rPr>
          <w:lang w:val="hy-AM"/>
          <w:rPrChange w:id="38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79" w:author="Զարինե Սարգսյան" w:date="2026-04-02T14:26:00Z">
            <w:rPr>
              <w:rFonts w:ascii="Arial" w:hAnsi="Arial" w:cs="Arial"/>
            </w:rPr>
          </w:rPrChange>
        </w:rPr>
        <w:t>ժամանակ</w:t>
      </w:r>
      <w:r w:rsidRPr="008A0EE2">
        <w:rPr>
          <w:lang w:val="hy-AM"/>
          <w:rPrChange w:id="38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81" w:author="Զարինե Սարգսյան" w:date="2026-04-02T14:26:00Z">
            <w:rPr>
              <w:rFonts w:ascii="Arial" w:hAnsi="Arial" w:cs="Arial"/>
            </w:rPr>
          </w:rPrChange>
        </w:rPr>
        <w:t>ընտրում</w:t>
      </w:r>
      <w:r w:rsidRPr="008A0EE2">
        <w:rPr>
          <w:lang w:val="hy-AM"/>
          <w:rPrChange w:id="38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8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8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85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38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87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3888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3889" w:author="Զարինե Սարգսյան" w:date="2026-04-02T14:26:00Z">
            <w:rPr>
              <w:rFonts w:ascii="Arial" w:hAnsi="Arial" w:cs="Arial"/>
            </w:rPr>
          </w:rPrChange>
        </w:rPr>
        <w:t>բանկերը</w:t>
      </w:r>
      <w:r w:rsidRPr="008A0EE2">
        <w:rPr>
          <w:lang w:val="hy-AM"/>
          <w:rPrChange w:id="3890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3891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38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93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38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9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8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97" w:author="Զարինե Սարգսյան" w:date="2026-04-02T14:26:00Z">
            <w:rPr>
              <w:rFonts w:ascii="Arial" w:hAnsi="Arial" w:cs="Arial"/>
            </w:rPr>
          </w:rPrChange>
        </w:rPr>
        <w:t>շարունակվեն</w:t>
      </w:r>
      <w:r w:rsidRPr="008A0EE2">
        <w:rPr>
          <w:lang w:val="hy-AM"/>
          <w:rPrChange w:id="38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899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39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01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39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03" w:author="Զարինե Սարգսյան" w:date="2026-04-02T14:26:00Z">
            <w:rPr>
              <w:rFonts w:ascii="Arial" w:hAnsi="Arial" w:cs="Arial"/>
            </w:rPr>
          </w:rPrChange>
        </w:rPr>
        <w:t>գտնվել</w:t>
      </w:r>
      <w:r w:rsidRPr="008A0EE2">
        <w:rPr>
          <w:lang w:val="hy-AM"/>
          <w:rPrChange w:id="39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05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39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07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39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09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39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11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39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13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39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15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39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17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39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19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392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921" w:author="Զարինե Սարգսյան" w:date="2026-04-02T14:26:00Z">
            <w:rPr>
              <w:rFonts w:ascii="Arial" w:hAnsi="Arial" w:cs="Arial"/>
            </w:rPr>
          </w:rPrChange>
        </w:rPr>
        <w:t>որոնք</w:t>
      </w:r>
      <w:r w:rsidRPr="008A0EE2">
        <w:rPr>
          <w:lang w:val="hy-AM"/>
          <w:rPrChange w:id="39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23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39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25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39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27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39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29" w:author="Զարինե Սարգսյան" w:date="2026-04-02T14:26:00Z">
            <w:rPr>
              <w:rFonts w:ascii="Arial" w:hAnsi="Arial" w:cs="Arial"/>
            </w:rPr>
          </w:rPrChange>
        </w:rPr>
        <w:t>հաշվում</w:t>
      </w:r>
      <w:r w:rsidRPr="008A0EE2">
        <w:rPr>
          <w:lang w:val="hy-AM"/>
          <w:rPrChange w:id="3930" w:author="Զարինե Սարգսյան" w:date="2026-04-02T14:26:00Z">
            <w:rPr/>
          </w:rPrChange>
        </w:rPr>
        <w:t>:</w:t>
      </w:r>
    </w:p>
    <w:p w14:paraId="323CBBC2" w14:textId="77777777" w:rsidR="00A320B0" w:rsidRPr="008A0EE2" w:rsidRDefault="00A320B0" w:rsidP="00A320B0">
      <w:pPr>
        <w:rPr>
          <w:lang w:val="hy-AM"/>
          <w:rPrChange w:id="3931" w:author="Զարինե Սարգսյան" w:date="2026-04-02T14:26:00Z">
            <w:rPr/>
          </w:rPrChange>
        </w:rPr>
      </w:pPr>
      <w:r w:rsidRPr="008A0EE2">
        <w:rPr>
          <w:lang w:val="hy-AM"/>
          <w:rPrChange w:id="3932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3933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39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35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393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937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9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39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39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41" w:author="Զարինե Սարգսյան" w:date="2026-04-02T14:26:00Z">
            <w:rPr>
              <w:rFonts w:ascii="Arial" w:hAnsi="Arial" w:cs="Arial"/>
            </w:rPr>
          </w:rPrChange>
        </w:rPr>
        <w:t>հաշվարկի</w:t>
      </w:r>
      <w:r w:rsidRPr="008A0EE2">
        <w:rPr>
          <w:lang w:val="hy-AM"/>
          <w:rPrChange w:id="39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43" w:author="Զարինե Սարգսյան" w:date="2026-04-02T14:26:00Z">
            <w:rPr>
              <w:rFonts w:ascii="Arial" w:hAnsi="Arial" w:cs="Arial"/>
            </w:rPr>
          </w:rPrChange>
        </w:rPr>
        <w:t>արդյունքում</w:t>
      </w:r>
      <w:r w:rsidRPr="008A0EE2">
        <w:rPr>
          <w:lang w:val="hy-AM"/>
          <w:rPrChange w:id="39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45" w:author="Զարինե Սարգսյան" w:date="2026-04-02T14:26:00Z">
            <w:rPr>
              <w:rFonts w:ascii="Arial" w:hAnsi="Arial" w:cs="Arial"/>
            </w:rPr>
          </w:rPrChange>
        </w:rPr>
        <w:t>ընտրված</w:t>
      </w:r>
      <w:r w:rsidRPr="008A0EE2">
        <w:rPr>
          <w:lang w:val="hy-AM"/>
          <w:rPrChange w:id="39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47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3948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3949" w:author="Զարինե Սարգսյան" w:date="2026-04-02T14:26:00Z">
            <w:rPr>
              <w:rFonts w:ascii="Arial" w:hAnsi="Arial" w:cs="Arial"/>
            </w:rPr>
          </w:rPrChange>
        </w:rPr>
        <w:t>բանկերի</w:t>
      </w:r>
      <w:r w:rsidRPr="008A0EE2">
        <w:rPr>
          <w:lang w:val="hy-AM"/>
          <w:rPrChange w:id="3950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3951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39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53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39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55" w:author="Զարինե Սարգսյան" w:date="2026-04-02T14:26:00Z">
            <w:rPr>
              <w:rFonts w:ascii="Arial" w:hAnsi="Arial" w:cs="Arial"/>
            </w:rPr>
          </w:rPrChange>
        </w:rPr>
        <w:t>առարկություններ</w:t>
      </w:r>
      <w:r w:rsidRPr="008A0EE2">
        <w:rPr>
          <w:lang w:val="hy-AM"/>
          <w:rPrChange w:id="39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57" w:author="Զարինե Սարգսյան" w:date="2026-04-02T14:26:00Z">
            <w:rPr>
              <w:rFonts w:ascii="Arial" w:hAnsi="Arial" w:cs="Arial"/>
            </w:rPr>
          </w:rPrChange>
        </w:rPr>
        <w:t>ունենալու</w:t>
      </w:r>
      <w:r w:rsidRPr="008A0EE2">
        <w:rPr>
          <w:lang w:val="hy-AM"/>
          <w:rPrChange w:id="39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59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396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3961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39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6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39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6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9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67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39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69" w:author="Զարինե Սարգսյան" w:date="2026-04-02T14:26:00Z">
            <w:rPr>
              <w:rFonts w:ascii="Arial" w:hAnsi="Arial" w:cs="Arial"/>
            </w:rPr>
          </w:rPrChange>
        </w:rPr>
        <w:t>ներկայացնել</w:t>
      </w:r>
      <w:r w:rsidRPr="008A0EE2">
        <w:rPr>
          <w:lang w:val="hy-AM"/>
          <w:rPrChange w:id="39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71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39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73" w:author="Զարինե Սարգսյան" w:date="2026-04-02T14:26:00Z">
            <w:rPr>
              <w:rFonts w:ascii="Arial" w:hAnsi="Arial" w:cs="Arial"/>
            </w:rPr>
          </w:rPrChange>
        </w:rPr>
        <w:t>ապահովող</w:t>
      </w:r>
      <w:r w:rsidRPr="008A0EE2">
        <w:rPr>
          <w:lang w:val="hy-AM"/>
          <w:rPrChange w:id="39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75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39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77" w:author="Զարինե Սարգսյան" w:date="2026-04-02T14:26:00Z">
            <w:rPr>
              <w:rFonts w:ascii="Arial" w:hAnsi="Arial" w:cs="Arial"/>
            </w:rPr>
          </w:rPrChange>
        </w:rPr>
        <w:t>փոփոխելու</w:t>
      </w:r>
      <w:r w:rsidRPr="008A0EE2">
        <w:rPr>
          <w:lang w:val="hy-AM"/>
          <w:rPrChange w:id="39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79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39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81" w:author="Զարինե Սարգսյան" w:date="2026-04-02T14:26:00Z">
            <w:rPr>
              <w:rFonts w:ascii="Arial" w:hAnsi="Arial" w:cs="Arial"/>
            </w:rPr>
          </w:rPrChange>
        </w:rPr>
        <w:t>դիմում՝</w:t>
      </w:r>
      <w:r w:rsidRPr="008A0EE2">
        <w:rPr>
          <w:lang w:val="hy-AM"/>
          <w:rPrChange w:id="39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83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39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85" w:author="Զարինե Սարգսյան" w:date="2026-04-02T14:26:00Z">
            <w:rPr>
              <w:rFonts w:ascii="Arial" w:hAnsi="Arial" w:cs="Arial"/>
            </w:rPr>
          </w:rPrChange>
        </w:rPr>
        <w:t>կարգի</w:t>
      </w:r>
      <w:r w:rsidRPr="008A0EE2">
        <w:rPr>
          <w:lang w:val="hy-AM"/>
          <w:rPrChange w:id="39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87" w:author="Զարինե Սարգսյան" w:date="2026-04-02T14:26:00Z">
            <w:rPr>
              <w:rFonts w:ascii="Arial" w:hAnsi="Arial" w:cs="Arial"/>
            </w:rPr>
          </w:rPrChange>
        </w:rPr>
        <w:t>դրույթների</w:t>
      </w:r>
      <w:r w:rsidRPr="008A0EE2">
        <w:rPr>
          <w:lang w:val="hy-AM"/>
          <w:rPrChange w:id="39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89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3990" w:author="Զարինե Սարգսյան" w:date="2026-04-02T14:26:00Z">
            <w:rPr/>
          </w:rPrChange>
        </w:rPr>
        <w:t>:</w:t>
      </w:r>
    </w:p>
    <w:p w14:paraId="5EFBDB77" w14:textId="77777777" w:rsidR="00A320B0" w:rsidRPr="008A0EE2" w:rsidRDefault="00A320B0" w:rsidP="00A320B0">
      <w:pPr>
        <w:rPr>
          <w:lang w:val="hy-AM"/>
          <w:rPrChange w:id="3991" w:author="Զարինե Սարգսյան" w:date="2026-04-02T14:26:00Z">
            <w:rPr/>
          </w:rPrChange>
        </w:rPr>
      </w:pPr>
      <w:r w:rsidRPr="008A0EE2">
        <w:rPr>
          <w:lang w:val="hy-AM"/>
          <w:rPrChange w:id="3992" w:author="Զարինե Սարգսյան" w:date="2026-04-02T14:26:00Z">
            <w:rPr/>
          </w:rPrChange>
        </w:rPr>
        <w:lastRenderedPageBreak/>
        <w:t xml:space="preserve">4) </w:t>
      </w:r>
      <w:r w:rsidRPr="008A0EE2">
        <w:rPr>
          <w:rFonts w:ascii="Arial" w:hAnsi="Arial" w:cs="Arial"/>
          <w:lang w:val="hy-AM"/>
          <w:rPrChange w:id="399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39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95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39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97" w:author="Զարինե Սարգսյան" w:date="2026-04-02T14:26:00Z">
            <w:rPr>
              <w:rFonts w:ascii="Arial" w:hAnsi="Arial" w:cs="Arial"/>
            </w:rPr>
          </w:rPrChange>
        </w:rPr>
        <w:t>Հաշվարկն</w:t>
      </w:r>
      <w:r w:rsidRPr="008A0EE2">
        <w:rPr>
          <w:lang w:val="hy-AM"/>
          <w:rPrChange w:id="39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3999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40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0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0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03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40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05" w:author="Զարինե Սարգսյան" w:date="2026-04-02T14:26:00Z">
            <w:rPr>
              <w:rFonts w:ascii="Arial" w:hAnsi="Arial" w:cs="Arial"/>
            </w:rPr>
          </w:rPrChange>
        </w:rPr>
        <w:t>անգամ</w:t>
      </w:r>
      <w:r w:rsidRPr="008A0EE2">
        <w:rPr>
          <w:lang w:val="hy-AM"/>
          <w:rPrChange w:id="40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07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4008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4009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40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11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40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13" w:author="Զարինե Սարգսյան" w:date="2026-04-02T14:26:00Z">
            <w:rPr>
              <w:rFonts w:ascii="Arial" w:hAnsi="Arial" w:cs="Arial"/>
            </w:rPr>
          </w:rPrChange>
        </w:rPr>
        <w:t>ստանալիս</w:t>
      </w:r>
      <w:r w:rsidRPr="008A0EE2">
        <w:rPr>
          <w:lang w:val="hy-AM"/>
          <w:rPrChange w:id="4014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4015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40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17" w:author="Զարինե Սարգսյան" w:date="2026-04-02T14:26:00Z">
            <w:rPr>
              <w:rFonts w:ascii="Arial" w:hAnsi="Arial" w:cs="Arial"/>
            </w:rPr>
          </w:rPrChange>
        </w:rPr>
        <w:t>ուշ</w:t>
      </w:r>
      <w:r w:rsidRPr="008A0EE2">
        <w:rPr>
          <w:lang w:val="hy-AM"/>
          <w:rPrChange w:id="401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019" w:author="Զարինե Սարգսյան" w:date="2026-04-02T14:26:00Z">
            <w:rPr>
              <w:rFonts w:ascii="Arial" w:hAnsi="Arial" w:cs="Arial"/>
            </w:rPr>
          </w:rPrChange>
        </w:rPr>
        <w:t>քան</w:t>
      </w:r>
      <w:r w:rsidRPr="008A0EE2">
        <w:rPr>
          <w:lang w:val="hy-AM"/>
          <w:rPrChange w:id="40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21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40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23" w:author="Զարինե Սարգսյան" w:date="2026-04-02T14:26:00Z">
            <w:rPr>
              <w:rFonts w:ascii="Arial" w:hAnsi="Arial" w:cs="Arial"/>
            </w:rPr>
          </w:rPrChange>
        </w:rPr>
        <w:t>ստանալու</w:t>
      </w:r>
      <w:r w:rsidRPr="008A0EE2">
        <w:rPr>
          <w:lang w:val="hy-AM"/>
          <w:rPrChange w:id="40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25" w:author="Զարինե Սարգսյան" w:date="2026-04-02T14:26:00Z">
            <w:rPr>
              <w:rFonts w:ascii="Arial" w:hAnsi="Arial" w:cs="Arial"/>
            </w:rPr>
          </w:rPrChange>
        </w:rPr>
        <w:t>օրվան</w:t>
      </w:r>
      <w:r w:rsidRPr="008A0EE2">
        <w:rPr>
          <w:lang w:val="hy-AM"/>
          <w:rPrChange w:id="40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27" w:author="Զարինե Սարգսյան" w:date="2026-04-02T14:26:00Z">
            <w:rPr>
              <w:rFonts w:ascii="Arial" w:hAnsi="Arial" w:cs="Arial"/>
            </w:rPr>
          </w:rPrChange>
        </w:rPr>
        <w:t>հաջորդող</w:t>
      </w:r>
      <w:r w:rsidRPr="008A0EE2">
        <w:rPr>
          <w:lang w:val="hy-AM"/>
          <w:rPrChange w:id="40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29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40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31" w:author="Զարինե Սարգսյան" w:date="2026-04-02T14:26:00Z">
            <w:rPr>
              <w:rFonts w:ascii="Arial" w:hAnsi="Arial" w:cs="Arial"/>
            </w:rPr>
          </w:rPrChange>
        </w:rPr>
        <w:t>օրը</w:t>
      </w:r>
      <w:r w:rsidRPr="008A0EE2">
        <w:rPr>
          <w:lang w:val="hy-AM"/>
          <w:rPrChange w:id="4032" w:author="Զարինե Սարգսյան" w:date="2026-04-02T14:26:00Z">
            <w:rPr/>
          </w:rPrChange>
        </w:rPr>
        <w:t>:</w:t>
      </w:r>
    </w:p>
    <w:p w14:paraId="7F1F43D6" w14:textId="77777777" w:rsidR="00A320B0" w:rsidRPr="008A0EE2" w:rsidRDefault="00A320B0" w:rsidP="00A320B0">
      <w:pPr>
        <w:rPr>
          <w:lang w:val="hy-AM"/>
          <w:rPrChange w:id="4033" w:author="Զարինե Սարգսյան" w:date="2026-04-02T14:26:00Z">
            <w:rPr/>
          </w:rPrChange>
        </w:rPr>
      </w:pPr>
      <w:r w:rsidRPr="008A0EE2">
        <w:rPr>
          <w:lang w:val="hy-AM"/>
          <w:rPrChange w:id="4034" w:author="Զարինե Սարգսյան" w:date="2026-04-02T14:26:00Z">
            <w:rPr/>
          </w:rPrChange>
        </w:rPr>
        <w:t xml:space="preserve">5) </w:t>
      </w:r>
      <w:r w:rsidRPr="008A0EE2">
        <w:rPr>
          <w:rFonts w:ascii="Arial" w:hAnsi="Arial" w:cs="Arial"/>
          <w:lang w:val="hy-AM"/>
          <w:rPrChange w:id="4035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40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37" w:author="Զարինե Սարգսյան" w:date="2026-04-02T14:26:00Z">
            <w:rPr>
              <w:rFonts w:ascii="Arial" w:hAnsi="Arial" w:cs="Arial"/>
            </w:rPr>
          </w:rPrChange>
        </w:rPr>
        <w:t>կատարված</w:t>
      </w:r>
      <w:r w:rsidRPr="008A0EE2">
        <w:rPr>
          <w:lang w:val="hy-AM"/>
          <w:rPrChange w:id="40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39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40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41" w:author="Զարինե Սարգսյան" w:date="2026-04-02T14:26:00Z">
            <w:rPr>
              <w:rFonts w:ascii="Arial" w:hAnsi="Arial" w:cs="Arial"/>
            </w:rPr>
          </w:rPrChange>
        </w:rPr>
        <w:t>հաշվարկի</w:t>
      </w:r>
      <w:r w:rsidRPr="008A0EE2">
        <w:rPr>
          <w:lang w:val="hy-AM"/>
          <w:rPrChange w:id="40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43" w:author="Զարինե Սարգսյան" w:date="2026-04-02T14:26:00Z">
            <w:rPr>
              <w:rFonts w:ascii="Arial" w:hAnsi="Arial" w:cs="Arial"/>
            </w:rPr>
          </w:rPrChange>
        </w:rPr>
        <w:t>արդյունքներով</w:t>
      </w:r>
      <w:r w:rsidRPr="008A0EE2">
        <w:rPr>
          <w:lang w:val="hy-AM"/>
          <w:rPrChange w:id="40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45" w:author="Զարինե Սարգսյան" w:date="2026-04-02T14:26:00Z">
            <w:rPr>
              <w:rFonts w:ascii="Arial" w:hAnsi="Arial" w:cs="Arial"/>
            </w:rPr>
          </w:rPrChange>
        </w:rPr>
        <w:t>պարզվում</w:t>
      </w:r>
      <w:r w:rsidRPr="008A0EE2">
        <w:rPr>
          <w:lang w:val="hy-AM"/>
          <w:rPrChange w:id="40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47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04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049" w:author="Զարինե Սարգսյան" w:date="2026-04-02T14:26:00Z">
            <w:rPr>
              <w:rFonts w:ascii="Arial" w:hAnsi="Arial" w:cs="Arial"/>
            </w:rPr>
          </w:rPrChange>
        </w:rPr>
        <w:t>որ</w:t>
      </w:r>
      <w:r w:rsidRPr="008A0EE2">
        <w:rPr>
          <w:lang w:val="hy-AM"/>
          <w:rPrChange w:id="40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51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40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53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4054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4055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40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57" w:author="Զարինե Սարգսյան" w:date="2026-04-02T14:26:00Z">
            <w:rPr>
              <w:rFonts w:ascii="Arial" w:hAnsi="Arial" w:cs="Arial"/>
            </w:rPr>
          </w:rPrChange>
        </w:rPr>
        <w:t>հաշիվներում</w:t>
      </w:r>
      <w:r w:rsidRPr="008A0EE2">
        <w:rPr>
          <w:lang w:val="hy-AM"/>
          <w:rPrChange w:id="40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59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40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61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40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63" w:author="Զարինե Սարգսյան" w:date="2026-04-02T14:26:00Z">
            <w:rPr>
              <w:rFonts w:ascii="Arial" w:hAnsi="Arial" w:cs="Arial"/>
            </w:rPr>
          </w:rPrChange>
        </w:rPr>
        <w:t>ընդհանուր</w:t>
      </w:r>
      <w:r w:rsidRPr="008A0EE2">
        <w:rPr>
          <w:lang w:val="hy-AM"/>
          <w:rPrChange w:id="40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65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40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67" w:author="Զարինե Սարգսյան" w:date="2026-04-02T14:26:00Z">
            <w:rPr>
              <w:rFonts w:ascii="Arial" w:hAnsi="Arial" w:cs="Arial"/>
            </w:rPr>
          </w:rPrChange>
        </w:rPr>
        <w:t>պակաս</w:t>
      </w:r>
      <w:r w:rsidRPr="008A0EE2">
        <w:rPr>
          <w:lang w:val="hy-AM"/>
          <w:rPrChange w:id="40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69" w:author="Զարինե Սարգսյան" w:date="2026-04-02T14:26:00Z">
            <w:rPr>
              <w:rFonts w:ascii="Arial" w:hAnsi="Arial" w:cs="Arial"/>
            </w:rPr>
          </w:rPrChange>
        </w:rPr>
        <w:t>չէ</w:t>
      </w:r>
      <w:r w:rsidRPr="008A0EE2">
        <w:rPr>
          <w:lang w:val="hy-AM"/>
          <w:rPrChange w:id="40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71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40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73" w:author="Զարինե Սարգսյան" w:date="2026-04-02T14:26:00Z">
            <w:rPr>
              <w:rFonts w:ascii="Arial" w:hAnsi="Arial" w:cs="Arial"/>
            </w:rPr>
          </w:rPrChange>
        </w:rPr>
        <w:t>դնելու</w:t>
      </w:r>
      <w:r w:rsidRPr="008A0EE2">
        <w:rPr>
          <w:lang w:val="hy-AM"/>
          <w:rPrChange w:id="40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75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0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77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40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79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40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81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40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83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40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85" w:author="Զարինե Սարգսյան" w:date="2026-04-02T14:26:00Z">
            <w:rPr>
              <w:rFonts w:ascii="Arial" w:hAnsi="Arial" w:cs="Arial"/>
            </w:rPr>
          </w:rPrChange>
        </w:rPr>
        <w:t>չափից</w:t>
      </w:r>
      <w:r w:rsidRPr="008A0EE2">
        <w:rPr>
          <w:lang w:val="hy-AM"/>
          <w:rPrChange w:id="408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087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40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8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0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91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40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93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40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95" w:author="Զարինե Սարգսյան" w:date="2026-04-02T14:26:00Z">
            <w:rPr>
              <w:rFonts w:ascii="Arial" w:hAnsi="Arial" w:cs="Arial"/>
            </w:rPr>
          </w:rPrChange>
        </w:rPr>
        <w:t>հաշվարկի</w:t>
      </w:r>
      <w:r w:rsidRPr="008A0EE2">
        <w:rPr>
          <w:lang w:val="hy-AM"/>
          <w:rPrChange w:id="40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97" w:author="Զարինե Սարգսյան" w:date="2026-04-02T14:26:00Z">
            <w:rPr>
              <w:rFonts w:ascii="Arial" w:hAnsi="Arial" w:cs="Arial"/>
            </w:rPr>
          </w:rPrChange>
        </w:rPr>
        <w:t>իրականացման</w:t>
      </w:r>
      <w:r w:rsidRPr="008A0EE2">
        <w:rPr>
          <w:lang w:val="hy-AM"/>
          <w:rPrChange w:id="40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099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41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01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4102" w:author="Զարինե Սարգսյան" w:date="2026-04-02T14:26:00Z">
            <w:rPr/>
          </w:rPrChange>
        </w:rPr>
        <w:t>.</w:t>
      </w:r>
    </w:p>
    <w:p w14:paraId="6D7A6040" w14:textId="77777777" w:rsidR="00A320B0" w:rsidRPr="008A0EE2" w:rsidRDefault="00A320B0" w:rsidP="00A320B0">
      <w:pPr>
        <w:rPr>
          <w:lang w:val="hy-AM"/>
          <w:rPrChange w:id="4103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4104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4105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4106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41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08" w:author="Զարինե Սարգսյան" w:date="2026-04-02T14:26:00Z">
            <w:rPr>
              <w:rFonts w:ascii="Arial" w:hAnsi="Arial" w:cs="Arial"/>
            </w:rPr>
          </w:rPrChange>
        </w:rPr>
        <w:t>կետում</w:t>
      </w:r>
      <w:r w:rsidRPr="008A0EE2">
        <w:rPr>
          <w:lang w:val="hy-AM"/>
          <w:rPrChange w:id="41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10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41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12" w:author="Զարինե Սարգսյան" w:date="2026-04-02T14:26:00Z">
            <w:rPr>
              <w:rFonts w:ascii="Arial" w:hAnsi="Arial" w:cs="Arial"/>
            </w:rPr>
          </w:rPrChange>
        </w:rPr>
        <w:t>սկզբունքով</w:t>
      </w:r>
      <w:r w:rsidRPr="008A0EE2">
        <w:rPr>
          <w:lang w:val="hy-AM"/>
          <w:rPrChange w:id="41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14" w:author="Զարինե Սարգսյան" w:date="2026-04-02T14:26:00Z">
            <w:rPr>
              <w:rFonts w:ascii="Arial" w:hAnsi="Arial" w:cs="Arial"/>
            </w:rPr>
          </w:rPrChange>
        </w:rPr>
        <w:t>ընտրում</w:t>
      </w:r>
      <w:r w:rsidRPr="008A0EE2">
        <w:rPr>
          <w:lang w:val="hy-AM"/>
          <w:rPrChange w:id="41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1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1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18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41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20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4121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4122" w:author="Զարինե Սարգսյան" w:date="2026-04-02T14:26:00Z">
            <w:rPr>
              <w:rFonts w:ascii="Arial" w:hAnsi="Arial" w:cs="Arial"/>
            </w:rPr>
          </w:rPrChange>
        </w:rPr>
        <w:t>բանկերը</w:t>
      </w:r>
      <w:r w:rsidRPr="008A0EE2">
        <w:rPr>
          <w:lang w:val="hy-AM"/>
          <w:rPrChange w:id="4123" w:author="Զարինե Սարգսյան" w:date="2026-04-02T14:26:00Z">
            <w:rPr/>
          </w:rPrChange>
        </w:rPr>
        <w:t xml:space="preserve">), </w:t>
      </w:r>
      <w:r w:rsidRPr="008A0EE2">
        <w:rPr>
          <w:rFonts w:ascii="Arial" w:hAnsi="Arial" w:cs="Arial"/>
          <w:lang w:val="hy-AM"/>
          <w:rPrChange w:id="4124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41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26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41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2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1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30" w:author="Զարինե Սարգսյան" w:date="2026-04-02T14:26:00Z">
            <w:rPr>
              <w:rFonts w:ascii="Arial" w:hAnsi="Arial" w:cs="Arial"/>
            </w:rPr>
          </w:rPrChange>
        </w:rPr>
        <w:t>շարունակվեն</w:t>
      </w:r>
      <w:r w:rsidRPr="008A0EE2">
        <w:rPr>
          <w:lang w:val="hy-AM"/>
          <w:rPrChange w:id="41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32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41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34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41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36" w:author="Զարինե Սարգսյան" w:date="2026-04-02T14:26:00Z">
            <w:rPr>
              <w:rFonts w:ascii="Arial" w:hAnsi="Arial" w:cs="Arial"/>
            </w:rPr>
          </w:rPrChange>
        </w:rPr>
        <w:t>գտնվել</w:t>
      </w:r>
      <w:r w:rsidRPr="008A0EE2">
        <w:rPr>
          <w:lang w:val="hy-AM"/>
          <w:rPrChange w:id="41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38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41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40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41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42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41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44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41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46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41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48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41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50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41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52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415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154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41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56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41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58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1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60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41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62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416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4164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4165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4166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41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6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1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70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41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72" w:author="Զարինե Սարգսյան" w:date="2026-04-02T14:26:00Z">
            <w:rPr>
              <w:rFonts w:ascii="Arial" w:hAnsi="Arial" w:cs="Arial"/>
            </w:rPr>
          </w:rPrChange>
        </w:rPr>
        <w:t>շարունակելու</w:t>
      </w:r>
      <w:r w:rsidRPr="008A0EE2">
        <w:rPr>
          <w:lang w:val="hy-AM"/>
          <w:rPrChange w:id="41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74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1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76" w:author="Զարինե Սարգսյան" w:date="2026-04-02T14:26:00Z">
            <w:rPr>
              <w:rFonts w:ascii="Arial" w:hAnsi="Arial" w:cs="Arial"/>
            </w:rPr>
          </w:rPrChange>
        </w:rPr>
        <w:t>հանձնարարություն</w:t>
      </w:r>
      <w:r w:rsidRPr="008A0EE2">
        <w:rPr>
          <w:lang w:val="hy-AM"/>
          <w:rPrChange w:id="41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78" w:author="Զարինե Սարգսյան" w:date="2026-04-02T14:26:00Z">
            <w:rPr>
              <w:rFonts w:ascii="Arial" w:hAnsi="Arial" w:cs="Arial"/>
            </w:rPr>
          </w:rPrChange>
        </w:rPr>
        <w:t>դրա</w:t>
      </w:r>
      <w:r w:rsidRPr="008A0EE2">
        <w:rPr>
          <w:lang w:val="hy-AM"/>
          <w:rPrChange w:id="41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80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41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82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41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84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41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86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4187" w:author="Զարինե Սարգսյան" w:date="2026-04-02T14:26:00Z">
            <w:rPr/>
          </w:rPrChange>
        </w:rPr>
        <w:t>,</w:t>
      </w:r>
    </w:p>
    <w:p w14:paraId="0ACB6CAB" w14:textId="77777777" w:rsidR="00A320B0" w:rsidRPr="008A0EE2" w:rsidRDefault="00A320B0" w:rsidP="00A320B0">
      <w:pPr>
        <w:rPr>
          <w:lang w:val="hy-AM"/>
          <w:rPrChange w:id="418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4189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4190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4191" w:author="Զարինե Սարգսյան" w:date="2026-04-02T14:26:00Z">
            <w:rPr>
              <w:rFonts w:ascii="Arial" w:hAnsi="Arial" w:cs="Arial"/>
            </w:rPr>
          </w:rPrChange>
        </w:rPr>
        <w:t>ձևավորում</w:t>
      </w:r>
      <w:r w:rsidRPr="008A0EE2">
        <w:rPr>
          <w:lang w:val="hy-AM"/>
          <w:rPrChange w:id="41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9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1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95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41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97" w:author="Զարինե Սարգսյան" w:date="2026-04-02T14:26:00Z">
            <w:rPr>
              <w:rFonts w:ascii="Arial" w:hAnsi="Arial" w:cs="Arial"/>
            </w:rPr>
          </w:rPrChange>
        </w:rPr>
        <w:t>չընտրված</w:t>
      </w:r>
      <w:r w:rsidRPr="008A0EE2">
        <w:rPr>
          <w:lang w:val="hy-AM"/>
          <w:rPrChange w:id="41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199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4200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4201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4202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4203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42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0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2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07" w:author="Զարինե Սարգսյան" w:date="2026-04-02T14:26:00Z">
            <w:rPr>
              <w:rFonts w:ascii="Arial" w:hAnsi="Arial" w:cs="Arial"/>
            </w:rPr>
          </w:rPrChange>
        </w:rPr>
        <w:t>հանձնարարություն</w:t>
      </w:r>
      <w:r w:rsidRPr="008A0EE2">
        <w:rPr>
          <w:lang w:val="hy-AM"/>
          <w:rPrChange w:id="4208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4209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42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11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42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13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42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15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42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17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42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19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42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21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42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23" w:author="Զարինե Սարգսյան" w:date="2026-04-02T14:26:00Z">
            <w:rPr>
              <w:rFonts w:ascii="Arial" w:hAnsi="Arial" w:cs="Arial"/>
            </w:rPr>
          </w:rPrChange>
        </w:rPr>
        <w:t>նվազեցնելու</w:t>
      </w:r>
      <w:r w:rsidRPr="008A0EE2">
        <w:rPr>
          <w:lang w:val="hy-AM"/>
          <w:rPrChange w:id="42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25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226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4227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42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29" w:author="Զարինե Սարգսյան" w:date="2026-04-02T14:26:00Z">
            <w:rPr>
              <w:rFonts w:ascii="Arial" w:hAnsi="Arial" w:cs="Arial"/>
            </w:rPr>
          </w:rPrChange>
        </w:rPr>
        <w:t>հանձնարարությունն</w:t>
      </w:r>
      <w:r w:rsidRPr="008A0EE2">
        <w:rPr>
          <w:lang w:val="hy-AM"/>
          <w:rPrChange w:id="42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31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42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3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2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35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42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37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42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39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424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241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42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43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42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45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42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47" w:author="Զարինե Սարգսյան" w:date="2026-04-02T14:26:00Z">
            <w:rPr>
              <w:rFonts w:ascii="Arial" w:hAnsi="Arial" w:cs="Arial"/>
            </w:rPr>
          </w:rPrChange>
        </w:rPr>
        <w:t>չունի</w:t>
      </w:r>
      <w:r w:rsidRPr="008A0EE2">
        <w:rPr>
          <w:lang w:val="hy-AM"/>
          <w:rPrChange w:id="42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49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42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51" w:author="Զարինե Սարգսյան" w:date="2026-04-02T14:26:00Z">
            <w:rPr>
              <w:rFonts w:ascii="Arial" w:hAnsi="Arial" w:cs="Arial"/>
            </w:rPr>
          </w:rPrChange>
        </w:rPr>
        <w:t>հաշիվներ</w:t>
      </w:r>
      <w:r w:rsidRPr="008A0EE2">
        <w:rPr>
          <w:lang w:val="hy-AM"/>
          <w:rPrChange w:id="4252" w:author="Զարինե Սարգսյան" w:date="2026-04-02T14:26:00Z">
            <w:rPr/>
          </w:rPrChange>
        </w:rPr>
        <w:t>:</w:t>
      </w:r>
    </w:p>
    <w:p w14:paraId="39148183" w14:textId="77777777" w:rsidR="00A320B0" w:rsidRPr="008A0EE2" w:rsidRDefault="00A320B0" w:rsidP="00A320B0">
      <w:pPr>
        <w:rPr>
          <w:lang w:val="hy-AM"/>
          <w:rPrChange w:id="4253" w:author="Զարինե Սարգսյան" w:date="2026-04-02T14:26:00Z">
            <w:rPr/>
          </w:rPrChange>
        </w:rPr>
      </w:pPr>
      <w:r w:rsidRPr="008A0EE2">
        <w:rPr>
          <w:lang w:val="hy-AM"/>
          <w:rPrChange w:id="4254" w:author="Զարինե Սարգսյան" w:date="2026-04-02T14:26:00Z">
            <w:rPr/>
          </w:rPrChange>
        </w:rPr>
        <w:t xml:space="preserve">6) </w:t>
      </w:r>
      <w:r w:rsidRPr="008A0EE2">
        <w:rPr>
          <w:rFonts w:ascii="Arial" w:hAnsi="Arial" w:cs="Arial"/>
          <w:lang w:val="hy-AM"/>
          <w:rPrChange w:id="425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2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57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42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59" w:author="Զարինե Սարգսյան" w:date="2026-04-02T14:26:00Z">
            <w:rPr>
              <w:rFonts w:ascii="Arial" w:hAnsi="Arial" w:cs="Arial"/>
            </w:rPr>
          </w:rPrChange>
        </w:rPr>
        <w:t>հանձնարարությունները</w:t>
      </w:r>
      <w:r w:rsidRPr="008A0EE2">
        <w:rPr>
          <w:lang w:val="hy-AM"/>
          <w:rPrChange w:id="42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61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42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63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42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65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42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67" w:author="Զարինե Սարգսյան" w:date="2026-04-02T14:26:00Z">
            <w:rPr>
              <w:rFonts w:ascii="Arial" w:hAnsi="Arial" w:cs="Arial"/>
            </w:rPr>
          </w:rPrChange>
        </w:rPr>
        <w:t>նվազեցման</w:t>
      </w:r>
      <w:r w:rsidRPr="008A0EE2">
        <w:rPr>
          <w:lang w:val="hy-AM"/>
          <w:rPrChange w:id="42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69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42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71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42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73" w:author="Զարինե Սարգսյան" w:date="2026-04-02T14:26:00Z">
            <w:rPr>
              <w:rFonts w:ascii="Arial" w:hAnsi="Arial" w:cs="Arial"/>
            </w:rPr>
          </w:rPrChange>
        </w:rPr>
        <w:t>վերացման</w:t>
      </w:r>
      <w:r w:rsidRPr="008A0EE2">
        <w:rPr>
          <w:lang w:val="hy-AM"/>
          <w:rPrChange w:id="42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75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427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277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42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79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42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81" w:author="Զարինե Սարգսյան" w:date="2026-04-02T14:26:00Z">
            <w:rPr>
              <w:rFonts w:ascii="Arial" w:hAnsi="Arial" w:cs="Arial"/>
            </w:rPr>
          </w:rPrChange>
        </w:rPr>
        <w:t>կիրառելով</w:t>
      </w:r>
      <w:r w:rsidRPr="008A0EE2">
        <w:rPr>
          <w:lang w:val="hy-AM"/>
          <w:rPrChange w:id="42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83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4284" w:author="Զարինե Սարգսյան" w:date="2026-04-02T14:26:00Z">
            <w:rPr/>
          </w:rPrChange>
        </w:rPr>
        <w:t xml:space="preserve"> 3 </w:t>
      </w:r>
      <w:r w:rsidRPr="008A0EE2">
        <w:rPr>
          <w:rFonts w:ascii="Arial" w:hAnsi="Arial" w:cs="Arial"/>
          <w:lang w:val="hy-AM"/>
          <w:rPrChange w:id="4285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42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87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4288" w:author="Զարինե Սարգսյան" w:date="2026-04-02T14:26:00Z">
            <w:rPr/>
          </w:rPrChange>
        </w:rPr>
        <w:t xml:space="preserve"> 5 </w:t>
      </w:r>
      <w:r w:rsidRPr="008A0EE2">
        <w:rPr>
          <w:rFonts w:ascii="Arial" w:hAnsi="Arial" w:cs="Arial"/>
          <w:lang w:val="hy-AM"/>
          <w:rPrChange w:id="4289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հաղորդագրությունները</w:t>
      </w:r>
      <w:r w:rsidRPr="008A0EE2">
        <w:rPr>
          <w:lang w:val="hy-AM"/>
          <w:rPrChange w:id="4290" w:author="Զարինե Սարգսյան" w:date="2026-04-02T14:26:00Z">
            <w:rPr/>
          </w:rPrChange>
        </w:rPr>
        <w:t>:</w:t>
      </w:r>
    </w:p>
    <w:p w14:paraId="62B94A91" w14:textId="77777777" w:rsidR="00A320B0" w:rsidRPr="008A0EE2" w:rsidRDefault="00A320B0" w:rsidP="00A320B0">
      <w:pPr>
        <w:rPr>
          <w:lang w:val="hy-AM"/>
          <w:rPrChange w:id="4291" w:author="Զարինե Սարգսյան" w:date="2026-04-02T14:26:00Z">
            <w:rPr/>
          </w:rPrChange>
        </w:rPr>
      </w:pPr>
      <w:r w:rsidRPr="008A0EE2">
        <w:rPr>
          <w:lang w:val="hy-AM"/>
          <w:rPrChange w:id="4292" w:author="Զարինե Սարգսյան" w:date="2026-04-02T14:26:00Z">
            <w:rPr/>
          </w:rPrChange>
        </w:rPr>
        <w:t xml:space="preserve">7) </w:t>
      </w:r>
      <w:r w:rsidRPr="008A0EE2">
        <w:rPr>
          <w:rFonts w:ascii="Arial" w:hAnsi="Arial" w:cs="Arial"/>
          <w:lang w:val="hy-AM"/>
          <w:rPrChange w:id="4293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42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95" w:author="Զարինե Սարգսյան" w:date="2026-04-02T14:26:00Z">
            <w:rPr>
              <w:rFonts w:ascii="Arial" w:hAnsi="Arial" w:cs="Arial"/>
            </w:rPr>
          </w:rPrChange>
        </w:rPr>
        <w:t>կատարված</w:t>
      </w:r>
      <w:r w:rsidRPr="008A0EE2">
        <w:rPr>
          <w:lang w:val="hy-AM"/>
          <w:rPrChange w:id="42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97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42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299" w:author="Զարինե Սարգսյան" w:date="2026-04-02T14:26:00Z">
            <w:rPr>
              <w:rFonts w:ascii="Arial" w:hAnsi="Arial" w:cs="Arial"/>
            </w:rPr>
          </w:rPrChange>
        </w:rPr>
        <w:t>հաշվարկի</w:t>
      </w:r>
      <w:r w:rsidRPr="008A0EE2">
        <w:rPr>
          <w:lang w:val="hy-AM"/>
          <w:rPrChange w:id="43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01" w:author="Զարինե Սարգսյան" w:date="2026-04-02T14:26:00Z">
            <w:rPr>
              <w:rFonts w:ascii="Arial" w:hAnsi="Arial" w:cs="Arial"/>
            </w:rPr>
          </w:rPrChange>
        </w:rPr>
        <w:t>արդյունքներով</w:t>
      </w:r>
      <w:r w:rsidRPr="008A0EE2">
        <w:rPr>
          <w:lang w:val="hy-AM"/>
          <w:rPrChange w:id="43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03" w:author="Զարինե Սարգսյան" w:date="2026-04-02T14:26:00Z">
            <w:rPr>
              <w:rFonts w:ascii="Arial" w:hAnsi="Arial" w:cs="Arial"/>
            </w:rPr>
          </w:rPrChange>
        </w:rPr>
        <w:t>պարզվում</w:t>
      </w:r>
      <w:r w:rsidRPr="008A0EE2">
        <w:rPr>
          <w:lang w:val="hy-AM"/>
          <w:rPrChange w:id="43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0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30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307" w:author="Զարինե Սարգսյան" w:date="2026-04-02T14:26:00Z">
            <w:rPr>
              <w:rFonts w:ascii="Arial" w:hAnsi="Arial" w:cs="Arial"/>
            </w:rPr>
          </w:rPrChange>
        </w:rPr>
        <w:t>որ</w:t>
      </w:r>
      <w:r w:rsidRPr="008A0EE2">
        <w:rPr>
          <w:lang w:val="hy-AM"/>
          <w:rPrChange w:id="43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09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43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11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4312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4313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43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15" w:author="Զարինե Սարգսյան" w:date="2026-04-02T14:26:00Z">
            <w:rPr>
              <w:rFonts w:ascii="Arial" w:hAnsi="Arial" w:cs="Arial"/>
            </w:rPr>
          </w:rPrChange>
        </w:rPr>
        <w:t>հաշիվներում</w:t>
      </w:r>
      <w:r w:rsidRPr="008A0EE2">
        <w:rPr>
          <w:lang w:val="hy-AM"/>
          <w:rPrChange w:id="43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17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43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19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43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21" w:author="Զարինե Սարգսյան" w:date="2026-04-02T14:26:00Z">
            <w:rPr>
              <w:rFonts w:ascii="Arial" w:hAnsi="Arial" w:cs="Arial"/>
            </w:rPr>
          </w:rPrChange>
        </w:rPr>
        <w:t>ընդհանուր</w:t>
      </w:r>
      <w:r w:rsidRPr="008A0EE2">
        <w:rPr>
          <w:lang w:val="hy-AM"/>
          <w:rPrChange w:id="43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23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43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25" w:author="Զարինե Սարգսյան" w:date="2026-04-02T14:26:00Z">
            <w:rPr>
              <w:rFonts w:ascii="Arial" w:hAnsi="Arial" w:cs="Arial"/>
            </w:rPr>
          </w:rPrChange>
        </w:rPr>
        <w:t>դեռ</w:t>
      </w:r>
      <w:r w:rsidRPr="008A0EE2">
        <w:rPr>
          <w:lang w:val="hy-AM"/>
          <w:rPrChange w:id="43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27" w:author="Զարինե Սարգսյան" w:date="2026-04-02T14:26:00Z">
            <w:rPr>
              <w:rFonts w:ascii="Arial" w:hAnsi="Arial" w:cs="Arial"/>
            </w:rPr>
          </w:rPrChange>
        </w:rPr>
        <w:t>պակաս</w:t>
      </w:r>
      <w:r w:rsidRPr="008A0EE2">
        <w:rPr>
          <w:lang w:val="hy-AM"/>
          <w:rPrChange w:id="43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2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3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31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43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33" w:author="Զարինե Սարգսյան" w:date="2026-04-02T14:26:00Z">
            <w:rPr>
              <w:rFonts w:ascii="Arial" w:hAnsi="Arial" w:cs="Arial"/>
            </w:rPr>
          </w:rPrChange>
        </w:rPr>
        <w:t>դնելու</w:t>
      </w:r>
      <w:r w:rsidRPr="008A0EE2">
        <w:rPr>
          <w:lang w:val="hy-AM"/>
          <w:rPrChange w:id="43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35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3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37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43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39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43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41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43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43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43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45" w:author="Զարինե Սարգսյան" w:date="2026-04-02T14:26:00Z">
            <w:rPr>
              <w:rFonts w:ascii="Arial" w:hAnsi="Arial" w:cs="Arial"/>
            </w:rPr>
          </w:rPrChange>
        </w:rPr>
        <w:t>չափից</w:t>
      </w:r>
      <w:r w:rsidRPr="008A0EE2">
        <w:rPr>
          <w:lang w:val="hy-AM"/>
          <w:rPrChange w:id="434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347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43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4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3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51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43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53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43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55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43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57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43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59" w:author="Զարինե Սարգսյան" w:date="2026-04-02T14:26:00Z">
            <w:rPr>
              <w:rFonts w:ascii="Arial" w:hAnsi="Arial" w:cs="Arial"/>
            </w:rPr>
          </w:rPrChange>
        </w:rPr>
        <w:t>նվազեցնելու</w:t>
      </w:r>
      <w:r w:rsidRPr="008A0EE2">
        <w:rPr>
          <w:lang w:val="hy-AM"/>
          <w:rPrChange w:id="43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61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43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63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43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65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43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67" w:author="Զարինե Սարգսյան" w:date="2026-04-02T14:26:00Z">
            <w:rPr>
              <w:rFonts w:ascii="Arial" w:hAnsi="Arial" w:cs="Arial"/>
            </w:rPr>
          </w:rPrChange>
        </w:rPr>
        <w:t>հանձնարարություն</w:t>
      </w:r>
      <w:r w:rsidRPr="008A0EE2">
        <w:rPr>
          <w:lang w:val="hy-AM"/>
          <w:rPrChange w:id="43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69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43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71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4372" w:author="Զարինե Սարգսյան" w:date="2026-04-02T14:26:00Z">
            <w:rPr/>
          </w:rPrChange>
        </w:rPr>
        <w:t>:</w:t>
      </w:r>
    </w:p>
    <w:p w14:paraId="796E7D8E" w14:textId="77777777" w:rsidR="00A320B0" w:rsidRPr="008A0EE2" w:rsidRDefault="00A320B0" w:rsidP="00A320B0">
      <w:pPr>
        <w:rPr>
          <w:lang w:val="hy-AM"/>
          <w:rPrChange w:id="4373" w:author="Զարինե Սարգսյան" w:date="2026-04-02T14:26:00Z">
            <w:rPr/>
          </w:rPrChange>
        </w:rPr>
      </w:pPr>
      <w:r w:rsidRPr="008A0EE2">
        <w:rPr>
          <w:lang w:val="hy-AM"/>
          <w:rPrChange w:id="4374" w:author="Զարինե Սարգսյան" w:date="2026-04-02T14:26:00Z">
            <w:rPr/>
          </w:rPrChange>
        </w:rPr>
        <w:t xml:space="preserve">8) </w:t>
      </w:r>
      <w:r w:rsidRPr="008A0EE2">
        <w:rPr>
          <w:rFonts w:ascii="Arial" w:hAnsi="Arial" w:cs="Arial"/>
          <w:lang w:val="hy-AM"/>
          <w:rPrChange w:id="437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3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77" w:author="Զարինե Սարգսյան" w:date="2026-04-02T14:26:00Z">
            <w:rPr>
              <w:rFonts w:ascii="Arial" w:hAnsi="Arial" w:cs="Arial"/>
            </w:rPr>
          </w:rPrChange>
        </w:rPr>
        <w:t>մարմինը՝</w:t>
      </w:r>
      <w:r w:rsidRPr="008A0EE2">
        <w:rPr>
          <w:lang w:val="hy-AM"/>
          <w:rPrChange w:id="43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79" w:author="Զարինե Սարգսյան" w:date="2026-04-02T14:26:00Z">
            <w:rPr>
              <w:rFonts w:ascii="Arial" w:hAnsi="Arial" w:cs="Arial"/>
            </w:rPr>
          </w:rPrChange>
        </w:rPr>
        <w:t>Բանկերից</w:t>
      </w:r>
      <w:r w:rsidRPr="008A0EE2">
        <w:rPr>
          <w:lang w:val="hy-AM"/>
          <w:rPrChange w:id="43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81" w:author="Զարինե Սարգսյան" w:date="2026-04-02T14:26:00Z">
            <w:rPr>
              <w:rFonts w:ascii="Arial" w:hAnsi="Arial" w:cs="Arial"/>
            </w:rPr>
          </w:rPrChange>
        </w:rPr>
        <w:t>ստացված</w:t>
      </w:r>
      <w:r w:rsidRPr="008A0EE2">
        <w:rPr>
          <w:lang w:val="hy-AM"/>
          <w:rPrChange w:id="43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83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հաղորդագրություններում</w:t>
      </w:r>
      <w:r w:rsidRPr="008A0EE2">
        <w:rPr>
          <w:lang w:val="hy-AM"/>
          <w:rPrChange w:id="43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85" w:author="Զարինե Սարգսյան" w:date="2026-04-02T14:26:00Z">
            <w:rPr>
              <w:rFonts w:ascii="Arial" w:hAnsi="Arial" w:cs="Arial"/>
            </w:rPr>
          </w:rPrChange>
        </w:rPr>
        <w:t>սխալների</w:t>
      </w:r>
      <w:r w:rsidRPr="008A0EE2">
        <w:rPr>
          <w:lang w:val="hy-AM"/>
          <w:rPrChange w:id="43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87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43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89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439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391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43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9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3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95" w:author="Զարինե Սարգսյան" w:date="2026-04-02T14:26:00Z">
            <w:rPr>
              <w:rFonts w:ascii="Arial" w:hAnsi="Arial" w:cs="Arial"/>
            </w:rPr>
          </w:rPrChange>
        </w:rPr>
        <w:t>մերժման</w:t>
      </w:r>
      <w:r w:rsidRPr="008A0EE2">
        <w:rPr>
          <w:lang w:val="hy-AM"/>
          <w:rPrChange w:id="43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9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3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399" w:author="Զարինե Սարգսյան" w:date="2026-04-02T14:26:00Z">
            <w:rPr>
              <w:rFonts w:ascii="Arial" w:hAnsi="Arial" w:cs="Arial"/>
            </w:rPr>
          </w:rPrChange>
        </w:rPr>
        <w:t>հաղորդագրություն</w:t>
      </w:r>
      <w:r w:rsidRPr="008A0EE2">
        <w:rPr>
          <w:lang w:val="hy-AM"/>
          <w:rPrChange w:id="4400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4401" w:author="Զարինե Սարգսյան" w:date="2026-04-02T14:26:00Z">
            <w:rPr>
              <w:rFonts w:ascii="Arial" w:hAnsi="Arial" w:cs="Arial"/>
            </w:rPr>
          </w:rPrChange>
        </w:rPr>
        <w:t>նշելով</w:t>
      </w:r>
      <w:r w:rsidRPr="008A0EE2">
        <w:rPr>
          <w:lang w:val="hy-AM"/>
          <w:rPrChange w:id="44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03" w:author="Զարինե Սարգսյան" w:date="2026-04-02T14:26:00Z">
            <w:rPr>
              <w:rFonts w:ascii="Arial" w:hAnsi="Arial" w:cs="Arial"/>
            </w:rPr>
          </w:rPrChange>
        </w:rPr>
        <w:t>պատճառը</w:t>
      </w:r>
      <w:r w:rsidRPr="008A0EE2">
        <w:rPr>
          <w:lang w:val="hy-AM"/>
          <w:rPrChange w:id="4404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4405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44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07" w:author="Զարինե Սարգսյան" w:date="2026-04-02T14:26:00Z">
            <w:rPr>
              <w:rFonts w:ascii="Arial" w:hAnsi="Arial" w:cs="Arial"/>
            </w:rPr>
          </w:rPrChange>
        </w:rPr>
        <w:t>անհրաժեշտության</w:t>
      </w:r>
      <w:r w:rsidRPr="008A0EE2">
        <w:rPr>
          <w:lang w:val="hy-AM"/>
          <w:rPrChange w:id="44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09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44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11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44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13" w:author="Զարինե Սարգսյան" w:date="2026-04-02T14:26:00Z">
            <w:rPr>
              <w:rFonts w:ascii="Arial" w:hAnsi="Arial" w:cs="Arial"/>
            </w:rPr>
          </w:rPrChange>
        </w:rPr>
        <w:t>կիրառվել</w:t>
      </w:r>
      <w:r w:rsidRPr="008A0EE2">
        <w:rPr>
          <w:lang w:val="hy-AM"/>
          <w:rPrChange w:id="44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15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44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17" w:author="Զարինե Սարգսյան" w:date="2026-04-02T14:26:00Z">
            <w:rPr>
              <w:rFonts w:ascii="Arial" w:hAnsi="Arial" w:cs="Arial"/>
            </w:rPr>
          </w:rPrChange>
        </w:rPr>
        <w:t>կոդեր</w:t>
      </w:r>
      <w:r w:rsidRPr="008A0EE2">
        <w:rPr>
          <w:lang w:val="hy-AM"/>
          <w:rPrChange w:id="4418" w:author="Զարինե Սարգսյան" w:date="2026-04-02T14:26:00Z">
            <w:rPr/>
          </w:rPrChange>
        </w:rPr>
        <w:t>):</w:t>
      </w:r>
    </w:p>
    <w:p w14:paraId="1ED3AB78" w14:textId="77777777" w:rsidR="00A320B0" w:rsidRPr="008A0EE2" w:rsidRDefault="00A320B0" w:rsidP="00A320B0">
      <w:pPr>
        <w:rPr>
          <w:lang w:val="hy-AM"/>
          <w:rPrChange w:id="4419" w:author="Զարինե Սարգսյան" w:date="2026-04-02T14:26:00Z">
            <w:rPr/>
          </w:rPrChange>
        </w:rPr>
      </w:pPr>
      <w:r w:rsidRPr="008A0EE2">
        <w:rPr>
          <w:lang w:val="hy-AM"/>
          <w:rPrChange w:id="4420" w:author="Զարինե Սարգսյան" w:date="2026-04-02T14:26:00Z">
            <w:rPr/>
          </w:rPrChange>
        </w:rPr>
        <w:t xml:space="preserve">20. </w:t>
      </w:r>
      <w:r w:rsidRPr="008A0EE2">
        <w:rPr>
          <w:rFonts w:ascii="Arial" w:hAnsi="Arial" w:cs="Arial"/>
          <w:lang w:val="hy-AM"/>
          <w:rPrChange w:id="4421" w:author="Զարինե Սարգսյան" w:date="2026-04-02T14:26:00Z">
            <w:rPr>
              <w:rFonts w:ascii="Arial" w:hAnsi="Arial" w:cs="Arial"/>
            </w:rPr>
          </w:rPrChange>
        </w:rPr>
        <w:t>Բանկը՝</w:t>
      </w:r>
      <w:r w:rsidRPr="008A0EE2">
        <w:rPr>
          <w:lang w:val="hy-AM"/>
          <w:rPrChange w:id="44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23" w:author="Զարինե Սարգսյան" w:date="2026-04-02T14:26:00Z">
            <w:rPr>
              <w:rFonts w:ascii="Arial" w:hAnsi="Arial" w:cs="Arial"/>
            </w:rPr>
          </w:rPrChange>
        </w:rPr>
        <w:t>վերջինիս</w:t>
      </w:r>
      <w:r w:rsidRPr="008A0EE2">
        <w:rPr>
          <w:lang w:val="hy-AM"/>
          <w:rPrChange w:id="44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25" w:author="Զարինե Սարգսյան" w:date="2026-04-02T14:26:00Z">
            <w:rPr>
              <w:rFonts w:ascii="Arial" w:hAnsi="Arial" w:cs="Arial"/>
            </w:rPr>
          </w:rPrChange>
        </w:rPr>
        <w:t>գործառնական</w:t>
      </w:r>
      <w:r w:rsidRPr="008A0EE2">
        <w:rPr>
          <w:lang w:val="hy-AM"/>
          <w:rPrChange w:id="44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27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44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29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44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31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4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33" w:author="Զարինե Սարգսյան" w:date="2026-04-02T14:26:00Z">
            <w:rPr>
              <w:rFonts w:ascii="Arial" w:hAnsi="Arial" w:cs="Arial"/>
            </w:rPr>
          </w:rPrChange>
        </w:rPr>
        <w:t>մարմնից</w:t>
      </w:r>
      <w:r w:rsidRPr="008A0EE2">
        <w:rPr>
          <w:lang w:val="hy-AM"/>
          <w:rPrChange w:id="44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35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44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37" w:author="Զարինե Սարգսյան" w:date="2026-04-02T14:26:00Z">
            <w:rPr>
              <w:rFonts w:ascii="Arial" w:hAnsi="Arial" w:cs="Arial"/>
            </w:rPr>
          </w:rPrChange>
        </w:rPr>
        <w:t>հանձնարարությունը</w:t>
      </w:r>
      <w:r w:rsidRPr="008A0EE2">
        <w:rPr>
          <w:lang w:val="hy-AM"/>
          <w:rPrChange w:id="44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39" w:author="Զարինե Սարգսյան" w:date="2026-04-02T14:26:00Z">
            <w:rPr>
              <w:rFonts w:ascii="Arial" w:hAnsi="Arial" w:cs="Arial"/>
            </w:rPr>
          </w:rPrChange>
        </w:rPr>
        <w:t>ստանալուց</w:t>
      </w:r>
      <w:r w:rsidRPr="008A0EE2">
        <w:rPr>
          <w:lang w:val="hy-AM"/>
          <w:rPrChange w:id="44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41" w:author="Զարինե Սարգսյան" w:date="2026-04-02T14:26:00Z">
            <w:rPr>
              <w:rFonts w:ascii="Arial" w:hAnsi="Arial" w:cs="Arial"/>
            </w:rPr>
          </w:rPrChange>
        </w:rPr>
        <w:t>հետո՝</w:t>
      </w:r>
      <w:r w:rsidRPr="008A0EE2">
        <w:rPr>
          <w:lang w:val="hy-AM"/>
          <w:rPrChange w:id="44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43" w:author="Զարինե Սարգսյան" w:date="2026-04-02T14:26:00Z">
            <w:rPr>
              <w:rFonts w:ascii="Arial" w:hAnsi="Arial" w:cs="Arial"/>
            </w:rPr>
          </w:rPrChange>
        </w:rPr>
        <w:t>անմիջապես</w:t>
      </w:r>
      <w:r w:rsidRPr="008A0EE2">
        <w:rPr>
          <w:lang w:val="hy-AM"/>
          <w:rPrChange w:id="444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445" w:author="Զարինե Սարգսյան" w:date="2026-04-02T14:26:00Z">
            <w:rPr>
              <w:rFonts w:ascii="Arial" w:hAnsi="Arial" w:cs="Arial"/>
            </w:rPr>
          </w:rPrChange>
        </w:rPr>
        <w:t>բայց</w:t>
      </w:r>
      <w:r w:rsidRPr="008A0EE2">
        <w:rPr>
          <w:lang w:val="hy-AM"/>
          <w:rPrChange w:id="44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47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44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49" w:author="Զարինե Սարգսյան" w:date="2026-04-02T14:26:00Z">
            <w:rPr>
              <w:rFonts w:ascii="Arial" w:hAnsi="Arial" w:cs="Arial"/>
            </w:rPr>
          </w:rPrChange>
        </w:rPr>
        <w:t>ուշ</w:t>
      </w:r>
      <w:r w:rsidRPr="008A0EE2">
        <w:rPr>
          <w:lang w:val="hy-AM"/>
          <w:rPrChange w:id="445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451" w:author="Զարինե Սարգսյան" w:date="2026-04-02T14:26:00Z">
            <w:rPr>
              <w:rFonts w:ascii="Arial" w:hAnsi="Arial" w:cs="Arial"/>
            </w:rPr>
          </w:rPrChange>
        </w:rPr>
        <w:t>քան</w:t>
      </w:r>
      <w:r w:rsidRPr="008A0EE2">
        <w:rPr>
          <w:lang w:val="hy-AM"/>
          <w:rPrChange w:id="44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53" w:author="Զարինե Սարգսյան" w:date="2026-04-02T14:26:00Z">
            <w:rPr>
              <w:rFonts w:ascii="Arial" w:hAnsi="Arial" w:cs="Arial"/>
            </w:rPr>
          </w:rPrChange>
        </w:rPr>
        <w:t>մեկ</w:t>
      </w:r>
      <w:r w:rsidRPr="008A0EE2">
        <w:rPr>
          <w:lang w:val="hy-AM"/>
          <w:rPrChange w:id="44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55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44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57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44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59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446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461" w:author="Զարինե Սարգսյան" w:date="2026-04-02T14:26:00Z">
            <w:rPr>
              <w:rFonts w:ascii="Arial" w:hAnsi="Arial" w:cs="Arial"/>
            </w:rPr>
          </w:rPrChange>
        </w:rPr>
        <w:t>պարտավոր</w:t>
      </w:r>
      <w:r w:rsidRPr="008A0EE2">
        <w:rPr>
          <w:lang w:val="hy-AM"/>
          <w:rPrChange w:id="44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6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4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65" w:author="Զարինե Սարգսյան" w:date="2026-04-02T14:26:00Z">
            <w:rPr>
              <w:rFonts w:ascii="Arial" w:hAnsi="Arial" w:cs="Arial"/>
            </w:rPr>
          </w:rPrChange>
        </w:rPr>
        <w:t>հիմք</w:t>
      </w:r>
      <w:r w:rsidRPr="008A0EE2">
        <w:rPr>
          <w:lang w:val="hy-AM"/>
          <w:rPrChange w:id="44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67" w:author="Զարինե Սարգսյան" w:date="2026-04-02T14:26:00Z">
            <w:rPr>
              <w:rFonts w:ascii="Arial" w:hAnsi="Arial" w:cs="Arial"/>
            </w:rPr>
          </w:rPrChange>
        </w:rPr>
        <w:t>ընդունելով</w:t>
      </w:r>
      <w:r w:rsidRPr="008A0EE2">
        <w:rPr>
          <w:lang w:val="hy-AM"/>
          <w:rPrChange w:id="44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69" w:author="Զարինե Սարգսյան" w:date="2026-04-02T14:26:00Z">
            <w:rPr>
              <w:rFonts w:ascii="Arial" w:hAnsi="Arial" w:cs="Arial"/>
            </w:rPr>
          </w:rPrChange>
        </w:rPr>
        <w:t>հաղորդագրությամբ</w:t>
      </w:r>
      <w:r w:rsidRPr="008A0EE2">
        <w:rPr>
          <w:lang w:val="hy-AM"/>
          <w:rPrChange w:id="44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71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44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73" w:author="Զարինե Սարգսյան" w:date="2026-04-02T14:26:00Z">
            <w:rPr>
              <w:rFonts w:ascii="Arial" w:hAnsi="Arial" w:cs="Arial"/>
            </w:rPr>
          </w:rPrChange>
        </w:rPr>
        <w:t>պահանջը՝</w:t>
      </w:r>
      <w:r w:rsidRPr="008A0EE2">
        <w:rPr>
          <w:lang w:val="hy-AM"/>
          <w:rPrChange w:id="44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75" w:author="Զարինե Սարգսյան" w:date="2026-04-02T14:26:00Z">
            <w:rPr>
              <w:rFonts w:ascii="Arial" w:hAnsi="Arial" w:cs="Arial"/>
            </w:rPr>
          </w:rPrChange>
        </w:rPr>
        <w:t>հանել</w:t>
      </w:r>
      <w:r w:rsidRPr="008A0EE2">
        <w:rPr>
          <w:lang w:val="hy-AM"/>
          <w:rPrChange w:id="44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77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44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79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44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81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44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83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44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85" w:author="Զարինե Սարգսյան" w:date="2026-04-02T14:26:00Z">
            <w:rPr>
              <w:rFonts w:ascii="Arial" w:hAnsi="Arial" w:cs="Arial"/>
            </w:rPr>
          </w:rPrChange>
        </w:rPr>
        <w:t>նվազեցնել</w:t>
      </w:r>
      <w:r w:rsidRPr="008A0EE2">
        <w:rPr>
          <w:lang w:val="hy-AM"/>
          <w:rPrChange w:id="44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87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44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89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44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91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44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93" w:author="Զարինե Սարգսյան" w:date="2026-04-02T14:26:00Z">
            <w:rPr>
              <w:rFonts w:ascii="Arial" w:hAnsi="Arial" w:cs="Arial"/>
            </w:rPr>
          </w:rPrChange>
        </w:rPr>
        <w:t>արգելադրվող</w:t>
      </w:r>
      <w:r w:rsidRPr="008A0EE2">
        <w:rPr>
          <w:lang w:val="hy-AM"/>
          <w:rPrChange w:id="44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95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44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497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4498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4499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450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501" w:author="Զարինե Սարգսյան" w:date="2026-04-02T14:26:00Z">
            <w:rPr>
              <w:rFonts w:ascii="Arial" w:hAnsi="Arial" w:cs="Arial"/>
            </w:rPr>
          </w:rPrChange>
        </w:rPr>
        <w:t>ստացված</w:t>
      </w:r>
      <w:r w:rsidRPr="008A0EE2">
        <w:rPr>
          <w:lang w:val="hy-AM"/>
          <w:rPrChange w:id="45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03" w:author="Զարինե Սարգսյան" w:date="2026-04-02T14:26:00Z">
            <w:rPr>
              <w:rFonts w:ascii="Arial" w:hAnsi="Arial" w:cs="Arial"/>
            </w:rPr>
          </w:rPrChange>
        </w:rPr>
        <w:t>հանձնարարության</w:t>
      </w:r>
      <w:r w:rsidRPr="008A0EE2">
        <w:rPr>
          <w:lang w:val="hy-AM"/>
          <w:rPrChange w:id="45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05" w:author="Զարինե Սարգսյան" w:date="2026-04-02T14:26:00Z">
            <w:rPr>
              <w:rFonts w:ascii="Arial" w:hAnsi="Arial" w:cs="Arial"/>
            </w:rPr>
          </w:rPrChange>
        </w:rPr>
        <w:t>կատարումից</w:t>
      </w:r>
      <w:r w:rsidRPr="008A0EE2">
        <w:rPr>
          <w:lang w:val="hy-AM"/>
          <w:rPrChange w:id="45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07" w:author="Զարինե Սարգսյան" w:date="2026-04-02T14:26:00Z">
            <w:rPr>
              <w:rFonts w:ascii="Arial" w:hAnsi="Arial" w:cs="Arial"/>
            </w:rPr>
          </w:rPrChange>
        </w:rPr>
        <w:t>հետո</w:t>
      </w:r>
      <w:r w:rsidRPr="008A0EE2">
        <w:rPr>
          <w:lang w:val="hy-AM"/>
          <w:rPrChange w:id="450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509" w:author="Զարինե Սարգսյան" w:date="2026-04-02T14:26:00Z">
            <w:rPr>
              <w:rFonts w:ascii="Arial" w:hAnsi="Arial" w:cs="Arial"/>
            </w:rPr>
          </w:rPrChange>
        </w:rPr>
        <w:t>ի</w:t>
      </w:r>
      <w:r w:rsidRPr="008A0EE2">
        <w:rPr>
          <w:lang w:val="hy-AM"/>
          <w:rPrChange w:id="45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11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451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513" w:author="Զարինե Սարգսյան" w:date="2026-04-02T14:26:00Z">
            <w:rPr>
              <w:rFonts w:ascii="Arial" w:hAnsi="Arial" w:cs="Arial"/>
            </w:rPr>
          </w:rPrChange>
        </w:rPr>
        <w:t>կատարման</w:t>
      </w:r>
      <w:r w:rsidRPr="008A0EE2">
        <w:rPr>
          <w:lang w:val="hy-AM"/>
          <w:rPrChange w:id="45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15" w:author="Զարինե Սարգսյան" w:date="2026-04-02T14:26:00Z">
            <w:rPr>
              <w:rFonts w:ascii="Arial" w:hAnsi="Arial" w:cs="Arial"/>
            </w:rPr>
          </w:rPrChange>
        </w:rPr>
        <w:t>արդյունքների</w:t>
      </w:r>
      <w:r w:rsidRPr="008A0EE2">
        <w:rPr>
          <w:lang w:val="hy-AM"/>
          <w:rPrChange w:id="45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1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5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19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45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21" w:author="Զարինե Սարգսյան" w:date="2026-04-02T14:26:00Z">
            <w:rPr>
              <w:rFonts w:ascii="Arial" w:hAnsi="Arial" w:cs="Arial"/>
            </w:rPr>
          </w:rPrChange>
        </w:rPr>
        <w:t>տեղեկատվություն</w:t>
      </w:r>
      <w:r w:rsidRPr="008A0EE2">
        <w:rPr>
          <w:lang w:val="hy-AM"/>
          <w:rPrChange w:id="45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2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5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25" w:author="Զարինե Սարգսյան" w:date="2026-04-02T14:26:00Z">
            <w:rPr>
              <w:rFonts w:ascii="Arial" w:hAnsi="Arial" w:cs="Arial"/>
            </w:rPr>
          </w:rPrChange>
        </w:rPr>
        <w:t>ներկայացում</w:t>
      </w:r>
      <w:r w:rsidRPr="008A0EE2">
        <w:rPr>
          <w:lang w:val="hy-AM"/>
          <w:rPrChange w:id="45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27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5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29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453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531" w:author="Զարինե Սարգսյան" w:date="2026-04-02T14:26:00Z">
            <w:rPr>
              <w:rFonts w:ascii="Arial" w:hAnsi="Arial" w:cs="Arial"/>
            </w:rPr>
          </w:rPrChange>
        </w:rPr>
        <w:t>ուղարկելով</w:t>
      </w:r>
      <w:r w:rsidRPr="008A0EE2">
        <w:rPr>
          <w:lang w:val="hy-AM"/>
          <w:rPrChange w:id="45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33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4534" w:author="Զարինե Սարգսյան" w:date="2026-04-02T14:26:00Z">
            <w:rPr/>
          </w:rPrChange>
        </w:rPr>
        <w:t xml:space="preserve"> 4 </w:t>
      </w:r>
      <w:r w:rsidRPr="008A0EE2">
        <w:rPr>
          <w:rFonts w:ascii="Arial" w:hAnsi="Arial" w:cs="Arial"/>
          <w:lang w:val="hy-AM"/>
          <w:rPrChange w:id="4535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4536" w:author="Զարինե Սարգսյան" w:date="2026-04-02T14:26:00Z">
            <w:rPr/>
          </w:rPrChange>
        </w:rPr>
        <w:t>:</w:t>
      </w:r>
    </w:p>
    <w:p w14:paraId="3965F03D" w14:textId="77777777" w:rsidR="00A320B0" w:rsidRPr="008A0EE2" w:rsidRDefault="00A320B0" w:rsidP="00A320B0">
      <w:pPr>
        <w:rPr>
          <w:lang w:val="hy-AM"/>
          <w:rPrChange w:id="4537" w:author="Զարինե Սարգսյան" w:date="2026-04-02T14:26:00Z">
            <w:rPr/>
          </w:rPrChange>
        </w:rPr>
      </w:pPr>
      <w:r w:rsidRPr="008A0EE2">
        <w:rPr>
          <w:lang w:val="hy-AM"/>
          <w:rPrChange w:id="4538" w:author="Զարինե Սարգսյան" w:date="2026-04-02T14:26:00Z">
            <w:rPr/>
          </w:rPrChange>
        </w:rPr>
        <w:lastRenderedPageBreak/>
        <w:t xml:space="preserve">21. </w:t>
      </w:r>
      <w:r w:rsidRPr="008A0EE2">
        <w:rPr>
          <w:rFonts w:ascii="Arial" w:hAnsi="Arial" w:cs="Arial"/>
          <w:lang w:val="hy-AM"/>
          <w:rPrChange w:id="4539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45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41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5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43" w:author="Զարինե Սարգսյան" w:date="2026-04-02T14:26:00Z">
            <w:rPr>
              <w:rFonts w:ascii="Arial" w:hAnsi="Arial" w:cs="Arial"/>
            </w:rPr>
          </w:rPrChange>
        </w:rPr>
        <w:t>մարմնից</w:t>
      </w:r>
      <w:r w:rsidRPr="008A0EE2">
        <w:rPr>
          <w:lang w:val="hy-AM"/>
          <w:rPrChange w:id="45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45" w:author="Զարինե Սարգսյան" w:date="2026-04-02T14:26:00Z">
            <w:rPr>
              <w:rFonts w:ascii="Arial" w:hAnsi="Arial" w:cs="Arial"/>
            </w:rPr>
          </w:rPrChange>
        </w:rPr>
        <w:t>մերժման</w:t>
      </w:r>
      <w:r w:rsidRPr="008A0EE2">
        <w:rPr>
          <w:lang w:val="hy-AM"/>
          <w:rPrChange w:id="45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4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5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49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45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51" w:author="Զարինե Սարգսյան" w:date="2026-04-02T14:26:00Z">
            <w:rPr>
              <w:rFonts w:ascii="Arial" w:hAnsi="Arial" w:cs="Arial"/>
            </w:rPr>
          </w:rPrChange>
        </w:rPr>
        <w:t>ստանալու</w:t>
      </w:r>
      <w:r w:rsidRPr="008A0EE2">
        <w:rPr>
          <w:lang w:val="hy-AM"/>
          <w:rPrChange w:id="45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53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45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55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45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57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5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59" w:author="Զարինե Սարգսյան" w:date="2026-04-02T14:26:00Z">
            <w:rPr>
              <w:rFonts w:ascii="Arial" w:hAnsi="Arial" w:cs="Arial"/>
            </w:rPr>
          </w:rPrChange>
        </w:rPr>
        <w:t>իրականացնի</w:t>
      </w:r>
      <w:r w:rsidRPr="008A0EE2">
        <w:rPr>
          <w:lang w:val="hy-AM"/>
          <w:rPrChange w:id="45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61" w:author="Զարինե Սարգսյան" w:date="2026-04-02T14:26:00Z">
            <w:rPr>
              <w:rFonts w:ascii="Arial" w:hAnsi="Arial" w:cs="Arial"/>
            </w:rPr>
          </w:rPrChange>
        </w:rPr>
        <w:t>սխալների</w:t>
      </w:r>
      <w:r w:rsidRPr="008A0EE2">
        <w:rPr>
          <w:lang w:val="hy-AM"/>
          <w:rPrChange w:id="45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63" w:author="Զարինե Սարգսյան" w:date="2026-04-02T14:26:00Z">
            <w:rPr>
              <w:rFonts w:ascii="Arial" w:hAnsi="Arial" w:cs="Arial"/>
            </w:rPr>
          </w:rPrChange>
        </w:rPr>
        <w:t>ճշգրտում</w:t>
      </w:r>
      <w:r w:rsidRPr="008A0EE2">
        <w:rPr>
          <w:lang w:val="hy-AM"/>
          <w:rPrChange w:id="456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565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45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67" w:author="Զարինե Սարգսյան" w:date="2026-04-02T14:26:00Z">
            <w:rPr>
              <w:rFonts w:ascii="Arial" w:hAnsi="Arial" w:cs="Arial"/>
            </w:rPr>
          </w:rPrChange>
        </w:rPr>
        <w:t>կարգով</w:t>
      </w:r>
      <w:r w:rsidRPr="008A0EE2">
        <w:rPr>
          <w:lang w:val="hy-AM"/>
          <w:rPrChange w:id="45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69" w:author="Զարինե Սարգսյան" w:date="2026-04-02T14:26:00Z">
            <w:rPr>
              <w:rFonts w:ascii="Arial" w:hAnsi="Arial" w:cs="Arial"/>
            </w:rPr>
          </w:rPrChange>
        </w:rPr>
        <w:t>ձևավորի</w:t>
      </w:r>
      <w:r w:rsidRPr="008A0EE2">
        <w:rPr>
          <w:lang w:val="hy-AM"/>
          <w:rPrChange w:id="45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71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45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73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457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575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45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77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45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79" w:author="Զարինե Սարգսյան" w:date="2026-04-02T14:26:00Z">
            <w:rPr>
              <w:rFonts w:ascii="Arial" w:hAnsi="Arial" w:cs="Arial"/>
            </w:rPr>
          </w:rPrChange>
        </w:rPr>
        <w:t>ուշ</w:t>
      </w:r>
      <w:r w:rsidRPr="008A0EE2">
        <w:rPr>
          <w:lang w:val="hy-AM"/>
          <w:rPrChange w:id="458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581" w:author="Զարինե Սարգսյան" w:date="2026-04-02T14:26:00Z">
            <w:rPr>
              <w:rFonts w:ascii="Arial" w:hAnsi="Arial" w:cs="Arial"/>
            </w:rPr>
          </w:rPrChange>
        </w:rPr>
        <w:t>քան</w:t>
      </w:r>
      <w:r w:rsidRPr="008A0EE2">
        <w:rPr>
          <w:lang w:val="hy-AM"/>
          <w:rPrChange w:id="45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83" w:author="Զարինե Սարգսյան" w:date="2026-04-02T14:26:00Z">
            <w:rPr>
              <w:rFonts w:ascii="Arial" w:hAnsi="Arial" w:cs="Arial"/>
            </w:rPr>
          </w:rPrChange>
        </w:rPr>
        <w:t>հաջորդ</w:t>
      </w:r>
      <w:r w:rsidRPr="008A0EE2">
        <w:rPr>
          <w:lang w:val="hy-AM"/>
          <w:rPrChange w:id="45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85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45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87" w:author="Զարինե Սարգսյան" w:date="2026-04-02T14:26:00Z">
            <w:rPr>
              <w:rFonts w:ascii="Arial" w:hAnsi="Arial" w:cs="Arial"/>
            </w:rPr>
          </w:rPrChange>
        </w:rPr>
        <w:t>օրը</w:t>
      </w:r>
      <w:r w:rsidRPr="008A0EE2">
        <w:rPr>
          <w:lang w:val="hy-AM"/>
          <w:rPrChange w:id="45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89" w:author="Զարինե Սարգսյան" w:date="2026-04-02T14:26:00Z">
            <w:rPr>
              <w:rFonts w:ascii="Arial" w:hAnsi="Arial" w:cs="Arial"/>
            </w:rPr>
          </w:rPrChange>
        </w:rPr>
        <w:t>կրկին</w:t>
      </w:r>
      <w:r w:rsidRPr="008A0EE2">
        <w:rPr>
          <w:lang w:val="hy-AM"/>
          <w:rPrChange w:id="45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91" w:author="Զարինե Սարգսյան" w:date="2026-04-02T14:26:00Z">
            <w:rPr>
              <w:rFonts w:ascii="Arial" w:hAnsi="Arial" w:cs="Arial"/>
            </w:rPr>
          </w:rPrChange>
        </w:rPr>
        <w:t>ուղարկի</w:t>
      </w:r>
      <w:r w:rsidRPr="008A0EE2">
        <w:rPr>
          <w:lang w:val="hy-AM"/>
          <w:rPrChange w:id="45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9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5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95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4596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4597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45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599" w:author="Զարինե Սարգսյան" w:date="2026-04-02T14:26:00Z">
            <w:rPr>
              <w:rFonts w:ascii="Arial" w:hAnsi="Arial" w:cs="Arial"/>
            </w:rPr>
          </w:rPrChange>
        </w:rPr>
        <w:t>թվում</w:t>
      </w:r>
      <w:r w:rsidRPr="008A0EE2">
        <w:rPr>
          <w:lang w:val="hy-AM"/>
          <w:rPrChange w:id="4600" w:author="Զարինե Սարգսյան" w:date="2026-04-02T14:26:00Z">
            <w:rPr/>
          </w:rPrChange>
        </w:rPr>
        <w:t>.</w:t>
      </w:r>
    </w:p>
    <w:p w14:paraId="16BE1F3E" w14:textId="77777777" w:rsidR="00A320B0" w:rsidRPr="008A0EE2" w:rsidRDefault="00A320B0" w:rsidP="00A320B0">
      <w:pPr>
        <w:rPr>
          <w:lang w:val="hy-AM"/>
          <w:rPrChange w:id="4601" w:author="Զարինե Սարգսյան" w:date="2026-04-02T14:26:00Z">
            <w:rPr/>
          </w:rPrChange>
        </w:rPr>
      </w:pPr>
      <w:r w:rsidRPr="008A0EE2">
        <w:rPr>
          <w:lang w:val="hy-AM"/>
          <w:rPrChange w:id="4602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4603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46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05" w:author="Զարինե Սարգսյան" w:date="2026-04-02T14:26:00Z">
            <w:rPr>
              <w:rFonts w:ascii="Arial" w:hAnsi="Arial" w:cs="Arial"/>
            </w:rPr>
          </w:rPrChange>
        </w:rPr>
        <w:t>Բանկից</w:t>
      </w:r>
      <w:r w:rsidRPr="008A0EE2">
        <w:rPr>
          <w:lang w:val="hy-AM"/>
          <w:rPrChange w:id="46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07" w:author="Զարինե Սարգսյան" w:date="2026-04-02T14:26:00Z">
            <w:rPr>
              <w:rFonts w:ascii="Arial" w:hAnsi="Arial" w:cs="Arial"/>
            </w:rPr>
          </w:rPrChange>
        </w:rPr>
        <w:t>ստացված</w:t>
      </w:r>
      <w:r w:rsidRPr="008A0EE2">
        <w:rPr>
          <w:lang w:val="hy-AM"/>
          <w:rPrChange w:id="46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09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4610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4611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46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13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46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15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46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17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46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19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46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21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46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23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46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25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46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27" w:author="Զարինե Սարգսյան" w:date="2026-04-02T14:26:00Z">
            <w:rPr>
              <w:rFonts w:ascii="Arial" w:hAnsi="Arial" w:cs="Arial"/>
            </w:rPr>
          </w:rPrChange>
        </w:rPr>
        <w:t>դրամական</w:t>
      </w:r>
      <w:r w:rsidRPr="008A0EE2">
        <w:rPr>
          <w:lang w:val="hy-AM"/>
          <w:rPrChange w:id="46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29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46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31" w:author="Զարինե Սարգսյան" w:date="2026-04-02T14:26:00Z">
            <w:rPr>
              <w:rFonts w:ascii="Arial" w:hAnsi="Arial" w:cs="Arial"/>
            </w:rPr>
          </w:rPrChange>
        </w:rPr>
        <w:t>գերազանցում</w:t>
      </w:r>
      <w:r w:rsidRPr="008A0EE2">
        <w:rPr>
          <w:lang w:val="hy-AM"/>
          <w:rPrChange w:id="46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33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46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35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46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37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46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39" w:author="Զարինե Սարգսյան" w:date="2026-04-02T14:26:00Z">
            <w:rPr>
              <w:rFonts w:ascii="Arial" w:hAnsi="Arial" w:cs="Arial"/>
            </w:rPr>
          </w:rPrChange>
        </w:rPr>
        <w:t>ուղարկված</w:t>
      </w:r>
      <w:r w:rsidRPr="008A0EE2">
        <w:rPr>
          <w:lang w:val="hy-AM"/>
          <w:rPrChange w:id="46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41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46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43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46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45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46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47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46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49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465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651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46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5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6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55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46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57" w:author="Զարինե Սարգսյան" w:date="2026-04-02T14:26:00Z">
            <w:rPr>
              <w:rFonts w:ascii="Arial" w:hAnsi="Arial" w:cs="Arial"/>
            </w:rPr>
          </w:rPrChange>
        </w:rPr>
        <w:t>մերժում</w:t>
      </w:r>
      <w:r w:rsidRPr="008A0EE2">
        <w:rPr>
          <w:lang w:val="hy-AM"/>
          <w:rPrChange w:id="46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5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6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61" w:author="Զարինե Սարգսյան" w:date="2026-04-02T14:26:00Z">
            <w:rPr>
              <w:rFonts w:ascii="Arial" w:hAnsi="Arial" w:cs="Arial"/>
            </w:rPr>
          </w:rPrChange>
        </w:rPr>
        <w:t>ստացված</w:t>
      </w:r>
      <w:r w:rsidRPr="008A0EE2">
        <w:rPr>
          <w:lang w:val="hy-AM"/>
          <w:rPrChange w:id="46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63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4664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4665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4666" w:author="Զարինե Սարգսյան" w:date="2026-04-02T14:26:00Z">
            <w:rPr/>
          </w:rPrChange>
        </w:rPr>
        <w:t>:</w:t>
      </w:r>
    </w:p>
    <w:p w14:paraId="16C14127" w14:textId="77777777" w:rsidR="00A320B0" w:rsidRPr="008A0EE2" w:rsidRDefault="00A320B0" w:rsidP="00A320B0">
      <w:pPr>
        <w:rPr>
          <w:ins w:id="4667" w:author="Զարինե Սարգսյան" w:date="2026-04-02T12:10:00Z"/>
          <w:lang w:val="hy-AM"/>
          <w:rPrChange w:id="4668" w:author="Զարինե Սարգսյան" w:date="2026-04-02T14:26:00Z">
            <w:rPr>
              <w:ins w:id="4669" w:author="Զարինե Սարգսյան" w:date="2026-04-02T12:10:00Z"/>
            </w:rPr>
          </w:rPrChange>
        </w:rPr>
      </w:pPr>
      <w:r w:rsidRPr="008A0EE2">
        <w:rPr>
          <w:lang w:val="hy-AM"/>
          <w:rPrChange w:id="4670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4671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46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73" w:author="Զարինե Սարգսյան" w:date="2026-04-02T14:26:00Z">
            <w:rPr>
              <w:rFonts w:ascii="Arial" w:hAnsi="Arial" w:cs="Arial"/>
            </w:rPr>
          </w:rPrChange>
        </w:rPr>
        <w:t>գործընթացի</w:t>
      </w:r>
      <w:r w:rsidRPr="008A0EE2">
        <w:rPr>
          <w:lang w:val="hy-AM"/>
          <w:rPrChange w:id="46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75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46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77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467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67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6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81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46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83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46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85" w:author="Զարինե Սարգսյան" w:date="2026-04-02T14:26:00Z">
            <w:rPr>
              <w:rFonts w:ascii="Arial" w:hAnsi="Arial" w:cs="Arial"/>
            </w:rPr>
          </w:rPrChange>
        </w:rPr>
        <w:t>ուղարկված</w:t>
      </w:r>
      <w:r w:rsidRPr="008A0EE2">
        <w:rPr>
          <w:lang w:val="hy-AM"/>
          <w:rPrChange w:id="46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87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հաղորդագրությունները</w:t>
      </w:r>
      <w:r w:rsidRPr="008A0EE2">
        <w:rPr>
          <w:lang w:val="hy-AM"/>
          <w:rPrChange w:id="46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89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46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91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46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93" w:author="Զարինե Սարգսյան" w:date="2026-04-02T14:26:00Z">
            <w:rPr>
              <w:rFonts w:ascii="Arial" w:hAnsi="Arial" w:cs="Arial"/>
            </w:rPr>
          </w:rPrChange>
        </w:rPr>
        <w:t>կատարվում</w:t>
      </w:r>
      <w:r w:rsidRPr="008A0EE2">
        <w:rPr>
          <w:lang w:val="hy-AM"/>
          <w:rPrChange w:id="46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95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46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97" w:author="Զարինե Սարգսյան" w:date="2026-04-02T14:26:00Z">
            <w:rPr>
              <w:rFonts w:ascii="Arial" w:hAnsi="Arial" w:cs="Arial"/>
            </w:rPr>
          </w:rPrChange>
        </w:rPr>
        <w:t>առանց</w:t>
      </w:r>
      <w:r w:rsidRPr="008A0EE2">
        <w:rPr>
          <w:lang w:val="hy-AM"/>
          <w:rPrChange w:id="46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699" w:author="Զարինե Սարգսյան" w:date="2026-04-02T14:26:00Z">
            <w:rPr>
              <w:rFonts w:ascii="Arial" w:hAnsi="Arial" w:cs="Arial"/>
            </w:rPr>
          </w:rPrChange>
        </w:rPr>
        <w:t>լրացուցիչ</w:t>
      </w:r>
      <w:r w:rsidRPr="008A0EE2">
        <w:rPr>
          <w:lang w:val="hy-AM"/>
          <w:rPrChange w:id="47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01" w:author="Զարինե Սարգսյան" w:date="2026-04-02T14:26:00Z">
            <w:rPr>
              <w:rFonts w:ascii="Arial" w:hAnsi="Arial" w:cs="Arial"/>
            </w:rPr>
          </w:rPrChange>
        </w:rPr>
        <w:t>հաստատում</w:t>
      </w:r>
      <w:r w:rsidRPr="008A0EE2">
        <w:rPr>
          <w:lang w:val="hy-AM"/>
          <w:rPrChange w:id="47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03" w:author="Զարինե Սարգսյան" w:date="2026-04-02T14:26:00Z">
            <w:rPr>
              <w:rFonts w:ascii="Arial" w:hAnsi="Arial" w:cs="Arial"/>
            </w:rPr>
          </w:rPrChange>
        </w:rPr>
        <w:t>պահանջելու</w:t>
      </w:r>
      <w:r w:rsidRPr="008A0EE2">
        <w:rPr>
          <w:lang w:val="hy-AM"/>
          <w:rPrChange w:id="47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05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47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07" w:author="Զարինե Սարգսյան" w:date="2026-04-02T14:26:00Z">
            <w:rPr>
              <w:rFonts w:ascii="Arial" w:hAnsi="Arial" w:cs="Arial"/>
            </w:rPr>
          </w:rPrChange>
        </w:rPr>
        <w:t>ստանալու</w:t>
      </w:r>
      <w:r w:rsidRPr="008A0EE2">
        <w:rPr>
          <w:lang w:val="hy-AM"/>
          <w:rPrChange w:id="4708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4709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47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11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47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13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47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15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47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17" w:author="Զարինե Սարգսյան" w:date="2026-04-02T14:26:00Z">
            <w:rPr>
              <w:rFonts w:ascii="Arial" w:hAnsi="Arial" w:cs="Arial"/>
            </w:rPr>
          </w:rPrChange>
        </w:rPr>
        <w:t>ուղարկվել</w:t>
      </w:r>
      <w:r w:rsidRPr="008A0EE2">
        <w:rPr>
          <w:lang w:val="hy-AM"/>
          <w:rPrChange w:id="47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1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47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21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47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2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47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25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47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27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472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4729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47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31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47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33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47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35" w:author="Զարինե Սարգսյան" w:date="2026-04-02T14:26:00Z">
            <w:rPr>
              <w:rFonts w:ascii="Arial" w:hAnsi="Arial" w:cs="Arial"/>
            </w:rPr>
          </w:rPrChange>
        </w:rPr>
        <w:t>չէ</w:t>
      </w:r>
      <w:r w:rsidRPr="008A0EE2">
        <w:rPr>
          <w:lang w:val="hy-AM"/>
          <w:rPrChange w:id="47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4737" w:author="Զարինե Սարգսյան" w:date="2026-04-02T14:26:00Z">
            <w:rPr>
              <w:rFonts w:ascii="Arial" w:hAnsi="Arial" w:cs="Arial"/>
            </w:rPr>
          </w:rPrChange>
        </w:rPr>
        <w:t>կատարման</w:t>
      </w:r>
      <w:r w:rsidRPr="008A0EE2">
        <w:rPr>
          <w:lang w:val="hy-AM"/>
          <w:rPrChange w:id="4738" w:author="Զարինե Սարգսյան" w:date="2026-04-02T14:26:00Z">
            <w:rPr/>
          </w:rPrChange>
        </w:rPr>
        <w:t>:</w:t>
      </w:r>
    </w:p>
    <w:p w14:paraId="14A3D904" w14:textId="77777777" w:rsidR="0064737D" w:rsidRDefault="0064737D" w:rsidP="0064737D">
      <w:pPr>
        <w:ind w:left="720"/>
        <w:jc w:val="center"/>
        <w:rPr>
          <w:ins w:id="4739" w:author="Զարինե Սարգսյան" w:date="2026-04-02T12:11:00Z"/>
          <w:rFonts w:ascii="Arial" w:hAnsi="Arial" w:cs="Arial"/>
          <w:lang w:val="nb-NO"/>
        </w:rPr>
      </w:pPr>
    </w:p>
    <w:p w14:paraId="25D018DC" w14:textId="12D1C5F4" w:rsidR="0064737D" w:rsidRPr="00A15B15" w:rsidRDefault="0064737D" w:rsidP="0064737D">
      <w:pPr>
        <w:ind w:left="720"/>
        <w:jc w:val="center"/>
        <w:rPr>
          <w:ins w:id="4740" w:author="Զարինե Սարգսյան" w:date="2026-04-02T12:10:00Z"/>
          <w:lang w:val="hy-AM"/>
        </w:rPr>
      </w:pPr>
      <w:ins w:id="4741" w:author="Զարինե Սարգսյան" w:date="2026-04-02T12:10:00Z">
        <w:r w:rsidRPr="00A15B15">
          <w:rPr>
            <w:rFonts w:ascii="Arial" w:hAnsi="Arial" w:cs="Arial"/>
            <w:lang w:val="nb-NO"/>
          </w:rPr>
          <w:t>ԳԼՈՒԽ</w:t>
        </w:r>
        <w:r w:rsidRPr="00A15B15">
          <w:rPr>
            <w:rFonts w:cs="Sylfaen"/>
            <w:lang w:val="nb-NO"/>
          </w:rPr>
          <w:t xml:space="preserve"> 6.1. </w:t>
        </w:r>
        <w:r w:rsidRPr="00A15B15">
          <w:rPr>
            <w:rFonts w:ascii="Arial" w:hAnsi="Arial" w:cs="Arial"/>
            <w:lang w:val="hy-AM"/>
          </w:rPr>
          <w:t>ՀԱՐԿԱՅԻՆ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ՄԱՐՄՆԻ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ՈՐՈՇՈՒՄԸ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ՀԱՐԿԱԴԻՐ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ԿԱՏԱՐՈՒՄԸ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ԱՊԱՀՈՎՈՂ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ԾԱՌԱՅՈՒԹՅԱՆԸ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ՆԵՐԿԱՅԱՑՆԵԼՈՒ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ԴԵՊՔՈՒՄ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ԻՐԱԿԱՆԱՑՎՈՂ</w:t>
        </w:r>
        <w:r w:rsidRPr="00A15B15">
          <w:rPr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ԳՈՐԾՈՂՈՒԹՅՈՒՆՆԵՐԻ</w:t>
        </w:r>
        <w:r w:rsidRPr="00A15B15">
          <w:rPr>
            <w:lang w:val="pt-BR"/>
          </w:rPr>
          <w:t xml:space="preserve"> </w:t>
        </w:r>
        <w:r w:rsidRPr="00A15B15">
          <w:rPr>
            <w:rFonts w:ascii="Arial" w:hAnsi="Arial" w:cs="Arial"/>
            <w:lang w:val="pt-BR"/>
          </w:rPr>
          <w:t>Մ</w:t>
        </w:r>
        <w:r w:rsidRPr="00A15B15">
          <w:rPr>
            <w:rFonts w:ascii="Arial" w:hAnsi="Arial" w:cs="Arial"/>
            <w:lang w:val="hy-AM"/>
          </w:rPr>
          <w:t>ԱՍԻՆ</w:t>
        </w:r>
      </w:ins>
    </w:p>
    <w:p w14:paraId="3B568185" w14:textId="77777777" w:rsidR="0064737D" w:rsidRPr="00A15B15" w:rsidRDefault="0064737D" w:rsidP="0064737D">
      <w:pPr>
        <w:ind w:left="720"/>
        <w:jc w:val="center"/>
        <w:rPr>
          <w:ins w:id="4742" w:author="Զարինե Սարգսյան" w:date="2026-04-02T12:10:00Z"/>
          <w:rFonts w:cs="Sylfaen"/>
          <w:lang w:val="nb-NO"/>
        </w:rPr>
      </w:pPr>
    </w:p>
    <w:p w14:paraId="4CB71D96" w14:textId="77777777" w:rsidR="0064737D" w:rsidRDefault="0064737D" w:rsidP="0064737D">
      <w:pPr>
        <w:pStyle w:val="ListParagraph"/>
        <w:numPr>
          <w:ilvl w:val="1"/>
          <w:numId w:val="5"/>
        </w:numPr>
        <w:spacing w:line="259" w:lineRule="auto"/>
        <w:ind w:left="1134" w:hanging="567"/>
        <w:contextualSpacing w:val="0"/>
        <w:jc w:val="both"/>
        <w:rPr>
          <w:ins w:id="4743" w:author="Զարինե Սարգսյան" w:date="2026-04-02T12:11:00Z"/>
          <w:rFonts w:cs="Sylfaen"/>
          <w:lang w:val="hy-AM"/>
        </w:rPr>
      </w:pPr>
      <w:ins w:id="4744" w:author="Զարինե Սարգսյան" w:date="2026-04-02T12:10:00Z">
        <w:r w:rsidRPr="005413A8">
          <w:rPr>
            <w:rFonts w:ascii="Arial" w:hAnsi="Arial" w:cs="Arial"/>
            <w:lang w:val="hy-AM"/>
          </w:rPr>
          <w:t>Հարկային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օրենսգրքով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սահմանված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ժամկետներում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հարկային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պարտավորությունը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չմարելու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հետևանքով</w:t>
        </w:r>
        <w:r w:rsidRPr="005413A8">
          <w:rPr>
            <w:rFonts w:cs="Sylfaen"/>
            <w:lang w:val="hy-AM"/>
          </w:rPr>
          <w:t xml:space="preserve">, </w:t>
        </w:r>
        <w:r w:rsidRPr="005413A8">
          <w:rPr>
            <w:rFonts w:ascii="Arial" w:hAnsi="Arial" w:cs="Arial"/>
            <w:bCs/>
            <w:iCs/>
            <w:lang w:val="hy-AM"/>
          </w:rPr>
          <w:t>հարկային</w:t>
        </w:r>
        <w:r w:rsidRPr="005413A8" w:rsidDel="00AA2C3D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պարտավորության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գումարը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հարկադիր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կատարելու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նպատակով</w:t>
        </w:r>
        <w:r w:rsidRPr="005413A8">
          <w:rPr>
            <w:rFonts w:cs="Sylfaen"/>
            <w:lang w:val="hy-AM"/>
          </w:rPr>
          <w:t xml:space="preserve">, </w:t>
        </w:r>
        <w:r w:rsidRPr="005413A8">
          <w:rPr>
            <w:rFonts w:ascii="Arial" w:hAnsi="Arial" w:cs="Arial"/>
            <w:lang w:val="hy-AM"/>
          </w:rPr>
          <w:t>Հարկային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մարմնի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կողմից՝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իր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համապատասխան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որոշումը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և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չկատարված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պարտավորության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չափի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մասին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տեղեկատվությունը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օրենսգրքով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և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կառավարության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որոշմամբ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սահմանված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կարգով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ՀԿԱԾ</w:t>
        </w:r>
        <w:r w:rsidRPr="005413A8">
          <w:rPr>
            <w:rFonts w:cs="Sylfaen"/>
            <w:lang w:val="hy-AM"/>
          </w:rPr>
          <w:t>-</w:t>
        </w:r>
        <w:r w:rsidRPr="005413A8">
          <w:rPr>
            <w:rFonts w:ascii="Arial" w:hAnsi="Arial" w:cs="Arial"/>
            <w:lang w:val="hy-AM"/>
          </w:rPr>
          <w:t>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ներկայացվելու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դեպքում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Հարկային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մարմինը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ապահովում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է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պարտավորության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գումարը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արգելադրելու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նպատակով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առևտրային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բանկին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ուղարկված՝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Հարկային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մարմնի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արգելադրման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որոշման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բացառիկ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համարի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և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ամսաթվի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տվյալների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պարտադիր</w:t>
        </w:r>
        <w:r w:rsidRPr="005413A8">
          <w:rPr>
            <w:rFonts w:cs="Sylfaen"/>
            <w:lang w:val="hy-AM"/>
          </w:rPr>
          <w:t xml:space="preserve"> </w:t>
        </w:r>
        <w:r w:rsidRPr="005413A8">
          <w:rPr>
            <w:rFonts w:ascii="Arial" w:hAnsi="Arial" w:cs="Arial"/>
            <w:lang w:val="hy-AM"/>
          </w:rPr>
          <w:t>լրացումը</w:t>
        </w:r>
        <w:r w:rsidRPr="005413A8">
          <w:rPr>
            <w:rFonts w:eastAsia="Times New Roman"/>
            <w:lang w:val="hy-AM"/>
          </w:rPr>
          <w:t xml:space="preserve"> </w:t>
        </w:r>
        <w:r w:rsidRPr="005413A8">
          <w:rPr>
            <w:rFonts w:ascii="Arial" w:eastAsia="Times New Roman" w:hAnsi="Arial" w:cs="Arial"/>
            <w:lang w:val="hy-AM"/>
          </w:rPr>
          <w:t>և</w:t>
        </w:r>
        <w:r w:rsidRPr="005413A8">
          <w:rPr>
            <w:rFonts w:eastAsia="Times New Roman"/>
            <w:lang w:val="hy-AM"/>
          </w:rPr>
          <w:t xml:space="preserve"> </w:t>
        </w:r>
        <w:r w:rsidRPr="005413A8">
          <w:rPr>
            <w:rFonts w:ascii="Arial" w:eastAsia="Times New Roman" w:hAnsi="Arial" w:cs="Arial"/>
            <w:lang w:val="hy-AM"/>
          </w:rPr>
          <w:t>տրամադրումը</w:t>
        </w:r>
        <w:r w:rsidRPr="005413A8">
          <w:rPr>
            <w:rFonts w:eastAsia="Times New Roman"/>
            <w:lang w:val="hy-AM"/>
          </w:rPr>
          <w:t xml:space="preserve"> </w:t>
        </w:r>
        <w:r w:rsidRPr="005413A8">
          <w:rPr>
            <w:rFonts w:ascii="Arial" w:eastAsia="Times New Roman" w:hAnsi="Arial" w:cs="Arial"/>
            <w:lang w:val="hy-AM"/>
          </w:rPr>
          <w:t>ՀԿԱԾ</w:t>
        </w:r>
        <w:r w:rsidRPr="005413A8">
          <w:rPr>
            <w:rFonts w:eastAsia="Times New Roman"/>
            <w:lang w:val="hy-AM"/>
          </w:rPr>
          <w:t>-</w:t>
        </w:r>
        <w:r w:rsidRPr="005413A8">
          <w:rPr>
            <w:rFonts w:ascii="Arial" w:hAnsi="Arial" w:cs="Arial"/>
            <w:lang w:val="hy-AM"/>
          </w:rPr>
          <w:t>ը</w:t>
        </w:r>
        <w:r w:rsidRPr="005413A8">
          <w:rPr>
            <w:rFonts w:cs="Sylfaen"/>
            <w:lang w:val="hy-AM"/>
          </w:rPr>
          <w:t xml:space="preserve">: </w:t>
        </w:r>
      </w:ins>
    </w:p>
    <w:p w14:paraId="00B39DBE" w14:textId="0FBC7A93" w:rsidR="0064737D" w:rsidRPr="009A27EB" w:rsidRDefault="0064737D" w:rsidP="0064737D">
      <w:pPr>
        <w:pStyle w:val="ListParagraph"/>
        <w:numPr>
          <w:ilvl w:val="1"/>
          <w:numId w:val="5"/>
        </w:numPr>
        <w:spacing w:line="259" w:lineRule="auto"/>
        <w:ind w:left="1134" w:hanging="567"/>
        <w:contextualSpacing w:val="0"/>
        <w:jc w:val="both"/>
        <w:rPr>
          <w:ins w:id="4745" w:author="Զարինե Սարգսյան" w:date="2026-04-02T12:10:00Z"/>
          <w:rFonts w:cs="Sylfaen"/>
          <w:lang w:val="hy-AM"/>
        </w:rPr>
      </w:pPr>
      <w:ins w:id="4746" w:author="Զարինե Սարգսյան" w:date="2026-04-02T12:10:00Z">
        <w:r w:rsidRPr="009A27EB">
          <w:rPr>
            <w:rFonts w:ascii="Arial" w:hAnsi="Arial" w:cs="Arial"/>
            <w:lang w:val="hy-AM"/>
          </w:rPr>
          <w:t>Առևտրային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բանկը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կողմից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ընդունված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որոշումը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ստանալու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դեպքում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Հարկային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օրենսգրքի</w:t>
        </w:r>
        <w:r w:rsidRPr="009A27EB">
          <w:rPr>
            <w:rFonts w:cs="Sylfaen"/>
            <w:lang w:val="hy-AM"/>
          </w:rPr>
          <w:t xml:space="preserve"> 432 </w:t>
        </w:r>
        <w:r w:rsidRPr="009A27EB">
          <w:rPr>
            <w:rFonts w:ascii="Arial" w:hAnsi="Arial" w:cs="Arial"/>
            <w:lang w:val="hy-AM"/>
          </w:rPr>
          <w:t>հոդվածի</w:t>
        </w:r>
        <w:r w:rsidRPr="009A27EB">
          <w:rPr>
            <w:rFonts w:cs="Sylfaen"/>
            <w:lang w:val="hy-AM"/>
          </w:rPr>
          <w:t xml:space="preserve"> 1-</w:t>
        </w:r>
        <w:r w:rsidRPr="009A27EB">
          <w:rPr>
            <w:rFonts w:ascii="Arial" w:hAnsi="Arial" w:cs="Arial"/>
            <w:lang w:val="hy-AM"/>
          </w:rPr>
          <w:t>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</w:t>
        </w:r>
        <w:r w:rsidRPr="009A27EB">
          <w:rPr>
            <w:rFonts w:cs="Sylfaen"/>
            <w:lang w:val="hy-AM"/>
          </w:rPr>
          <w:t xml:space="preserve"> 5-</w:t>
        </w:r>
        <w:r w:rsidRPr="009A27EB">
          <w:rPr>
            <w:rFonts w:ascii="Arial" w:hAnsi="Arial" w:cs="Arial"/>
            <w:lang w:val="hy-AM"/>
          </w:rPr>
          <w:t>րդ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կետի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համաձայն՝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հանում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Հարկային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մարմնի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համապատասխան</w:t>
        </w:r>
        <w:r w:rsidRPr="009A27EB">
          <w:rPr>
            <w:rFonts w:cs="Sylfaen"/>
            <w:lang w:val="hy-AM"/>
          </w:rPr>
          <w:t xml:space="preserve">  </w:t>
        </w:r>
        <w:r w:rsidRPr="009A27EB">
          <w:rPr>
            <w:rFonts w:ascii="Arial" w:hAnsi="Arial" w:cs="Arial"/>
            <w:lang w:val="hy-AM"/>
          </w:rPr>
          <w:t>համարով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որոշմամբ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կիրառված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արգելանքը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եթե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ից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ստացված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մեջ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առկա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են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հետևյալ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տվյալները</w:t>
        </w:r>
        <w:r w:rsidRPr="009A27EB">
          <w:rPr>
            <w:rFonts w:ascii="Cambria Math" w:hAnsi="Cambria Math" w:cs="Sylfaen"/>
            <w:lang w:val="hy-AM"/>
          </w:rPr>
          <w:t>․</w:t>
        </w:r>
      </w:ins>
    </w:p>
    <w:p w14:paraId="05B72E03" w14:textId="77777777" w:rsidR="0064737D" w:rsidRPr="009A27EB" w:rsidRDefault="0064737D" w:rsidP="0064737D">
      <w:pPr>
        <w:pStyle w:val="ListParagraph"/>
        <w:numPr>
          <w:ilvl w:val="0"/>
          <w:numId w:val="7"/>
        </w:numPr>
        <w:spacing w:line="259" w:lineRule="auto"/>
        <w:contextualSpacing w:val="0"/>
        <w:jc w:val="both"/>
        <w:rPr>
          <w:ins w:id="4747" w:author="Զարինե Սարգսյան" w:date="2026-04-02T12:10:00Z"/>
          <w:rFonts w:cs="Sylfaen"/>
          <w:lang w:val="hy-AM"/>
        </w:rPr>
      </w:pPr>
      <w:ins w:id="4748" w:author="Զարինե Սարգսյան" w:date="2026-04-02T12:10:00Z">
        <w:r w:rsidRPr="009A27EB">
          <w:rPr>
            <w:rFonts w:ascii="Arial" w:hAnsi="Arial" w:cs="Arial"/>
            <w:lang w:val="hy-AM"/>
          </w:rPr>
          <w:lastRenderedPageBreak/>
          <w:t>Հարկային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մարմնի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այն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բացառիկ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համարը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և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ամսաթիվը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որում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նշված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պարտավորության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հետ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կապված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Հարկային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մարմնի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կողմից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նախաձեռնվել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միջոցով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բռնագանձման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գործընթացը</w:t>
        </w:r>
        <w:r w:rsidRPr="009A27EB">
          <w:rPr>
            <w:rFonts w:cs="Sylfaen"/>
            <w:lang w:val="hy-AM"/>
          </w:rPr>
          <w:t xml:space="preserve">,  </w:t>
        </w:r>
      </w:ins>
    </w:p>
    <w:p w14:paraId="5F6CCE1B" w14:textId="77777777" w:rsidR="0064737D" w:rsidRPr="009A27EB" w:rsidRDefault="0064737D" w:rsidP="0064737D">
      <w:pPr>
        <w:pStyle w:val="ListParagraph"/>
        <w:numPr>
          <w:ilvl w:val="0"/>
          <w:numId w:val="7"/>
        </w:numPr>
        <w:spacing w:line="259" w:lineRule="auto"/>
        <w:contextualSpacing w:val="0"/>
        <w:jc w:val="both"/>
        <w:rPr>
          <w:ins w:id="4749" w:author="Զարինե Սարգսյան" w:date="2026-04-02T12:10:00Z"/>
          <w:rFonts w:cs="Sylfaen"/>
          <w:lang w:val="hy-AM"/>
        </w:rPr>
      </w:pPr>
      <w:ins w:id="4750" w:author="Զարինե Սարգսյան" w:date="2026-04-02T12:10:00Z">
        <w:r w:rsidRPr="009A27EB">
          <w:rPr>
            <w:rFonts w:ascii="Arial" w:hAnsi="Arial" w:cs="Arial"/>
            <w:lang w:val="hy-AM"/>
          </w:rPr>
          <w:t>Օրենսդրության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համաձայն՝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համար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սահմանված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պարտադիր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տվյալները։</w:t>
        </w:r>
        <w:r w:rsidRPr="009A27EB">
          <w:rPr>
            <w:rFonts w:cs="Sylfaen"/>
            <w:lang w:val="hy-AM"/>
          </w:rPr>
          <w:t xml:space="preserve"> </w:t>
        </w:r>
      </w:ins>
    </w:p>
    <w:p w14:paraId="6C2BBCCD" w14:textId="77777777" w:rsidR="0064737D" w:rsidRPr="009A27EB" w:rsidRDefault="0064737D" w:rsidP="0064737D">
      <w:pPr>
        <w:pStyle w:val="ListParagraph"/>
        <w:numPr>
          <w:ilvl w:val="1"/>
          <w:numId w:val="5"/>
        </w:numPr>
        <w:spacing w:line="259" w:lineRule="auto"/>
        <w:ind w:left="1134" w:hanging="567"/>
        <w:contextualSpacing w:val="0"/>
        <w:jc w:val="both"/>
        <w:rPr>
          <w:ins w:id="4751" w:author="Զարինե Սարգսյան" w:date="2026-04-02T12:10:00Z"/>
          <w:rFonts w:cs="Sylfaen"/>
          <w:lang w:val="hy-AM"/>
        </w:rPr>
      </w:pPr>
      <w:ins w:id="4752" w:author="Զարինե Սարգսյան" w:date="2026-04-02T12:10:00Z">
        <w:r w:rsidRPr="009A27EB">
          <w:rPr>
            <w:rFonts w:ascii="Arial" w:hAnsi="Arial" w:cs="Arial"/>
            <w:lang w:val="hy-AM"/>
          </w:rPr>
          <w:t>Առևտրային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բանկը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որոշումը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ստանալու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դեպքում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ապահովում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հետևյալ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գործընթացների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իրականացնումը</w:t>
        </w:r>
        <w:r w:rsidRPr="009A27EB">
          <w:rPr>
            <w:rFonts w:ascii="Cambria Math" w:hAnsi="Cambria Math" w:cs="Sylfaen"/>
            <w:lang w:val="hy-AM"/>
          </w:rPr>
          <w:t>․</w:t>
        </w:r>
      </w:ins>
    </w:p>
    <w:p w14:paraId="64F70100" w14:textId="77777777" w:rsidR="0064737D" w:rsidRPr="009A27EB" w:rsidRDefault="0064737D" w:rsidP="0064737D">
      <w:pPr>
        <w:pStyle w:val="ListParagraph"/>
        <w:numPr>
          <w:ilvl w:val="0"/>
          <w:numId w:val="6"/>
        </w:numPr>
        <w:spacing w:line="259" w:lineRule="auto"/>
        <w:ind w:left="1418" w:hanging="284"/>
        <w:contextualSpacing w:val="0"/>
        <w:jc w:val="both"/>
        <w:rPr>
          <w:ins w:id="4753" w:author="Զարինե Սարգսյան" w:date="2026-04-02T12:10:00Z"/>
          <w:rFonts w:cs="Sylfaen"/>
          <w:lang w:val="hy-AM"/>
        </w:rPr>
      </w:pPr>
      <w:ins w:id="4754" w:author="Զարինե Սարգսյան" w:date="2026-04-02T12:10:00Z">
        <w:r w:rsidRPr="009A27EB">
          <w:rPr>
            <w:rFonts w:ascii="Arial" w:eastAsia="Times New Roman" w:hAnsi="Arial" w:cs="Arial"/>
            <w:lang w:val="hy-AM"/>
          </w:rPr>
          <w:t>Բանկը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իր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գործառնական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օրվա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ընթացքում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որոշումը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ստանալու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դեպքում</w:t>
        </w:r>
        <w:r w:rsidRPr="009A27EB">
          <w:rPr>
            <w:rFonts w:eastAsia="Times New Roman"/>
            <w:lang w:val="hy-AM"/>
          </w:rPr>
          <w:t xml:space="preserve">, </w:t>
        </w:r>
        <w:r w:rsidRPr="009A27EB">
          <w:rPr>
            <w:rFonts w:ascii="Arial" w:eastAsia="Times New Roman" w:hAnsi="Arial" w:cs="Arial"/>
            <w:lang w:val="hy-AM"/>
          </w:rPr>
          <w:t>պարտավոր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է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անմիջապես</w:t>
        </w:r>
        <w:r w:rsidRPr="009A27EB">
          <w:rPr>
            <w:rFonts w:eastAsia="Times New Roman"/>
            <w:lang w:val="hy-AM"/>
          </w:rPr>
          <w:t xml:space="preserve">  </w:t>
        </w:r>
        <w:r w:rsidRPr="009A27EB">
          <w:rPr>
            <w:rFonts w:ascii="Arial" w:eastAsia="Times New Roman" w:hAnsi="Arial" w:cs="Arial"/>
            <w:lang w:val="hy-AM"/>
          </w:rPr>
          <w:t>ապահովել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տվյալների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ստուգումը։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Բանկը</w:t>
        </w:r>
        <w:r w:rsidRPr="009A27EB">
          <w:rPr>
            <w:rFonts w:eastAsia="Times New Roman"/>
            <w:lang w:val="hy-AM"/>
          </w:rPr>
          <w:t xml:space="preserve">, </w:t>
        </w:r>
        <w:r w:rsidRPr="009A27EB">
          <w:rPr>
            <w:rFonts w:ascii="Arial" w:eastAsia="Times New Roman" w:hAnsi="Arial" w:cs="Arial"/>
            <w:lang w:val="hy-AM"/>
          </w:rPr>
          <w:t>իր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գործառնական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օրից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դուրս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որոշումը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ստանալու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դեպքում</w:t>
        </w:r>
        <w:r w:rsidRPr="009A27EB">
          <w:rPr>
            <w:rFonts w:eastAsia="Times New Roman"/>
            <w:lang w:val="hy-AM"/>
          </w:rPr>
          <w:t xml:space="preserve">, </w:t>
        </w:r>
        <w:r w:rsidRPr="009A27EB">
          <w:rPr>
            <w:rFonts w:ascii="Arial" w:eastAsia="Times New Roman" w:hAnsi="Arial" w:cs="Arial"/>
            <w:lang w:val="hy-AM"/>
          </w:rPr>
          <w:t>այն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համարվում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է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ստացված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հաջորդ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գործառնական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օրը։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Ընդ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որում</w:t>
        </w:r>
        <w:r w:rsidRPr="009A27EB">
          <w:rPr>
            <w:rFonts w:ascii="Cambria Math" w:eastAsia="Times New Roman" w:hAnsi="Cambria Math"/>
            <w:lang w:val="hy-AM"/>
          </w:rPr>
          <w:t>․</w:t>
        </w:r>
      </w:ins>
    </w:p>
    <w:p w14:paraId="72EE5901" w14:textId="77777777" w:rsidR="0064737D" w:rsidRPr="009A27EB" w:rsidRDefault="0064737D" w:rsidP="0064737D">
      <w:pPr>
        <w:pStyle w:val="ListParagraph"/>
        <w:numPr>
          <w:ilvl w:val="0"/>
          <w:numId w:val="6"/>
        </w:numPr>
        <w:spacing w:line="259" w:lineRule="auto"/>
        <w:ind w:left="1418" w:hanging="284"/>
        <w:contextualSpacing w:val="0"/>
        <w:jc w:val="both"/>
        <w:rPr>
          <w:ins w:id="4755" w:author="Զարինե Սարգսյան" w:date="2026-04-02T12:10:00Z"/>
          <w:rFonts w:cs="Sylfaen"/>
          <w:lang w:val="hy-AM"/>
        </w:rPr>
      </w:pPr>
      <w:ins w:id="4756" w:author="Զարինե Սարգսյան" w:date="2026-04-02T12:10:00Z">
        <w:r w:rsidRPr="009A27EB">
          <w:rPr>
            <w:rFonts w:ascii="Arial" w:hAnsi="Arial" w:cs="Arial"/>
            <w:lang w:val="hy-AM"/>
          </w:rPr>
          <w:t>Բանկը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տվյալների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ստուգման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գործընթացը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իրականացնում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ից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ստացված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և</w:t>
        </w:r>
        <w:r w:rsidRPr="009A27EB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Հարկային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մարմնի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արգելադրման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մասին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որոշման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վերաբերյալ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Բանկում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առկա՝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որոշման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բացառիկ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համարի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և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ամսաթվի</w:t>
        </w:r>
        <w:r w:rsidRPr="00A15B15">
          <w:rPr>
            <w:rFonts w:cs="Sylfaen"/>
            <w:lang w:val="hy-AM"/>
          </w:rPr>
          <w:t xml:space="preserve">, </w:t>
        </w:r>
        <w:r w:rsidRPr="00A15B15">
          <w:rPr>
            <w:rFonts w:ascii="Arial" w:hAnsi="Arial" w:cs="Arial"/>
            <w:lang w:val="hy-AM"/>
          </w:rPr>
          <w:t>Հարկ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վճարողի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տվյալների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ստուգման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միջոցով</w:t>
        </w:r>
        <w:r w:rsidRPr="009A27EB">
          <w:rPr>
            <w:rFonts w:cs="Sylfaen"/>
            <w:lang w:val="hy-AM"/>
          </w:rPr>
          <w:t xml:space="preserve">: </w:t>
        </w:r>
        <w:r w:rsidRPr="009A27EB">
          <w:rPr>
            <w:rFonts w:ascii="Arial" w:hAnsi="Arial" w:cs="Arial"/>
            <w:lang w:val="hy-AM"/>
          </w:rPr>
          <w:t>Նշված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ստուգման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արդյունքում</w:t>
        </w:r>
        <w:r w:rsidRPr="009A27EB">
          <w:rPr>
            <w:rFonts w:cs="Sylfaen"/>
            <w:lang w:val="hy-AM"/>
          </w:rPr>
          <w:t>.</w:t>
        </w:r>
      </w:ins>
    </w:p>
    <w:p w14:paraId="3CD96CCE" w14:textId="77777777" w:rsidR="0064737D" w:rsidRPr="009A27EB" w:rsidRDefault="0064737D" w:rsidP="0064737D">
      <w:pPr>
        <w:pStyle w:val="ListParagraph"/>
        <w:ind w:left="1843" w:hanging="283"/>
        <w:jc w:val="both"/>
        <w:rPr>
          <w:ins w:id="4757" w:author="Զարինե Սարգսյան" w:date="2026-04-02T12:10:00Z"/>
          <w:rFonts w:cs="Sylfaen"/>
          <w:lang w:val="hy-AM"/>
        </w:rPr>
      </w:pPr>
      <w:ins w:id="4758" w:author="Զարինե Սարգսյան" w:date="2026-04-02T12:10:00Z">
        <w:r w:rsidRPr="009A27EB">
          <w:rPr>
            <w:rFonts w:ascii="Arial" w:hAnsi="Arial" w:cs="Arial"/>
            <w:lang w:val="hy-AM"/>
          </w:rPr>
          <w:t>ա</w:t>
        </w:r>
        <w:r w:rsidRPr="009A27EB">
          <w:rPr>
            <w:rFonts w:cs="Sylfaen"/>
            <w:lang w:val="hy-AM"/>
          </w:rPr>
          <w:t xml:space="preserve">. </w:t>
        </w:r>
        <w:r w:rsidRPr="009A27EB">
          <w:rPr>
            <w:rFonts w:ascii="Arial" w:hAnsi="Arial" w:cs="Arial"/>
            <w:lang w:val="hy-AM"/>
          </w:rPr>
          <w:t>տվյալների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համապատասխանության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դեպքում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Բանկը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համաձայն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cs="GHEA Grapalat"/>
            <w:lang w:val="hy-AM"/>
          </w:rPr>
          <w:t>«</w:t>
        </w:r>
        <w:r w:rsidRPr="009A27EB">
          <w:rPr>
            <w:rFonts w:ascii="Arial" w:hAnsi="Arial" w:cs="Arial"/>
            <w:bCs/>
            <w:iCs/>
            <w:lang w:val="hy-AM"/>
          </w:rPr>
          <w:t>Կատարողական</w:t>
        </w:r>
        <w:r w:rsidRPr="009A27EB">
          <w:rPr>
            <w:rFonts w:cs="Sylfaen"/>
            <w:bCs/>
            <w:iCs/>
            <w:lang w:val="hy-AM"/>
          </w:rPr>
          <w:t xml:space="preserve"> </w:t>
        </w:r>
        <w:r w:rsidRPr="009A27EB">
          <w:rPr>
            <w:rFonts w:ascii="Arial" w:hAnsi="Arial" w:cs="Arial"/>
            <w:bCs/>
            <w:iCs/>
            <w:lang w:val="hy-AM"/>
          </w:rPr>
          <w:t>վարույթի</w:t>
        </w:r>
        <w:r w:rsidRPr="009A27EB">
          <w:rPr>
            <w:rFonts w:cs="Sylfaen"/>
            <w:bCs/>
            <w:iCs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GHEA Grapalat"/>
            <w:lang w:val="hy-AM"/>
          </w:rPr>
          <w:t xml:space="preserve">» </w:t>
        </w:r>
        <w:r w:rsidRPr="009A27EB">
          <w:rPr>
            <w:rFonts w:ascii="Arial" w:hAnsi="Arial" w:cs="Arial"/>
            <w:lang w:val="hy-AM"/>
          </w:rPr>
          <w:t>օրենքի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և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դրա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հիման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վրա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ընդունված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իրավական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ակտերի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պահանջների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ապահովում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ից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ստացված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մեջ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նշված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գումարի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արգելադրումը</w:t>
        </w:r>
        <w:r w:rsidRPr="009A27EB">
          <w:rPr>
            <w:rFonts w:cs="Sylfaen"/>
            <w:lang w:val="hy-AM"/>
          </w:rPr>
          <w:t>,</w:t>
        </w:r>
      </w:ins>
    </w:p>
    <w:p w14:paraId="7C2FF4F9" w14:textId="77777777" w:rsidR="0064737D" w:rsidRPr="009A27EB" w:rsidRDefault="0064737D" w:rsidP="0064737D">
      <w:pPr>
        <w:pStyle w:val="ListParagraph"/>
        <w:ind w:left="1843" w:hanging="283"/>
        <w:jc w:val="both"/>
        <w:rPr>
          <w:ins w:id="4759" w:author="Զարինե Սարգսյան" w:date="2026-04-02T12:10:00Z"/>
          <w:rFonts w:cs="Sylfaen"/>
          <w:lang w:val="hy-AM"/>
        </w:rPr>
      </w:pPr>
      <w:ins w:id="4760" w:author="Զարինե Սարգսյան" w:date="2026-04-02T12:10:00Z">
        <w:r w:rsidRPr="009A27EB">
          <w:rPr>
            <w:rFonts w:ascii="Arial" w:hAnsi="Arial" w:cs="Arial"/>
            <w:lang w:val="hy-AM"/>
          </w:rPr>
          <w:t>բ</w:t>
        </w:r>
        <w:r w:rsidRPr="009A27EB">
          <w:rPr>
            <w:rFonts w:ascii="Cambria Math" w:hAnsi="Cambria Math" w:cs="Sylfaen"/>
            <w:lang w:val="hy-AM"/>
          </w:rPr>
          <w:t>․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տվյալների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անհամապատասխանության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դեպքում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Բանկը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մերժում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ից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ստացված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կատարումը։</w:t>
        </w:r>
        <w:r w:rsidRPr="009A27EB">
          <w:rPr>
            <w:rFonts w:cs="Sylfaen"/>
            <w:lang w:val="hy-AM"/>
          </w:rPr>
          <w:t xml:space="preserve">   </w:t>
        </w:r>
      </w:ins>
    </w:p>
    <w:p w14:paraId="56D5E200" w14:textId="77777777" w:rsidR="0064737D" w:rsidRPr="0064737D" w:rsidRDefault="0064737D" w:rsidP="0064737D">
      <w:pPr>
        <w:pStyle w:val="ListParagraph"/>
        <w:numPr>
          <w:ilvl w:val="0"/>
          <w:numId w:val="6"/>
        </w:numPr>
        <w:spacing w:line="259" w:lineRule="auto"/>
        <w:ind w:left="1418" w:hanging="284"/>
        <w:contextualSpacing w:val="0"/>
        <w:jc w:val="both"/>
        <w:rPr>
          <w:ins w:id="4761" w:author="Զարինե Սարգսյան" w:date="2026-04-02T12:10:00Z"/>
          <w:rFonts w:cs="Sylfaen"/>
          <w:lang w:val="hy-AM"/>
          <w:rPrChange w:id="4762" w:author="Զարինե Սարգսյան" w:date="2026-04-02T12:12:00Z">
            <w:rPr>
              <w:ins w:id="4763" w:author="Զարինե Սարգսյան" w:date="2026-04-02T12:10:00Z"/>
              <w:rFonts w:cs="Sylfaen"/>
              <w:highlight w:val="yellow"/>
              <w:lang w:val="hy-AM"/>
            </w:rPr>
          </w:rPrChange>
        </w:rPr>
      </w:pPr>
      <w:ins w:id="4764" w:author="Զարինե Սարգսյան" w:date="2026-04-02T12:10:00Z">
        <w:r w:rsidRPr="0064737D">
          <w:rPr>
            <w:rFonts w:ascii="Arial" w:hAnsi="Arial" w:cs="Arial"/>
            <w:lang w:val="hy-AM"/>
            <w:rPrChange w:id="476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՝</w:t>
        </w:r>
        <w:r w:rsidRPr="0064737D">
          <w:rPr>
            <w:rFonts w:cs="Sylfaen"/>
            <w:lang w:val="hy-AM"/>
            <w:rPrChange w:id="476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6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Բանկը</w:t>
        </w:r>
        <w:r w:rsidRPr="0064737D">
          <w:rPr>
            <w:rFonts w:cs="Sylfaen"/>
            <w:lang w:val="hy-AM"/>
            <w:rPrChange w:id="476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6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ՀԿԱԾ</w:t>
        </w:r>
        <w:r w:rsidRPr="0064737D">
          <w:rPr>
            <w:rFonts w:cs="Sylfaen"/>
            <w:lang w:val="hy-AM"/>
            <w:rPrChange w:id="477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>-</w:t>
        </w:r>
        <w:r w:rsidRPr="0064737D">
          <w:rPr>
            <w:rFonts w:ascii="Arial" w:hAnsi="Arial" w:cs="Arial"/>
            <w:lang w:val="hy-AM"/>
            <w:rPrChange w:id="477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</w:t>
        </w:r>
        <w:r w:rsidRPr="0064737D">
          <w:rPr>
            <w:rFonts w:cs="Sylfaen"/>
            <w:lang w:val="hy-AM"/>
            <w:rPrChange w:id="477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7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արգելադրման</w:t>
        </w:r>
        <w:r w:rsidRPr="0064737D">
          <w:rPr>
            <w:rFonts w:cs="Sylfaen"/>
            <w:lang w:val="hy-AM"/>
            <w:rPrChange w:id="477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7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մասին</w:t>
        </w:r>
        <w:r w:rsidRPr="0064737D">
          <w:rPr>
            <w:rFonts w:cs="Sylfaen"/>
            <w:lang w:val="hy-AM"/>
            <w:rPrChange w:id="477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7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որոշում</w:t>
        </w:r>
        <w:r w:rsidRPr="0064737D">
          <w:rPr>
            <w:rFonts w:cs="Sylfaen"/>
            <w:lang w:val="hy-AM"/>
            <w:rPrChange w:id="477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7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ստանալու</w:t>
        </w:r>
        <w:r w:rsidRPr="0064737D">
          <w:rPr>
            <w:rFonts w:cs="Sylfaen"/>
            <w:lang w:val="hy-AM"/>
            <w:rPrChange w:id="478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8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դեպքում</w:t>
        </w:r>
        <w:r w:rsidRPr="0064737D">
          <w:rPr>
            <w:rFonts w:cs="Sylfaen"/>
            <w:lang w:val="hy-AM"/>
            <w:rPrChange w:id="478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8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ապահովում</w:t>
        </w:r>
        <w:r w:rsidRPr="0064737D">
          <w:rPr>
            <w:rFonts w:cs="Sylfaen"/>
            <w:lang w:val="hy-AM"/>
            <w:rPrChange w:id="478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8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է</w:t>
        </w:r>
        <w:r w:rsidRPr="0064737D">
          <w:rPr>
            <w:rFonts w:cs="Sylfaen"/>
            <w:lang w:val="hy-AM"/>
            <w:rPrChange w:id="478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8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դրանում</w:t>
        </w:r>
        <w:r w:rsidRPr="0064737D">
          <w:rPr>
            <w:rFonts w:cs="Sylfaen"/>
            <w:lang w:val="hy-AM"/>
            <w:rPrChange w:id="478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8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նշված</w:t>
        </w:r>
        <w:r w:rsidRPr="0064737D">
          <w:rPr>
            <w:rFonts w:cs="Sylfaen"/>
            <w:lang w:val="hy-AM"/>
            <w:rPrChange w:id="479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9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Հարկային</w:t>
        </w:r>
        <w:r w:rsidRPr="0064737D">
          <w:rPr>
            <w:rFonts w:cs="Sylfaen"/>
            <w:lang w:val="hy-AM"/>
            <w:rPrChange w:id="479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9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մարմնի</w:t>
        </w:r>
        <w:r w:rsidRPr="0064737D">
          <w:rPr>
            <w:rFonts w:cs="Sylfaen"/>
            <w:lang w:val="hy-AM"/>
            <w:rPrChange w:id="479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9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արգելադրման</w:t>
        </w:r>
        <w:r w:rsidRPr="0064737D">
          <w:rPr>
            <w:rFonts w:cs="Sylfaen"/>
            <w:lang w:val="hy-AM"/>
            <w:rPrChange w:id="479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9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որոշման</w:t>
        </w:r>
        <w:r w:rsidRPr="0064737D">
          <w:rPr>
            <w:rFonts w:cs="Sylfaen"/>
            <w:lang w:val="hy-AM"/>
            <w:rPrChange w:id="479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79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դադարեցումը</w:t>
        </w:r>
        <w:r w:rsidRPr="0064737D">
          <w:rPr>
            <w:rFonts w:cs="Sylfaen"/>
            <w:lang w:val="hy-AM"/>
            <w:rPrChange w:id="480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0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և</w:t>
        </w:r>
        <w:r w:rsidRPr="0064737D">
          <w:rPr>
            <w:rFonts w:cs="Sylfaen"/>
            <w:lang w:val="hy-AM"/>
            <w:rPrChange w:id="480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0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հանում</w:t>
        </w:r>
        <w:r w:rsidRPr="0064737D">
          <w:rPr>
            <w:rFonts w:cs="Sylfaen"/>
            <w:lang w:val="hy-AM"/>
            <w:rPrChange w:id="480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0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է</w:t>
        </w:r>
        <w:r w:rsidRPr="0064737D">
          <w:rPr>
            <w:rFonts w:cs="Sylfaen"/>
            <w:lang w:val="hy-AM"/>
            <w:rPrChange w:id="480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cs="Sylfaen"/>
            <w:lang w:val="hy-AM"/>
          </w:rPr>
          <w:t>(</w:t>
        </w:r>
        <w:r w:rsidRPr="0064737D">
          <w:rPr>
            <w:rFonts w:ascii="Arial" w:hAnsi="Arial" w:cs="Arial"/>
            <w:lang w:val="hy-AM"/>
          </w:rPr>
          <w:t>վերացնում</w:t>
        </w:r>
        <w:r w:rsidRPr="0064737D">
          <w:rPr>
            <w:rFonts w:cs="Sylfaen"/>
            <w:lang w:val="hy-AM"/>
          </w:rPr>
          <w:t xml:space="preserve"> </w:t>
        </w:r>
        <w:r w:rsidRPr="0064737D">
          <w:rPr>
            <w:rFonts w:ascii="Arial" w:hAnsi="Arial" w:cs="Arial"/>
            <w:lang w:val="hy-AM"/>
          </w:rPr>
          <w:t>է</w:t>
        </w:r>
        <w:r w:rsidRPr="0064737D">
          <w:rPr>
            <w:rFonts w:cs="Sylfaen"/>
            <w:lang w:val="hy-AM"/>
          </w:rPr>
          <w:t xml:space="preserve">) </w:t>
        </w:r>
        <w:r w:rsidRPr="0064737D">
          <w:rPr>
            <w:rFonts w:ascii="Arial" w:hAnsi="Arial" w:cs="Arial"/>
            <w:lang w:val="hy-AM"/>
            <w:rPrChange w:id="480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այդ</w:t>
        </w:r>
        <w:r w:rsidRPr="0064737D">
          <w:rPr>
            <w:rFonts w:cs="Sylfaen"/>
            <w:lang w:val="hy-AM"/>
            <w:rPrChange w:id="480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0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որոշմամբ</w:t>
        </w:r>
        <w:r w:rsidRPr="0064737D">
          <w:rPr>
            <w:rFonts w:cs="Sylfaen"/>
            <w:lang w:val="hy-AM"/>
            <w:rPrChange w:id="481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1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հարկ</w:t>
        </w:r>
        <w:r w:rsidRPr="0064737D">
          <w:rPr>
            <w:rFonts w:cs="Sylfaen"/>
            <w:lang w:val="hy-AM"/>
            <w:rPrChange w:id="481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1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վճարողի</w:t>
        </w:r>
        <w:r w:rsidRPr="0064737D">
          <w:rPr>
            <w:rFonts w:cs="Sylfaen"/>
            <w:lang w:val="hy-AM"/>
            <w:rPrChange w:id="481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1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բանկային</w:t>
        </w:r>
        <w:r w:rsidRPr="0064737D">
          <w:rPr>
            <w:rFonts w:cs="Sylfaen"/>
            <w:lang w:val="hy-AM"/>
            <w:rPrChange w:id="481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1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հաշվի</w:t>
        </w:r>
        <w:r w:rsidRPr="0064737D">
          <w:rPr>
            <w:rFonts w:cs="Sylfaen"/>
            <w:lang w:val="hy-AM"/>
            <w:rPrChange w:id="481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1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միջոցների</w:t>
        </w:r>
        <w:r w:rsidRPr="0064737D">
          <w:rPr>
            <w:rFonts w:cs="Sylfaen"/>
            <w:lang w:val="hy-AM"/>
            <w:rPrChange w:id="482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2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նկատմամբ</w:t>
        </w:r>
        <w:r w:rsidRPr="0064737D">
          <w:rPr>
            <w:rFonts w:cs="Sylfaen"/>
            <w:lang w:val="hy-AM"/>
            <w:rPrChange w:id="482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2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արգելանքի</w:t>
        </w:r>
        <w:r w:rsidRPr="0064737D">
          <w:rPr>
            <w:rFonts w:cs="Sylfaen"/>
            <w:lang w:val="hy-AM"/>
            <w:rPrChange w:id="482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2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կիրառումը՝</w:t>
        </w:r>
        <w:r w:rsidRPr="0064737D">
          <w:rPr>
            <w:rFonts w:cs="Sylfaen"/>
            <w:lang w:val="hy-AM"/>
            <w:rPrChange w:id="482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2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Կատարողական</w:t>
        </w:r>
        <w:r w:rsidRPr="0064737D">
          <w:rPr>
            <w:rFonts w:cs="Sylfaen"/>
            <w:lang w:val="hy-AM"/>
            <w:rPrChange w:id="482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2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վարույթի</w:t>
        </w:r>
        <w:r w:rsidRPr="0064737D">
          <w:rPr>
            <w:rFonts w:cs="Sylfaen"/>
            <w:lang w:val="hy-AM"/>
            <w:rPrChange w:id="483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3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մասին</w:t>
        </w:r>
        <w:r w:rsidRPr="0064737D">
          <w:rPr>
            <w:rFonts w:cs="Sylfaen"/>
            <w:lang w:val="hy-AM"/>
            <w:rPrChange w:id="483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3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օրենքի</w:t>
        </w:r>
        <w:r w:rsidRPr="0064737D">
          <w:rPr>
            <w:rFonts w:cs="Sylfaen"/>
            <w:lang w:val="hy-AM"/>
            <w:rPrChange w:id="483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3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հոդված</w:t>
        </w:r>
        <w:r w:rsidRPr="0064737D">
          <w:rPr>
            <w:rFonts w:cs="Sylfaen"/>
            <w:lang w:val="hy-AM"/>
            <w:rPrChange w:id="483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87-</w:t>
        </w:r>
        <w:r w:rsidRPr="0064737D">
          <w:rPr>
            <w:rFonts w:ascii="Arial" w:hAnsi="Arial" w:cs="Arial"/>
            <w:lang w:val="hy-AM"/>
            <w:rPrChange w:id="483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</w:t>
        </w:r>
        <w:r w:rsidRPr="0064737D">
          <w:rPr>
            <w:rFonts w:cs="Sylfaen"/>
            <w:lang w:val="hy-AM"/>
            <w:rPrChange w:id="483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4-</w:t>
        </w:r>
        <w:r w:rsidRPr="0064737D">
          <w:rPr>
            <w:rFonts w:ascii="Arial" w:hAnsi="Arial" w:cs="Arial"/>
            <w:lang w:val="hy-AM"/>
            <w:rPrChange w:id="483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րդ</w:t>
        </w:r>
        <w:r w:rsidRPr="0064737D">
          <w:rPr>
            <w:rFonts w:cs="Sylfaen"/>
            <w:lang w:val="hy-AM"/>
            <w:rPrChange w:id="484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4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կետի</w:t>
        </w:r>
        <w:r w:rsidRPr="0064737D">
          <w:rPr>
            <w:rFonts w:cs="Sylfaen"/>
            <w:lang w:val="hy-AM"/>
            <w:rPrChange w:id="484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4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և</w:t>
        </w:r>
        <w:r w:rsidRPr="0064737D">
          <w:rPr>
            <w:rFonts w:cs="Sylfaen"/>
            <w:lang w:val="hy-AM"/>
            <w:rPrChange w:id="484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4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Հարկային</w:t>
        </w:r>
        <w:r w:rsidRPr="0064737D">
          <w:rPr>
            <w:rFonts w:cs="Sylfaen"/>
            <w:lang w:val="hy-AM"/>
            <w:rPrChange w:id="484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4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օրենսգրքի</w:t>
        </w:r>
        <w:r w:rsidRPr="0064737D">
          <w:rPr>
            <w:rFonts w:cs="Sylfaen"/>
            <w:lang w:val="hy-AM"/>
            <w:rPrChange w:id="484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432 </w:t>
        </w:r>
        <w:r w:rsidRPr="0064737D">
          <w:rPr>
            <w:rFonts w:ascii="Arial" w:hAnsi="Arial" w:cs="Arial"/>
            <w:lang w:val="hy-AM"/>
            <w:rPrChange w:id="484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հոդվածի</w:t>
        </w:r>
        <w:r w:rsidRPr="0064737D">
          <w:rPr>
            <w:rFonts w:cs="Sylfaen"/>
            <w:lang w:val="hy-AM"/>
            <w:rPrChange w:id="4850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1-</w:t>
        </w:r>
        <w:r w:rsidRPr="0064737D">
          <w:rPr>
            <w:rFonts w:ascii="Arial" w:hAnsi="Arial" w:cs="Arial"/>
            <w:lang w:val="hy-AM"/>
            <w:rPrChange w:id="485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ին</w:t>
        </w:r>
        <w:r w:rsidRPr="0064737D">
          <w:rPr>
            <w:rFonts w:cs="Sylfaen"/>
            <w:lang w:val="hy-AM"/>
            <w:rPrChange w:id="4852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5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մասի</w:t>
        </w:r>
        <w:r w:rsidRPr="0064737D">
          <w:rPr>
            <w:rFonts w:cs="Sylfaen"/>
            <w:lang w:val="hy-AM"/>
            <w:rPrChange w:id="4854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5-</w:t>
        </w:r>
        <w:r w:rsidRPr="0064737D">
          <w:rPr>
            <w:rFonts w:ascii="Arial" w:hAnsi="Arial" w:cs="Arial"/>
            <w:lang w:val="hy-AM"/>
            <w:rPrChange w:id="485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րդ</w:t>
        </w:r>
        <w:r w:rsidRPr="0064737D">
          <w:rPr>
            <w:rFonts w:cs="Sylfaen"/>
            <w:lang w:val="hy-AM"/>
            <w:rPrChange w:id="485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5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կետի</w:t>
        </w:r>
        <w:r w:rsidRPr="0064737D">
          <w:rPr>
            <w:rFonts w:cs="Sylfaen"/>
            <w:lang w:val="hy-AM"/>
            <w:rPrChange w:id="4858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5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համաձայն։</w:t>
        </w:r>
      </w:ins>
    </w:p>
    <w:p w14:paraId="664C096B" w14:textId="77777777" w:rsidR="0064737D" w:rsidRPr="00DD135B" w:rsidRDefault="0064737D" w:rsidP="0064737D">
      <w:pPr>
        <w:pStyle w:val="ListParagraph"/>
        <w:numPr>
          <w:ilvl w:val="0"/>
          <w:numId w:val="6"/>
        </w:numPr>
        <w:spacing w:line="259" w:lineRule="auto"/>
        <w:ind w:left="1418" w:hanging="284"/>
        <w:contextualSpacing w:val="0"/>
        <w:jc w:val="both"/>
        <w:rPr>
          <w:ins w:id="4860" w:author="Զարինե Սարգսյան" w:date="2026-04-02T12:10:00Z"/>
          <w:rFonts w:cs="Sylfaen"/>
          <w:lang w:val="hy-AM"/>
        </w:rPr>
      </w:pPr>
      <w:ins w:id="4861" w:author="Զարինե Սարգսյան" w:date="2026-04-02T12:10:00Z">
        <w:r w:rsidRPr="009A27EB">
          <w:rPr>
            <w:rFonts w:ascii="Arial" w:eastAsia="Times New Roman" w:hAnsi="Arial" w:cs="Arial"/>
            <w:lang w:val="hy-AM"/>
          </w:rPr>
          <w:t>Հարկային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մարմնի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կիրառած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արգելանքը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վերացնելու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դեպքում</w:t>
        </w:r>
        <w:r w:rsidRPr="009A27EB">
          <w:rPr>
            <w:rFonts w:eastAsia="Times New Roman"/>
            <w:lang w:val="hy-AM"/>
          </w:rPr>
          <w:t xml:space="preserve">, </w:t>
        </w:r>
        <w:r w:rsidRPr="009A27EB">
          <w:rPr>
            <w:rFonts w:ascii="Arial" w:eastAsia="Times New Roman" w:hAnsi="Arial" w:cs="Arial"/>
            <w:lang w:val="hy-AM"/>
          </w:rPr>
          <w:t>Բանկը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անմիջապես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Հարկային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մարմին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ուղարկում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է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թիվ</w:t>
        </w:r>
        <w:r w:rsidRPr="009A27EB">
          <w:rPr>
            <w:rFonts w:eastAsia="Times New Roman"/>
            <w:lang w:val="hy-AM"/>
          </w:rPr>
          <w:t xml:space="preserve"> 4 </w:t>
        </w:r>
        <w:r w:rsidRPr="009A27EB">
          <w:rPr>
            <w:rFonts w:ascii="Arial" w:eastAsia="Times New Roman" w:hAnsi="Arial" w:cs="Arial"/>
            <w:lang w:val="hy-AM"/>
          </w:rPr>
          <w:t>հաղորդագրությունը</w:t>
        </w:r>
        <w:r w:rsidRPr="009A27EB">
          <w:rPr>
            <w:rFonts w:eastAsia="Times New Roman"/>
            <w:lang w:val="hy-AM"/>
          </w:rPr>
          <w:t xml:space="preserve">, </w:t>
        </w:r>
        <w:r w:rsidRPr="009A27EB">
          <w:rPr>
            <w:rFonts w:ascii="Arial" w:eastAsia="Times New Roman" w:hAnsi="Arial" w:cs="Arial"/>
            <w:lang w:val="hy-AM"/>
          </w:rPr>
          <w:t>որով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տեղեկացնում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է՝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Հարային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մարմնի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համապատասխան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համարով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արգելադրման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որոշման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կատարումը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դադարեցնելու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և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արգելանքը</w:t>
        </w:r>
        <w:r w:rsidRPr="009A27EB">
          <w:rPr>
            <w:rFonts w:eastAsia="Times New Roman"/>
            <w:lang w:val="hy-AM"/>
          </w:rPr>
          <w:t xml:space="preserve"> </w:t>
        </w:r>
        <w:r w:rsidRPr="009A27EB">
          <w:rPr>
            <w:rFonts w:ascii="Arial" w:eastAsia="Times New Roman" w:hAnsi="Arial" w:cs="Arial"/>
            <w:lang w:val="hy-AM"/>
          </w:rPr>
          <w:t>հանելու</w:t>
        </w:r>
        <w:r w:rsidRPr="009A27EB">
          <w:rPr>
            <w:rFonts w:eastAsia="Times New Roman"/>
            <w:lang w:val="hy-AM"/>
          </w:rPr>
          <w:t xml:space="preserve">  </w:t>
        </w:r>
        <w:r w:rsidRPr="009A27EB">
          <w:rPr>
            <w:rFonts w:ascii="Arial" w:eastAsia="Times New Roman" w:hAnsi="Arial" w:cs="Arial"/>
            <w:lang w:val="hy-AM"/>
          </w:rPr>
          <w:t>վերաբերյալ։</w:t>
        </w:r>
        <w:r w:rsidRPr="009A27EB">
          <w:rPr>
            <w:rFonts w:eastAsia="Times New Roman"/>
            <w:lang w:val="hy-AM"/>
          </w:rPr>
          <w:t xml:space="preserve"> </w:t>
        </w:r>
      </w:ins>
    </w:p>
    <w:p w14:paraId="0E122B89" w14:textId="77777777" w:rsidR="0064737D" w:rsidRPr="009A27EB" w:rsidRDefault="0064737D" w:rsidP="0064737D">
      <w:pPr>
        <w:pStyle w:val="ListParagraph"/>
        <w:numPr>
          <w:ilvl w:val="0"/>
          <w:numId w:val="6"/>
        </w:numPr>
        <w:spacing w:line="259" w:lineRule="auto"/>
        <w:ind w:left="1418" w:hanging="284"/>
        <w:contextualSpacing w:val="0"/>
        <w:jc w:val="both"/>
        <w:rPr>
          <w:ins w:id="4862" w:author="Զարինե Սարգսյան" w:date="2026-04-02T12:10:00Z"/>
          <w:rFonts w:cs="Sylfaen"/>
          <w:lang w:val="hy-AM"/>
        </w:rPr>
      </w:pPr>
      <w:ins w:id="4863" w:author="Զարինե Սարգսյան" w:date="2026-04-02T12:10:00Z">
        <w:r>
          <w:rPr>
            <w:rFonts w:ascii="Arial" w:hAnsi="Arial" w:cs="Arial"/>
            <w:lang w:val="hy-AM"/>
          </w:rPr>
          <w:lastRenderedPageBreak/>
          <w:t>Բանկը</w:t>
        </w:r>
        <w:r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rFonts w:cs="Sylfaen"/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ի</w:t>
        </w:r>
        <w:r>
          <w:rPr>
            <w:rFonts w:ascii="Arial" w:hAnsi="Arial" w:cs="Arial"/>
            <w:lang w:val="hy-AM"/>
          </w:rPr>
          <w:t>ց</w:t>
        </w:r>
        <w:r>
          <w:rPr>
            <w:rFonts w:cs="Sylfaen"/>
            <w:lang w:val="hy-AM"/>
          </w:rPr>
          <w:t xml:space="preserve"> </w:t>
        </w:r>
        <w:r>
          <w:rPr>
            <w:rFonts w:ascii="Arial" w:hAnsi="Arial" w:cs="Arial"/>
            <w:lang w:val="hy-AM"/>
          </w:rPr>
          <w:t>ստացված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որոշում</w:t>
        </w:r>
        <w:r>
          <w:rPr>
            <w:rFonts w:ascii="Arial" w:hAnsi="Arial" w:cs="Arial"/>
            <w:lang w:val="hy-AM"/>
          </w:rPr>
          <w:t>ների</w:t>
        </w:r>
        <w:r>
          <w:rPr>
            <w:rFonts w:cs="Sylfaen"/>
            <w:lang w:val="hy-AM"/>
          </w:rPr>
          <w:t xml:space="preserve"> 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կատարու</w:t>
        </w:r>
        <w:r>
          <w:rPr>
            <w:rFonts w:ascii="Arial" w:hAnsi="Arial" w:cs="Arial"/>
            <w:lang w:val="hy-AM"/>
          </w:rPr>
          <w:t>մն</w:t>
        </w:r>
        <w:r>
          <w:rPr>
            <w:rFonts w:cs="Sylfaen"/>
            <w:lang w:val="hy-AM"/>
          </w:rPr>
          <w:t xml:space="preserve"> </w:t>
        </w:r>
        <w:r>
          <w:rPr>
            <w:rFonts w:ascii="Arial" w:hAnsi="Arial" w:cs="Arial"/>
            <w:lang w:val="hy-AM"/>
          </w:rPr>
          <w:t>ապահովովում</w:t>
        </w:r>
        <w:r>
          <w:rPr>
            <w:rFonts w:cs="Sylfaen"/>
            <w:lang w:val="hy-AM"/>
          </w:rPr>
          <w:t xml:space="preserve"> </w:t>
        </w:r>
        <w:r>
          <w:rPr>
            <w:rFonts w:ascii="Arial" w:hAnsi="Arial" w:cs="Arial"/>
            <w:lang w:val="hy-AM"/>
          </w:rPr>
          <w:t>է</w:t>
        </w:r>
        <w:r>
          <w:rPr>
            <w:rFonts w:cs="Sylfaen"/>
            <w:lang w:val="hy-AM"/>
          </w:rPr>
          <w:t xml:space="preserve"> </w:t>
        </w:r>
        <w:r w:rsidRPr="009A27EB">
          <w:rPr>
            <w:rFonts w:cs="GHEA Grapalat"/>
            <w:lang w:val="hy-AM"/>
          </w:rPr>
          <w:t>«</w:t>
        </w:r>
        <w:r w:rsidRPr="009A27EB">
          <w:rPr>
            <w:rFonts w:ascii="Arial" w:hAnsi="Arial" w:cs="Arial"/>
            <w:bCs/>
            <w:iCs/>
            <w:lang w:val="hy-AM"/>
          </w:rPr>
          <w:t>Կատարողական</w:t>
        </w:r>
        <w:r w:rsidRPr="009A27EB">
          <w:rPr>
            <w:rFonts w:cs="Sylfaen"/>
            <w:bCs/>
            <w:iCs/>
            <w:lang w:val="hy-AM"/>
          </w:rPr>
          <w:t xml:space="preserve"> </w:t>
        </w:r>
        <w:r w:rsidRPr="009A27EB">
          <w:rPr>
            <w:rFonts w:ascii="Arial" w:hAnsi="Arial" w:cs="Arial"/>
            <w:bCs/>
            <w:iCs/>
            <w:lang w:val="hy-AM"/>
          </w:rPr>
          <w:t>վարույթի</w:t>
        </w:r>
        <w:r w:rsidRPr="009A27EB">
          <w:rPr>
            <w:rFonts w:cs="Sylfaen"/>
            <w:bCs/>
            <w:iCs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մասին</w:t>
        </w:r>
        <w:r w:rsidRPr="009A27EB">
          <w:rPr>
            <w:rFonts w:cs="GHEA Grapalat"/>
            <w:lang w:val="hy-AM"/>
          </w:rPr>
          <w:t>»</w:t>
        </w:r>
        <w:r>
          <w:rPr>
            <w:rFonts w:cs="GHEA Grapalat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օրենք</w:t>
        </w:r>
        <w:r>
          <w:rPr>
            <w:rFonts w:ascii="Arial" w:hAnsi="Arial" w:cs="Arial"/>
            <w:lang w:val="hy-AM"/>
          </w:rPr>
          <w:t>ով</w:t>
        </w:r>
        <w:r>
          <w:rPr>
            <w:rFonts w:cs="GHEA Grapalat"/>
            <w:lang w:val="hy-AM"/>
          </w:rPr>
          <w:t xml:space="preserve"> </w:t>
        </w:r>
        <w:r>
          <w:rPr>
            <w:rFonts w:ascii="Arial" w:hAnsi="Arial" w:cs="Arial"/>
            <w:lang w:val="hy-AM"/>
          </w:rPr>
          <w:t>սահմանված</w:t>
        </w:r>
        <w:r>
          <w:rPr>
            <w:rFonts w:cs="GHEA Grapalat"/>
            <w:lang w:val="hy-AM"/>
          </w:rPr>
          <w:t xml:space="preserve"> </w:t>
        </w:r>
        <w:r>
          <w:rPr>
            <w:rFonts w:ascii="Arial" w:hAnsi="Arial" w:cs="Arial"/>
            <w:lang w:val="hy-AM"/>
          </w:rPr>
          <w:t>կարգով։</w:t>
        </w:r>
      </w:ins>
    </w:p>
    <w:p w14:paraId="6A1CDC31" w14:textId="77777777" w:rsidR="0064737D" w:rsidRPr="0064737D" w:rsidRDefault="0064737D" w:rsidP="0064737D">
      <w:pPr>
        <w:pStyle w:val="ListParagraph"/>
        <w:numPr>
          <w:ilvl w:val="1"/>
          <w:numId w:val="5"/>
        </w:numPr>
        <w:spacing w:line="259" w:lineRule="auto"/>
        <w:ind w:left="1134" w:hanging="567"/>
        <w:contextualSpacing w:val="0"/>
        <w:jc w:val="both"/>
        <w:rPr>
          <w:ins w:id="4864" w:author="Զարինե Սարգսյան" w:date="2026-04-02T12:10:00Z"/>
          <w:rFonts w:cs="Sylfaen"/>
          <w:lang w:val="hy-AM"/>
          <w:rPrChange w:id="4865" w:author="Զարինե Սարգսյան" w:date="2026-04-02T12:12:00Z">
            <w:rPr>
              <w:ins w:id="4866" w:author="Զարինե Սարգսյան" w:date="2026-04-02T12:10:00Z"/>
              <w:rFonts w:cs="Sylfaen"/>
              <w:highlight w:val="yellow"/>
              <w:lang w:val="hy-AM"/>
            </w:rPr>
          </w:rPrChange>
        </w:rPr>
      </w:pPr>
      <w:ins w:id="4867" w:author="Զարինե Սարգսյան" w:date="2026-04-02T12:10:00Z">
        <w:r w:rsidRPr="0064737D">
          <w:rPr>
            <w:rFonts w:ascii="Arial" w:hAnsi="Arial" w:cs="Arial"/>
            <w:lang w:val="hy-AM"/>
            <w:rPrChange w:id="486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ՀԿԱԾ</w:t>
        </w:r>
        <w:r w:rsidRPr="0064737D">
          <w:rPr>
            <w:lang w:val="hy-AM"/>
            <w:rPrChange w:id="4869" w:author="Զարինե Սարգսյան" w:date="2026-04-02T12:12:00Z">
              <w:rPr>
                <w:highlight w:val="yellow"/>
                <w:lang w:val="hy-AM"/>
              </w:rPr>
            </w:rPrChange>
          </w:rPr>
          <w:t>-</w:t>
        </w:r>
        <w:r w:rsidRPr="0064737D">
          <w:rPr>
            <w:rFonts w:ascii="Arial" w:hAnsi="Arial" w:cs="Arial"/>
            <w:lang w:val="hy-AM"/>
            <w:rPrChange w:id="487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</w:t>
        </w:r>
        <w:r w:rsidRPr="0064737D">
          <w:rPr>
            <w:lang w:val="hy-AM"/>
            <w:rPrChange w:id="4871" w:author="Զարինե Սարգսյան" w:date="2026-04-02T12:12:00Z">
              <w:rPr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7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արգելադրումից</w:t>
        </w:r>
        <w:r w:rsidRPr="0064737D">
          <w:rPr>
            <w:rFonts w:cs="Sylfaen"/>
            <w:lang w:val="hy-AM"/>
            <w:rPrChange w:id="487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7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հետո</w:t>
        </w:r>
        <w:r w:rsidRPr="0064737D">
          <w:rPr>
            <w:rFonts w:cs="Sylfaen"/>
            <w:lang w:val="hy-AM"/>
            <w:rPrChange w:id="4875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, </w:t>
        </w:r>
        <w:r w:rsidRPr="0064737D">
          <w:rPr>
            <w:rFonts w:ascii="Arial" w:hAnsi="Arial" w:cs="Arial"/>
            <w:lang w:val="hy-AM"/>
            <w:rPrChange w:id="487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Բանկը</w:t>
        </w:r>
        <w:r w:rsidRPr="0064737D">
          <w:rPr>
            <w:rFonts w:cs="Sylfaen"/>
            <w:lang w:val="hy-AM"/>
            <w:rPrChange w:id="487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7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ստացված</w:t>
        </w:r>
        <w:r w:rsidRPr="0064737D">
          <w:rPr>
            <w:rFonts w:cs="Sylfaen"/>
            <w:lang w:val="hy-AM"/>
            <w:rPrChange w:id="487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 </w:t>
        </w:r>
        <w:r w:rsidRPr="0064737D">
          <w:rPr>
            <w:rFonts w:ascii="Arial" w:hAnsi="Arial" w:cs="Arial"/>
            <w:lang w:val="hy-AM"/>
            <w:rPrChange w:id="488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բռնագանձման</w:t>
        </w:r>
        <w:r w:rsidRPr="0064737D">
          <w:rPr>
            <w:rFonts w:cs="Sylfaen"/>
            <w:lang w:val="hy-AM"/>
            <w:rPrChange w:id="4881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8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հետ</w:t>
        </w:r>
        <w:r w:rsidRPr="0064737D">
          <w:rPr>
            <w:rFonts w:cs="Sylfaen"/>
            <w:lang w:val="hy-AM"/>
            <w:rPrChange w:id="488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8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կապված</w:t>
        </w:r>
        <w:r w:rsidRPr="0064737D">
          <w:rPr>
            <w:rFonts w:cs="Sylfaen"/>
            <w:lang w:val="hy-AM"/>
            <w:rPrChange w:id="4885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8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որոշման</w:t>
        </w:r>
        <w:r w:rsidRPr="0064737D">
          <w:rPr>
            <w:rFonts w:cs="Sylfaen"/>
            <w:lang w:val="hy-AM"/>
            <w:rPrChange w:id="488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8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համաձայն</w:t>
        </w:r>
        <w:r w:rsidRPr="0064737D">
          <w:rPr>
            <w:rFonts w:cs="Sylfaen"/>
            <w:lang w:val="hy-AM"/>
            <w:rPrChange w:id="488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, </w:t>
        </w:r>
        <w:r w:rsidRPr="0064737D">
          <w:rPr>
            <w:rFonts w:ascii="Arial" w:hAnsi="Arial" w:cs="Arial"/>
            <w:lang w:val="hy-AM"/>
            <w:rPrChange w:id="489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Հարկ</w:t>
        </w:r>
        <w:r w:rsidRPr="0064737D">
          <w:rPr>
            <w:rFonts w:cs="Sylfaen"/>
            <w:lang w:val="hy-AM"/>
            <w:rPrChange w:id="4891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9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վճարողի</w:t>
        </w:r>
        <w:r w:rsidRPr="0064737D">
          <w:rPr>
            <w:rFonts w:cs="Sylfaen"/>
            <w:lang w:val="hy-AM"/>
            <w:rPrChange w:id="489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9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բանկային</w:t>
        </w:r>
        <w:r w:rsidRPr="0064737D">
          <w:rPr>
            <w:rFonts w:cs="Sylfaen"/>
            <w:lang w:val="hy-AM"/>
            <w:rPrChange w:id="4895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9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հաշվից</w:t>
        </w:r>
        <w:r w:rsidRPr="0064737D">
          <w:rPr>
            <w:rFonts w:cs="Sylfaen"/>
            <w:lang w:val="hy-AM"/>
            <w:rPrChange w:id="489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89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միջոցների</w:t>
        </w:r>
        <w:r w:rsidRPr="0064737D">
          <w:rPr>
            <w:rFonts w:cs="Sylfaen"/>
            <w:lang w:val="hy-AM"/>
            <w:rPrChange w:id="489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0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բռնագանձումը</w:t>
        </w:r>
        <w:r w:rsidRPr="0064737D">
          <w:rPr>
            <w:rFonts w:cs="Sylfaen"/>
            <w:lang w:val="hy-AM"/>
            <w:rPrChange w:id="4901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0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և</w:t>
        </w:r>
        <w:r w:rsidRPr="0064737D">
          <w:rPr>
            <w:rFonts w:cs="Sylfaen"/>
            <w:lang w:val="hy-AM"/>
            <w:rPrChange w:id="490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0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փոխանցումը</w:t>
        </w:r>
        <w:r w:rsidRPr="0064737D">
          <w:rPr>
            <w:rFonts w:cs="Sylfaen"/>
            <w:lang w:val="hy-AM"/>
            <w:rPrChange w:id="4905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0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իրականացնում</w:t>
        </w:r>
        <w:r w:rsidRPr="0064737D">
          <w:rPr>
            <w:rFonts w:cs="Sylfaen"/>
            <w:lang w:val="hy-AM"/>
            <w:rPrChange w:id="490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0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է՝</w:t>
        </w:r>
        <w:r w:rsidRPr="0064737D">
          <w:rPr>
            <w:rFonts w:cs="Sylfaen"/>
            <w:lang w:val="hy-AM"/>
            <w:rPrChange w:id="490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cs="GHEA Grapalat"/>
            <w:lang w:val="hy-AM"/>
            <w:rPrChange w:id="4910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>«</w:t>
        </w:r>
        <w:r w:rsidRPr="0064737D">
          <w:rPr>
            <w:rFonts w:ascii="Arial" w:hAnsi="Arial" w:cs="Arial"/>
            <w:bCs/>
            <w:iCs/>
            <w:lang w:val="hy-AM"/>
            <w:rPrChange w:id="4911" w:author="Զարինե Սարգսյան" w:date="2026-04-02T12:12:00Z">
              <w:rPr>
                <w:rFonts w:ascii="Arial" w:hAnsi="Arial" w:cs="Arial"/>
                <w:bCs/>
                <w:iCs/>
                <w:highlight w:val="yellow"/>
                <w:lang w:val="hy-AM"/>
              </w:rPr>
            </w:rPrChange>
          </w:rPr>
          <w:t>Կատարողական</w:t>
        </w:r>
        <w:r w:rsidRPr="0064737D">
          <w:rPr>
            <w:rFonts w:cs="Sylfaen"/>
            <w:bCs/>
            <w:iCs/>
            <w:lang w:val="hy-AM"/>
            <w:rPrChange w:id="4912" w:author="Զարինե Սարգսյան" w:date="2026-04-02T12:12:00Z">
              <w:rPr>
                <w:rFonts w:cs="Sylfaen"/>
                <w:bCs/>
                <w:iCs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bCs/>
            <w:iCs/>
            <w:lang w:val="hy-AM"/>
            <w:rPrChange w:id="4913" w:author="Զարինե Սարգսյան" w:date="2026-04-02T12:12:00Z">
              <w:rPr>
                <w:rFonts w:ascii="Arial" w:hAnsi="Arial" w:cs="Arial"/>
                <w:bCs/>
                <w:iCs/>
                <w:highlight w:val="yellow"/>
                <w:lang w:val="hy-AM"/>
              </w:rPr>
            </w:rPrChange>
          </w:rPr>
          <w:t>վարույթի</w:t>
        </w:r>
        <w:r w:rsidRPr="0064737D">
          <w:rPr>
            <w:rFonts w:cs="Sylfaen"/>
            <w:bCs/>
            <w:iCs/>
            <w:lang w:val="hy-AM"/>
            <w:rPrChange w:id="4914" w:author="Զարինե Սարգսյան" w:date="2026-04-02T12:12:00Z">
              <w:rPr>
                <w:rFonts w:cs="Sylfaen"/>
                <w:bCs/>
                <w:iCs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1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մասին</w:t>
        </w:r>
        <w:r w:rsidRPr="0064737D">
          <w:rPr>
            <w:rFonts w:cs="GHEA Grapalat"/>
            <w:lang w:val="hy-AM"/>
            <w:rPrChange w:id="4916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» </w:t>
        </w:r>
        <w:r w:rsidRPr="0064737D">
          <w:rPr>
            <w:rFonts w:ascii="Arial" w:hAnsi="Arial" w:cs="Arial"/>
            <w:lang w:val="hy-AM"/>
            <w:rPrChange w:id="491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Հայաստանի</w:t>
        </w:r>
        <w:r w:rsidRPr="0064737D">
          <w:rPr>
            <w:rFonts w:cs="GHEA Grapalat"/>
            <w:lang w:val="hy-AM"/>
            <w:rPrChange w:id="4918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1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Հանրապետության</w:t>
        </w:r>
        <w:r w:rsidRPr="0064737D">
          <w:rPr>
            <w:rFonts w:cs="GHEA Grapalat"/>
            <w:lang w:val="hy-AM"/>
            <w:rPrChange w:id="4920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2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օրենքի</w:t>
        </w:r>
        <w:r w:rsidRPr="0064737D">
          <w:rPr>
            <w:rFonts w:cs="GHEA Grapalat"/>
            <w:lang w:val="hy-AM"/>
            <w:rPrChange w:id="4922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2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և</w:t>
        </w:r>
        <w:r w:rsidRPr="0064737D">
          <w:rPr>
            <w:rFonts w:cs="GHEA Grapalat"/>
            <w:lang w:val="hy-AM"/>
            <w:rPrChange w:id="4924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2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դրա</w:t>
        </w:r>
        <w:r w:rsidRPr="0064737D">
          <w:rPr>
            <w:rFonts w:cs="GHEA Grapalat"/>
            <w:lang w:val="hy-AM"/>
            <w:rPrChange w:id="4926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2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հիման</w:t>
        </w:r>
        <w:r w:rsidRPr="0064737D">
          <w:rPr>
            <w:rFonts w:cs="GHEA Grapalat"/>
            <w:lang w:val="hy-AM"/>
            <w:rPrChange w:id="4928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2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վրա</w:t>
        </w:r>
        <w:r w:rsidRPr="0064737D">
          <w:rPr>
            <w:rFonts w:cs="GHEA Grapalat"/>
            <w:lang w:val="hy-AM"/>
            <w:rPrChange w:id="4930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31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իրավական</w:t>
        </w:r>
        <w:r w:rsidRPr="0064737D">
          <w:rPr>
            <w:rFonts w:cs="GHEA Grapalat"/>
            <w:lang w:val="hy-AM"/>
            <w:rPrChange w:id="4932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33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ատերով</w:t>
        </w:r>
        <w:r w:rsidRPr="0064737D">
          <w:rPr>
            <w:rFonts w:cs="GHEA Grapalat"/>
            <w:lang w:val="hy-AM"/>
            <w:rPrChange w:id="4934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35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սահմանված</w:t>
        </w:r>
        <w:r w:rsidRPr="0064737D">
          <w:rPr>
            <w:rFonts w:cs="GHEA Grapalat"/>
            <w:lang w:val="hy-AM"/>
            <w:rPrChange w:id="4936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37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պահանջների</w:t>
        </w:r>
        <w:r w:rsidRPr="0064737D">
          <w:rPr>
            <w:rFonts w:cs="GHEA Grapalat"/>
            <w:lang w:val="hy-AM"/>
            <w:rPrChange w:id="4938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39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համաձայն։</w:t>
        </w:r>
      </w:ins>
    </w:p>
    <w:p w14:paraId="70383132" w14:textId="77777777" w:rsidR="0064737D" w:rsidRPr="0064737D" w:rsidRDefault="0064737D" w:rsidP="0064737D">
      <w:pPr>
        <w:pStyle w:val="ListParagraph"/>
        <w:numPr>
          <w:ilvl w:val="1"/>
          <w:numId w:val="5"/>
        </w:numPr>
        <w:spacing w:line="259" w:lineRule="auto"/>
        <w:ind w:left="1134" w:hanging="567"/>
        <w:contextualSpacing w:val="0"/>
        <w:jc w:val="both"/>
        <w:rPr>
          <w:ins w:id="4940" w:author="Զարինե Սարգսյան" w:date="2026-04-02T12:10:00Z"/>
          <w:rFonts w:cs="Sylfaen"/>
          <w:lang w:val="hy-AM"/>
          <w:rPrChange w:id="4941" w:author="Զարինե Սարգսյան" w:date="2026-04-02T12:12:00Z">
            <w:rPr>
              <w:ins w:id="4942" w:author="Զարինե Սարգսյան" w:date="2026-04-02T12:10:00Z"/>
              <w:rFonts w:cs="Sylfaen"/>
              <w:highlight w:val="yellow"/>
              <w:lang w:val="hy-AM"/>
            </w:rPr>
          </w:rPrChange>
        </w:rPr>
      </w:pPr>
      <w:ins w:id="4943" w:author="Զարինե Սարգսյան" w:date="2026-04-02T12:10:00Z">
        <w:r w:rsidRPr="0064737D">
          <w:rPr>
            <w:rFonts w:ascii="Arial" w:hAnsi="Arial" w:cs="Arial"/>
            <w:lang w:val="hy-AM"/>
            <w:rPrChange w:id="494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Բանկը</w:t>
        </w:r>
        <w:r w:rsidRPr="0064737D">
          <w:rPr>
            <w:rFonts w:cs="GHEA Grapalat"/>
            <w:lang w:val="hy-AM"/>
            <w:rPrChange w:id="4945" w:author="Զարինե Սարգսյան" w:date="2026-04-02T12:12:00Z">
              <w:rPr>
                <w:rFonts w:cs="GHEA Grapalat"/>
                <w:highlight w:val="yellow"/>
                <w:lang w:val="hy-AM"/>
              </w:rPr>
            </w:rPrChange>
          </w:rPr>
          <w:t xml:space="preserve">, </w:t>
        </w:r>
        <w:r w:rsidRPr="0064737D">
          <w:rPr>
            <w:rFonts w:ascii="Arial" w:hAnsi="Arial" w:cs="Arial"/>
            <w:lang w:val="hy-AM"/>
            <w:rPrChange w:id="494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ՀԿԱԾ</w:t>
        </w:r>
        <w:r w:rsidRPr="0064737D">
          <w:rPr>
            <w:rFonts w:cs="Sylfaen"/>
            <w:lang w:val="hy-AM"/>
            <w:rPrChange w:id="494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>-</w:t>
        </w:r>
        <w:r w:rsidRPr="0064737D">
          <w:rPr>
            <w:rFonts w:ascii="Arial" w:hAnsi="Arial" w:cs="Arial"/>
            <w:lang w:val="hy-AM"/>
            <w:rPrChange w:id="494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</w:t>
        </w:r>
        <w:r w:rsidRPr="0064737D">
          <w:rPr>
            <w:rFonts w:cs="Sylfaen"/>
            <w:lang w:val="hy-AM"/>
            <w:rPrChange w:id="494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5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կողմից</w:t>
        </w:r>
        <w:r w:rsidRPr="0064737D">
          <w:rPr>
            <w:rFonts w:cs="Sylfaen"/>
            <w:lang w:val="hy-AM"/>
            <w:rPrChange w:id="4951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5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իրականացվող՝</w:t>
        </w:r>
        <w:r w:rsidRPr="0064737D">
          <w:rPr>
            <w:rFonts w:cs="Sylfaen"/>
            <w:lang w:val="hy-AM"/>
            <w:rPrChange w:id="495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5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արգելադրման</w:t>
        </w:r>
        <w:r w:rsidRPr="0064737D">
          <w:rPr>
            <w:rFonts w:cs="Sylfaen"/>
            <w:lang w:val="hy-AM"/>
            <w:rPrChange w:id="4955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5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կամ</w:t>
        </w:r>
        <w:r w:rsidRPr="0064737D">
          <w:rPr>
            <w:rFonts w:cs="Sylfaen"/>
            <w:lang w:val="hy-AM"/>
            <w:rPrChange w:id="495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5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բռնագանձման</w:t>
        </w:r>
        <w:r w:rsidRPr="0064737D">
          <w:rPr>
            <w:rFonts w:cs="Sylfaen"/>
            <w:lang w:val="hy-AM"/>
            <w:rPrChange w:id="495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6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որոշումների</w:t>
        </w:r>
        <w:r w:rsidRPr="0064737D">
          <w:rPr>
            <w:rFonts w:cs="Sylfaen"/>
            <w:lang w:val="hy-AM"/>
            <w:rPrChange w:id="4961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6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համաձայն</w:t>
        </w:r>
        <w:r w:rsidRPr="0064737D">
          <w:rPr>
            <w:rFonts w:cs="Sylfaen"/>
            <w:lang w:val="hy-AM"/>
            <w:rPrChange w:id="496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6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իրակացվող</w:t>
        </w:r>
        <w:r w:rsidRPr="0064737D">
          <w:rPr>
            <w:rFonts w:cs="Sylfaen"/>
            <w:lang w:val="hy-AM"/>
            <w:rPrChange w:id="4965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6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գործընթացների</w:t>
        </w:r>
        <w:r w:rsidRPr="0064737D">
          <w:rPr>
            <w:rFonts w:cs="Sylfaen"/>
            <w:lang w:val="hy-AM"/>
            <w:rPrChange w:id="496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, </w:t>
        </w:r>
        <w:r w:rsidRPr="0064737D">
          <w:rPr>
            <w:rFonts w:ascii="Arial" w:hAnsi="Arial" w:cs="Arial"/>
            <w:lang w:val="hy-AM"/>
            <w:rPrChange w:id="496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այդ</w:t>
        </w:r>
        <w:r w:rsidRPr="0064737D">
          <w:rPr>
            <w:rFonts w:cs="Sylfaen"/>
            <w:lang w:val="hy-AM"/>
            <w:rPrChange w:id="496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7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թվում՝</w:t>
        </w:r>
        <w:r w:rsidRPr="0064737D">
          <w:rPr>
            <w:rFonts w:cs="Sylfaen"/>
            <w:lang w:val="hy-AM"/>
            <w:rPrChange w:id="4971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 </w:t>
        </w:r>
        <w:r w:rsidRPr="0064737D">
          <w:rPr>
            <w:rFonts w:ascii="Arial" w:hAnsi="Arial" w:cs="Arial"/>
            <w:lang w:val="hy-AM"/>
            <w:rPrChange w:id="497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ՀԿԱԾ</w:t>
        </w:r>
        <w:r w:rsidRPr="0064737D">
          <w:rPr>
            <w:rFonts w:cs="Sylfaen"/>
            <w:lang w:val="hy-AM"/>
            <w:rPrChange w:id="497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>-</w:t>
        </w:r>
        <w:r w:rsidRPr="0064737D">
          <w:rPr>
            <w:rFonts w:ascii="Arial" w:hAnsi="Arial" w:cs="Arial"/>
            <w:lang w:val="hy-AM"/>
            <w:rPrChange w:id="497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ն</w:t>
        </w:r>
        <w:r w:rsidRPr="0064737D">
          <w:rPr>
            <w:rFonts w:cs="Sylfaen"/>
            <w:lang w:val="hy-AM"/>
            <w:rPrChange w:id="4975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7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դեպոզիտ</w:t>
        </w:r>
        <w:r w:rsidRPr="0064737D">
          <w:rPr>
            <w:rFonts w:cs="Sylfaen"/>
            <w:lang w:val="hy-AM"/>
            <w:rPrChange w:id="497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7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հաշվին</w:t>
        </w:r>
        <w:r w:rsidRPr="0064737D">
          <w:rPr>
            <w:rFonts w:cs="Sylfaen"/>
            <w:lang w:val="hy-AM"/>
            <w:rPrChange w:id="497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8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փոխանցված</w:t>
        </w:r>
        <w:r w:rsidRPr="0064737D">
          <w:rPr>
            <w:rFonts w:cs="Sylfaen"/>
            <w:lang w:val="hy-AM"/>
            <w:rPrChange w:id="4981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8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միջոցների</w:t>
        </w:r>
        <w:r w:rsidRPr="0064737D">
          <w:rPr>
            <w:rFonts w:cs="Sylfaen"/>
            <w:lang w:val="hy-AM"/>
            <w:rPrChange w:id="498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8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վերաբերյալ</w:t>
        </w:r>
        <w:r w:rsidRPr="0064737D">
          <w:rPr>
            <w:rFonts w:cs="Sylfaen"/>
            <w:lang w:val="hy-AM"/>
            <w:rPrChange w:id="4985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86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Հարկային</w:t>
        </w:r>
        <w:r w:rsidRPr="0064737D">
          <w:rPr>
            <w:rFonts w:cs="Sylfaen"/>
            <w:lang w:val="hy-AM"/>
            <w:rPrChange w:id="4987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88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մարմնին</w:t>
        </w:r>
        <w:r w:rsidRPr="0064737D">
          <w:rPr>
            <w:rFonts w:cs="Sylfaen"/>
            <w:lang w:val="hy-AM"/>
            <w:rPrChange w:id="4989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90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տեղեկատվություն</w:t>
        </w:r>
        <w:r w:rsidRPr="0064737D">
          <w:rPr>
            <w:rFonts w:cs="Sylfaen"/>
            <w:lang w:val="hy-AM"/>
            <w:rPrChange w:id="4991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92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չի</w:t>
        </w:r>
        <w:r w:rsidRPr="0064737D">
          <w:rPr>
            <w:rFonts w:cs="Sylfaen"/>
            <w:lang w:val="hy-AM"/>
            <w:rPrChange w:id="4993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  <w:r w:rsidRPr="0064737D">
          <w:rPr>
            <w:rFonts w:ascii="Arial" w:hAnsi="Arial" w:cs="Arial"/>
            <w:lang w:val="hy-AM"/>
            <w:rPrChange w:id="4994" w:author="Զարինե Սարգսյան" w:date="2026-04-02T12:12:00Z">
              <w:rPr>
                <w:rFonts w:ascii="Arial" w:hAnsi="Arial" w:cs="Arial"/>
                <w:highlight w:val="yellow"/>
                <w:lang w:val="hy-AM"/>
              </w:rPr>
            </w:rPrChange>
          </w:rPr>
          <w:t>տրամադրում։</w:t>
        </w:r>
        <w:bookmarkStart w:id="4995" w:name="_Hlk216790151"/>
        <w:r w:rsidRPr="0064737D">
          <w:rPr>
            <w:rFonts w:cs="Sylfaen"/>
            <w:lang w:val="hy-AM"/>
            <w:rPrChange w:id="4996" w:author="Զարինե Սարգսյան" w:date="2026-04-02T12:12:00Z">
              <w:rPr>
                <w:rFonts w:cs="Sylfaen"/>
                <w:highlight w:val="yellow"/>
                <w:lang w:val="hy-AM"/>
              </w:rPr>
            </w:rPrChange>
          </w:rPr>
          <w:t xml:space="preserve"> </w:t>
        </w:r>
      </w:ins>
    </w:p>
    <w:bookmarkEnd w:id="4995"/>
    <w:p w14:paraId="00AFD841" w14:textId="6CAC2EA5" w:rsidR="0064737D" w:rsidRPr="00077AE9" w:rsidRDefault="0064737D">
      <w:pPr>
        <w:pStyle w:val="ListParagraph"/>
        <w:numPr>
          <w:ilvl w:val="1"/>
          <w:numId w:val="5"/>
        </w:numPr>
        <w:spacing w:line="259" w:lineRule="auto"/>
        <w:ind w:left="1134" w:hanging="567"/>
        <w:contextualSpacing w:val="0"/>
        <w:jc w:val="both"/>
        <w:rPr>
          <w:rFonts w:cs="Sylfaen"/>
          <w:lang w:val="hy-AM"/>
          <w:rPrChange w:id="4997" w:author="Զարինե Սարգսյան" w:date="2026-04-02T14:24:00Z">
            <w:rPr/>
          </w:rPrChange>
        </w:rPr>
        <w:pPrChange w:id="4998" w:author="Զարինե Սարգսյան" w:date="2026-04-02T14:24:00Z">
          <w:pPr/>
        </w:pPrChange>
      </w:pPr>
      <w:ins w:id="4999" w:author="Զարինե Սարգսյան" w:date="2026-04-02T12:10:00Z">
        <w:r w:rsidRPr="009A27EB">
          <w:rPr>
            <w:rFonts w:ascii="Arial" w:hAnsi="Arial" w:cs="Arial"/>
            <w:lang w:val="hy-AM"/>
          </w:rPr>
          <w:t>Բանկը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չի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կրում</w:t>
        </w:r>
        <w:r w:rsidRPr="009A27EB">
          <w:rPr>
            <w:rFonts w:cs="Sylfaen"/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պատասխանատվություն</w:t>
        </w:r>
        <w:r w:rsidRPr="009A27EB">
          <w:rPr>
            <w:rFonts w:cs="Sylfaen"/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երբ</w:t>
        </w:r>
        <w:r>
          <w:rPr>
            <w:rFonts w:ascii="Cambria Math" w:hAnsi="Cambria Math"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ՀԿԱԾ</w:t>
        </w:r>
        <w:r w:rsidRPr="00A15B15">
          <w:rPr>
            <w:rFonts w:cs="Sylfaen"/>
            <w:lang w:val="hy-AM"/>
          </w:rPr>
          <w:t>-</w:t>
        </w:r>
        <w:r w:rsidRPr="00A15B15">
          <w:rPr>
            <w:rFonts w:ascii="Arial" w:hAnsi="Arial" w:cs="Arial"/>
            <w:lang w:val="hy-AM"/>
          </w:rPr>
          <w:t>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կողմից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ներկայացված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արգելադրման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որոշման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մեջ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Հարկային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մարմնի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արգելադրման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որոշման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բացառիկ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համարը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և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ամսաթիվը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չլրացնելու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և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Բանկին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չներկայացնելու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հետևանքով՝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Բանկը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շարունակի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հարկ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վճարողի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միջոցների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նկատմամբ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արգելաքի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կիրառումը</w:t>
        </w:r>
        <w:r w:rsidRPr="00A15B15">
          <w:rPr>
            <w:rFonts w:cs="Sylfaen"/>
            <w:lang w:val="hy-AM"/>
          </w:rPr>
          <w:t xml:space="preserve">, </w:t>
        </w:r>
        <w:r w:rsidRPr="00A15B15">
          <w:rPr>
            <w:rFonts w:ascii="Arial" w:hAnsi="Arial" w:cs="Arial"/>
            <w:lang w:val="hy-AM"/>
          </w:rPr>
          <w:t>ըստ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Հարկային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մարմնի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արգելադրման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որոշման</w:t>
        </w:r>
        <w:r w:rsidRPr="00A15B15">
          <w:rPr>
            <w:rFonts w:cs="Sylfaen"/>
            <w:lang w:val="hy-AM"/>
          </w:rPr>
          <w:t xml:space="preserve">, </w:t>
        </w:r>
        <w:r w:rsidRPr="00A15B15">
          <w:rPr>
            <w:rFonts w:ascii="Arial" w:hAnsi="Arial" w:cs="Arial"/>
            <w:lang w:val="hy-AM"/>
          </w:rPr>
          <w:t>և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չապահովի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Հարկային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օրենսգրքի</w:t>
        </w:r>
        <w:r w:rsidRPr="00A15B15">
          <w:rPr>
            <w:rFonts w:cs="Sylfaen"/>
            <w:lang w:val="hy-AM"/>
          </w:rPr>
          <w:t xml:space="preserve"> 432 </w:t>
        </w:r>
        <w:r w:rsidRPr="00A15B15">
          <w:rPr>
            <w:rFonts w:ascii="Arial" w:hAnsi="Arial" w:cs="Arial"/>
            <w:lang w:val="hy-AM"/>
          </w:rPr>
          <w:t>հոդվածի</w:t>
        </w:r>
        <w:r w:rsidRPr="00A15B15">
          <w:rPr>
            <w:rFonts w:cs="Sylfaen"/>
            <w:lang w:val="hy-AM"/>
          </w:rPr>
          <w:t xml:space="preserve"> 1-</w:t>
        </w:r>
        <w:r w:rsidRPr="00A15B15">
          <w:rPr>
            <w:rFonts w:ascii="Arial" w:hAnsi="Arial" w:cs="Arial"/>
            <w:lang w:val="hy-AM"/>
          </w:rPr>
          <w:t>ին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մասի</w:t>
        </w:r>
        <w:r w:rsidRPr="00A15B15">
          <w:rPr>
            <w:rFonts w:cs="Sylfaen"/>
            <w:lang w:val="hy-AM"/>
          </w:rPr>
          <w:t xml:space="preserve"> 5-</w:t>
        </w:r>
        <w:r w:rsidRPr="00A15B15">
          <w:rPr>
            <w:rFonts w:ascii="Arial" w:hAnsi="Arial" w:cs="Arial"/>
            <w:lang w:val="hy-AM"/>
          </w:rPr>
          <w:t>րդ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կետի</w:t>
        </w:r>
        <w:r w:rsidRPr="00A15B15">
          <w:rPr>
            <w:rFonts w:cs="Sylfaen"/>
            <w:lang w:val="hy-AM"/>
          </w:rPr>
          <w:t xml:space="preserve"> </w:t>
        </w:r>
        <w:r w:rsidRPr="00A15B15">
          <w:rPr>
            <w:rFonts w:ascii="Arial" w:hAnsi="Arial" w:cs="Arial"/>
            <w:lang w:val="hy-AM"/>
          </w:rPr>
          <w:t>պահանջը։</w:t>
        </w:r>
        <w:r>
          <w:rPr>
            <w:rFonts w:cs="Sylfaen"/>
            <w:lang w:val="hy-AM"/>
          </w:rPr>
          <w:t>»</w:t>
        </w:r>
        <w:r>
          <w:rPr>
            <w:rFonts w:ascii="Arial" w:hAnsi="Arial" w:cs="Arial"/>
            <w:lang w:val="hy-AM"/>
          </w:rPr>
          <w:t>։</w:t>
        </w:r>
        <w:r w:rsidRPr="00A15B15">
          <w:rPr>
            <w:rFonts w:cs="Sylfaen"/>
            <w:lang w:val="hy-AM"/>
          </w:rPr>
          <w:t xml:space="preserve"> </w:t>
        </w:r>
      </w:ins>
    </w:p>
    <w:p w14:paraId="0EED2E6B" w14:textId="77777777" w:rsidR="00A320B0" w:rsidRPr="0064737D" w:rsidRDefault="00A320B0" w:rsidP="00A320B0">
      <w:pPr>
        <w:rPr>
          <w:lang w:val="hy-AM"/>
          <w:rPrChange w:id="5000" w:author="Զարինե Սարգսյան" w:date="2026-04-02T12:11:00Z">
            <w:rPr/>
          </w:rPrChange>
        </w:rPr>
      </w:pPr>
      <w:r w:rsidRPr="0064737D">
        <w:rPr>
          <w:lang w:val="hy-AM"/>
          <w:rPrChange w:id="5001" w:author="Զարինե Սարգսյան" w:date="2026-04-02T12:11:00Z">
            <w:rPr/>
          </w:rPrChange>
        </w:rPr>
        <w:t> </w:t>
      </w:r>
    </w:p>
    <w:p w14:paraId="3C1A69A8" w14:textId="77777777" w:rsidR="00A320B0" w:rsidRPr="00077AE9" w:rsidRDefault="00A320B0" w:rsidP="00A320B0">
      <w:pPr>
        <w:rPr>
          <w:lang w:val="hy-AM"/>
          <w:rPrChange w:id="5002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b/>
          <w:bCs/>
          <w:lang w:val="hy-AM"/>
          <w:rPrChange w:id="5003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ԳԼՈՒԽ</w:t>
      </w:r>
      <w:r w:rsidRPr="00077AE9">
        <w:rPr>
          <w:b/>
          <w:bCs/>
          <w:lang w:val="hy-AM"/>
          <w:rPrChange w:id="5004" w:author="Զարինե Սարգսյան" w:date="2026-04-02T14:24:00Z">
            <w:rPr>
              <w:b/>
              <w:bCs/>
            </w:rPr>
          </w:rPrChange>
        </w:rPr>
        <w:t> 7. </w:t>
      </w:r>
      <w:r w:rsidRPr="00077AE9">
        <w:rPr>
          <w:rFonts w:ascii="Arial" w:hAnsi="Arial" w:cs="Arial"/>
          <w:b/>
          <w:bCs/>
          <w:lang w:val="hy-AM"/>
          <w:rPrChange w:id="5005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ՀԱՐԿԱՅԻՆ</w:t>
      </w:r>
      <w:r w:rsidRPr="00077AE9">
        <w:rPr>
          <w:b/>
          <w:bCs/>
          <w:lang w:val="hy-AM"/>
          <w:rPrChange w:id="5006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07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ՊԱՐՏԱՎՈՐՈՒԹՅԱՆ</w:t>
      </w:r>
      <w:r w:rsidRPr="00077AE9">
        <w:rPr>
          <w:b/>
          <w:bCs/>
          <w:lang w:val="hy-AM"/>
          <w:rPrChange w:id="5008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09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ԿԱՏԱՐՄԱՆ</w:t>
      </w:r>
      <w:r w:rsidRPr="00077AE9">
        <w:rPr>
          <w:b/>
          <w:bCs/>
          <w:lang w:val="hy-AM"/>
          <w:rPrChange w:id="5010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11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ՀԵՏԵՎԱՆՔՈՎ</w:t>
      </w:r>
      <w:r w:rsidRPr="00077AE9">
        <w:rPr>
          <w:b/>
          <w:bCs/>
          <w:lang w:val="hy-AM"/>
          <w:rPrChange w:id="5012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13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ԿԻՐԱՌՎԱԾ</w:t>
      </w:r>
      <w:r w:rsidRPr="00077AE9">
        <w:rPr>
          <w:b/>
          <w:bCs/>
          <w:lang w:val="hy-AM"/>
          <w:rPrChange w:id="5014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15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ԱՐԳԵԼԱՆՔԻ</w:t>
      </w:r>
      <w:r w:rsidRPr="00077AE9">
        <w:rPr>
          <w:b/>
          <w:bCs/>
          <w:lang w:val="hy-AM"/>
          <w:rPrChange w:id="5016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17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ՎԵՐԱՑՄԱՆ</w:t>
      </w:r>
      <w:r w:rsidRPr="00077AE9">
        <w:rPr>
          <w:b/>
          <w:bCs/>
          <w:lang w:val="hy-AM"/>
          <w:rPrChange w:id="5018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19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ՀԵՏ</w:t>
      </w:r>
      <w:r w:rsidRPr="00077AE9">
        <w:rPr>
          <w:b/>
          <w:bCs/>
          <w:lang w:val="hy-AM"/>
          <w:rPrChange w:id="5020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21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ԿԱՊՎԱԾ</w:t>
      </w:r>
      <w:r w:rsidRPr="00077AE9">
        <w:rPr>
          <w:b/>
          <w:bCs/>
          <w:lang w:val="hy-AM"/>
          <w:rPrChange w:id="5022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23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ՀԱՃԱԽՈՐԴԻ</w:t>
      </w:r>
      <w:r w:rsidRPr="00077AE9">
        <w:rPr>
          <w:b/>
          <w:bCs/>
          <w:lang w:val="hy-AM"/>
          <w:rPrChange w:id="5024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25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ՊԱՀԱՆՋԻ</w:t>
      </w:r>
      <w:r w:rsidRPr="00077AE9">
        <w:rPr>
          <w:b/>
          <w:bCs/>
          <w:lang w:val="hy-AM"/>
          <w:rPrChange w:id="5026" w:author="Զարինե Սարգսյան" w:date="2026-04-02T14:24:00Z">
            <w:rPr>
              <w:b/>
              <w:bCs/>
            </w:rPr>
          </w:rPrChange>
        </w:rPr>
        <w:t> </w:t>
      </w:r>
      <w:r w:rsidRPr="00077AE9">
        <w:rPr>
          <w:rFonts w:ascii="Arial" w:hAnsi="Arial" w:cs="Arial"/>
          <w:b/>
          <w:bCs/>
          <w:lang w:val="hy-AM"/>
          <w:rPrChange w:id="5027" w:author="Զարինե Սարգսյան" w:date="2026-04-02T14:24:00Z">
            <w:rPr>
              <w:rFonts w:ascii="Arial" w:hAnsi="Arial" w:cs="Arial"/>
              <w:b/>
              <w:bCs/>
            </w:rPr>
          </w:rPrChange>
        </w:rPr>
        <w:t>ՆԵՐԿԱՅԱՑՈՒՄԸ</w:t>
      </w:r>
    </w:p>
    <w:p w14:paraId="5C542101" w14:textId="77777777" w:rsidR="00A320B0" w:rsidRPr="00077AE9" w:rsidRDefault="00A320B0" w:rsidP="00A320B0">
      <w:pPr>
        <w:rPr>
          <w:lang w:val="hy-AM"/>
          <w:rPrChange w:id="5028" w:author="Զարինե Սարգսյան" w:date="2026-04-02T14:24:00Z">
            <w:rPr/>
          </w:rPrChange>
        </w:rPr>
      </w:pPr>
      <w:r w:rsidRPr="00077AE9">
        <w:rPr>
          <w:lang w:val="hy-AM"/>
          <w:rPrChange w:id="5029" w:author="Զարինե Սարգսյան" w:date="2026-04-02T14:24:00Z">
            <w:rPr/>
          </w:rPrChange>
        </w:rPr>
        <w:t> </w:t>
      </w:r>
    </w:p>
    <w:p w14:paraId="22830E70" w14:textId="77777777" w:rsidR="00A320B0" w:rsidRPr="00077AE9" w:rsidRDefault="00A320B0" w:rsidP="00A320B0">
      <w:pPr>
        <w:rPr>
          <w:lang w:val="hy-AM"/>
          <w:rPrChange w:id="5030" w:author="Զարինե Սարգսյան" w:date="2026-04-02T14:24:00Z">
            <w:rPr/>
          </w:rPrChange>
        </w:rPr>
      </w:pPr>
      <w:r w:rsidRPr="00077AE9">
        <w:rPr>
          <w:lang w:val="hy-AM"/>
          <w:rPrChange w:id="5031" w:author="Զարինե Սարգսյան" w:date="2026-04-02T14:24:00Z">
            <w:rPr/>
          </w:rPrChange>
        </w:rPr>
        <w:t xml:space="preserve">22. </w:t>
      </w:r>
      <w:r w:rsidRPr="00077AE9">
        <w:rPr>
          <w:rFonts w:ascii="Arial" w:hAnsi="Arial" w:cs="Arial"/>
          <w:lang w:val="hy-AM"/>
          <w:rPrChange w:id="5032" w:author="Զարինե Սարգսյան" w:date="2026-04-02T14:24:00Z">
            <w:rPr>
              <w:rFonts w:ascii="Arial" w:hAnsi="Arial" w:cs="Arial"/>
            </w:rPr>
          </w:rPrChange>
        </w:rPr>
        <w:t>Արգելադրման</w:t>
      </w:r>
      <w:r w:rsidRPr="00077AE9">
        <w:rPr>
          <w:lang w:val="hy-AM"/>
          <w:rPrChange w:id="503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34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03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36" w:author="Զարինե Սարգսյան" w:date="2026-04-02T14:24:00Z">
            <w:rPr>
              <w:rFonts w:ascii="Arial" w:hAnsi="Arial" w:cs="Arial"/>
            </w:rPr>
          </w:rPrChange>
        </w:rPr>
        <w:t>որոշմամբ</w:t>
      </w:r>
      <w:r w:rsidRPr="00077AE9">
        <w:rPr>
          <w:lang w:val="hy-AM"/>
          <w:rPrChange w:id="503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38" w:author="Զարինե Սարգսյան" w:date="2026-04-02T14:24:00Z">
            <w:rPr>
              <w:rFonts w:ascii="Arial" w:hAnsi="Arial" w:cs="Arial"/>
            </w:rPr>
          </w:rPrChange>
        </w:rPr>
        <w:t>նշված</w:t>
      </w:r>
      <w:r w:rsidRPr="00077AE9">
        <w:rPr>
          <w:lang w:val="hy-AM"/>
          <w:rPrChange w:id="503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40" w:author="Զարինե Սարգսյան" w:date="2026-04-02T14:24:00Z">
            <w:rPr>
              <w:rFonts w:ascii="Arial" w:hAnsi="Arial" w:cs="Arial"/>
            </w:rPr>
          </w:rPrChange>
        </w:rPr>
        <w:t>հարկային</w:t>
      </w:r>
      <w:r w:rsidRPr="00077AE9">
        <w:rPr>
          <w:lang w:val="hy-AM"/>
          <w:rPrChange w:id="504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42" w:author="Զարինե Սարգսյան" w:date="2026-04-02T14:24:00Z">
            <w:rPr>
              <w:rFonts w:ascii="Arial" w:hAnsi="Arial" w:cs="Arial"/>
            </w:rPr>
          </w:rPrChange>
        </w:rPr>
        <w:t>պարտավորությունների</w:t>
      </w:r>
      <w:r w:rsidRPr="00077AE9">
        <w:rPr>
          <w:lang w:val="hy-AM"/>
          <w:rPrChange w:id="504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44" w:author="Զարինե Սարգսյան" w:date="2026-04-02T14:24:00Z">
            <w:rPr>
              <w:rFonts w:ascii="Arial" w:hAnsi="Arial" w:cs="Arial"/>
            </w:rPr>
          </w:rPrChange>
        </w:rPr>
        <w:t>գումարի</w:t>
      </w:r>
      <w:r w:rsidRPr="00077AE9">
        <w:rPr>
          <w:lang w:val="hy-AM"/>
          <w:rPrChange w:id="504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46" w:author="Զարինե Սարգսյան" w:date="2026-04-02T14:24:00Z">
            <w:rPr>
              <w:rFonts w:ascii="Arial" w:hAnsi="Arial" w:cs="Arial"/>
            </w:rPr>
          </w:rPrChange>
        </w:rPr>
        <w:t>փաստացի</w:t>
      </w:r>
      <w:r w:rsidRPr="00077AE9">
        <w:rPr>
          <w:lang w:val="hy-AM"/>
          <w:rPrChange w:id="504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48" w:author="Զարինե Սարգսյան" w:date="2026-04-02T14:24:00Z">
            <w:rPr>
              <w:rFonts w:ascii="Arial" w:hAnsi="Arial" w:cs="Arial"/>
            </w:rPr>
          </w:rPrChange>
        </w:rPr>
        <w:t>վճարումը</w:t>
      </w:r>
      <w:r w:rsidRPr="00077AE9">
        <w:rPr>
          <w:lang w:val="hy-AM"/>
          <w:rPrChange w:id="504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50" w:author="Զարինե Սարգսյան" w:date="2026-04-02T14:24:00Z">
            <w:rPr>
              <w:rFonts w:ascii="Arial" w:hAnsi="Arial" w:cs="Arial"/>
            </w:rPr>
          </w:rPrChange>
        </w:rPr>
        <w:t>հաստատող</w:t>
      </w:r>
      <w:r w:rsidRPr="00077AE9">
        <w:rPr>
          <w:lang w:val="hy-AM"/>
          <w:rPrChange w:id="505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52" w:author="Զարինե Սարգսյան" w:date="2026-04-02T14:24:00Z">
            <w:rPr>
              <w:rFonts w:ascii="Arial" w:hAnsi="Arial" w:cs="Arial"/>
            </w:rPr>
          </w:rPrChange>
        </w:rPr>
        <w:t>վճարային</w:t>
      </w:r>
      <w:r w:rsidRPr="00077AE9">
        <w:rPr>
          <w:lang w:val="hy-AM"/>
          <w:rPrChange w:id="505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54" w:author="Զարինե Սարգսյան" w:date="2026-04-02T14:24:00Z">
            <w:rPr>
              <w:rFonts w:ascii="Arial" w:hAnsi="Arial" w:cs="Arial"/>
            </w:rPr>
          </w:rPrChange>
        </w:rPr>
        <w:t>փաստաթղթերը</w:t>
      </w:r>
      <w:r w:rsidRPr="00077AE9">
        <w:rPr>
          <w:lang w:val="hy-AM"/>
          <w:rPrChange w:id="505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56" w:author="Զարինե Սարգսյան" w:date="2026-04-02T14:24:00Z">
            <w:rPr>
              <w:rFonts w:ascii="Arial" w:hAnsi="Arial" w:cs="Arial"/>
            </w:rPr>
          </w:rPrChange>
        </w:rPr>
        <w:t>Հարկ</w:t>
      </w:r>
      <w:r w:rsidRPr="00077AE9">
        <w:rPr>
          <w:lang w:val="hy-AM"/>
          <w:rPrChange w:id="505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58" w:author="Զարինե Սարգսյան" w:date="2026-04-02T14:24:00Z">
            <w:rPr>
              <w:rFonts w:ascii="Arial" w:hAnsi="Arial" w:cs="Arial"/>
            </w:rPr>
          </w:rPrChange>
        </w:rPr>
        <w:t>վճարողի</w:t>
      </w:r>
      <w:r w:rsidRPr="00077AE9">
        <w:rPr>
          <w:lang w:val="hy-AM"/>
          <w:rPrChange w:id="505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60" w:author="Զարինե Սարգսյան" w:date="2026-04-02T14:24:00Z">
            <w:rPr>
              <w:rFonts w:ascii="Arial" w:hAnsi="Arial" w:cs="Arial"/>
            </w:rPr>
          </w:rPrChange>
        </w:rPr>
        <w:t>կողմից</w:t>
      </w:r>
      <w:r w:rsidRPr="00077AE9">
        <w:rPr>
          <w:lang w:val="hy-AM"/>
          <w:rPrChange w:id="506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62" w:author="Զարինե Սարգսյան" w:date="2026-04-02T14:24:00Z">
            <w:rPr>
              <w:rFonts w:ascii="Arial" w:hAnsi="Arial" w:cs="Arial"/>
            </w:rPr>
          </w:rPrChange>
        </w:rPr>
        <w:t>Բանկին</w:t>
      </w:r>
      <w:r w:rsidRPr="00077AE9">
        <w:rPr>
          <w:lang w:val="hy-AM"/>
          <w:rPrChange w:id="506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64" w:author="Զարինե Սարգսյան" w:date="2026-04-02T14:24:00Z">
            <w:rPr>
              <w:rFonts w:ascii="Arial" w:hAnsi="Arial" w:cs="Arial"/>
            </w:rPr>
          </w:rPrChange>
        </w:rPr>
        <w:t>ներկայացվելու</w:t>
      </w:r>
      <w:r w:rsidRPr="00077AE9">
        <w:rPr>
          <w:lang w:val="hy-AM"/>
          <w:rPrChange w:id="506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66" w:author="Զարինե Սարգսյան" w:date="2026-04-02T14:24:00Z">
            <w:rPr>
              <w:rFonts w:ascii="Arial" w:hAnsi="Arial" w:cs="Arial"/>
            </w:rPr>
          </w:rPrChange>
        </w:rPr>
        <w:t>դեպքում՝</w:t>
      </w:r>
      <w:r w:rsidRPr="00077AE9">
        <w:rPr>
          <w:lang w:val="hy-AM"/>
          <w:rPrChange w:id="506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68" w:author="Զարինե Սարգսյան" w:date="2026-04-02T14:24:00Z">
            <w:rPr>
              <w:rFonts w:ascii="Arial" w:hAnsi="Arial" w:cs="Arial"/>
            </w:rPr>
          </w:rPrChange>
        </w:rPr>
        <w:t>արգելանքը</w:t>
      </w:r>
      <w:r w:rsidRPr="00077AE9">
        <w:rPr>
          <w:lang w:val="hy-AM"/>
          <w:rPrChange w:id="506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70" w:author="Զարինե Սարգսյան" w:date="2026-04-02T14:24:00Z">
            <w:rPr>
              <w:rFonts w:ascii="Arial" w:hAnsi="Arial" w:cs="Arial"/>
            </w:rPr>
          </w:rPrChange>
        </w:rPr>
        <w:t>վերացնելու</w:t>
      </w:r>
      <w:r w:rsidRPr="00077AE9">
        <w:rPr>
          <w:lang w:val="hy-AM"/>
          <w:rPrChange w:id="507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72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07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74" w:author="Զարինե Սարգսյան" w:date="2026-04-02T14:24:00Z">
            <w:rPr>
              <w:rFonts w:ascii="Arial" w:hAnsi="Arial" w:cs="Arial"/>
            </w:rPr>
          </w:rPrChange>
        </w:rPr>
        <w:t>Հաճախորդի</w:t>
      </w:r>
      <w:r w:rsidRPr="00077AE9">
        <w:rPr>
          <w:lang w:val="hy-AM"/>
          <w:rPrChange w:id="507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76" w:author="Զարինե Սարգսյան" w:date="2026-04-02T14:24:00Z">
            <w:rPr>
              <w:rFonts w:ascii="Arial" w:hAnsi="Arial" w:cs="Arial"/>
            </w:rPr>
          </w:rPrChange>
        </w:rPr>
        <w:t>պահանջը</w:t>
      </w:r>
      <w:r w:rsidRPr="00077AE9">
        <w:rPr>
          <w:lang w:val="hy-AM"/>
          <w:rPrChange w:id="507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78" w:author="Զարինե Սարգսյան" w:date="2026-04-02T14:24:00Z">
            <w:rPr>
              <w:rFonts w:ascii="Arial" w:hAnsi="Arial" w:cs="Arial"/>
            </w:rPr>
          </w:rPrChange>
        </w:rPr>
        <w:t>Բանկի</w:t>
      </w:r>
      <w:r w:rsidRPr="00077AE9">
        <w:rPr>
          <w:lang w:val="hy-AM"/>
          <w:rPrChange w:id="507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80" w:author="Զարինե Սարգսյան" w:date="2026-04-02T14:24:00Z">
            <w:rPr>
              <w:rFonts w:ascii="Arial" w:hAnsi="Arial" w:cs="Arial"/>
            </w:rPr>
          </w:rPrChange>
        </w:rPr>
        <w:t>կողմից</w:t>
      </w:r>
      <w:r w:rsidRPr="00077AE9">
        <w:rPr>
          <w:lang w:val="hy-AM"/>
          <w:rPrChange w:id="508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82" w:author="Զարինե Սարգսյան" w:date="2026-04-02T14:24:00Z">
            <w:rPr>
              <w:rFonts w:ascii="Arial" w:hAnsi="Arial" w:cs="Arial"/>
            </w:rPr>
          </w:rPrChange>
        </w:rPr>
        <w:t>մշակվում</w:t>
      </w:r>
      <w:r w:rsidRPr="00077AE9">
        <w:rPr>
          <w:lang w:val="hy-AM"/>
          <w:rPrChange w:id="508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84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08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86" w:author="Զարինե Սարգսյան" w:date="2026-04-02T14:24:00Z">
            <w:rPr>
              <w:rFonts w:ascii="Arial" w:hAnsi="Arial" w:cs="Arial"/>
            </w:rPr>
          </w:rPrChange>
        </w:rPr>
        <w:t>կատարվում</w:t>
      </w:r>
      <w:r w:rsidRPr="00077AE9">
        <w:rPr>
          <w:lang w:val="hy-AM"/>
          <w:rPrChange w:id="508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88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08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90" w:author="Զարինե Սարգսյան" w:date="2026-04-02T14:24:00Z">
            <w:rPr>
              <w:rFonts w:ascii="Arial" w:hAnsi="Arial" w:cs="Arial"/>
            </w:rPr>
          </w:rPrChange>
        </w:rPr>
        <w:t>սույն</w:t>
      </w:r>
      <w:r w:rsidRPr="00077AE9">
        <w:rPr>
          <w:lang w:val="hy-AM"/>
          <w:rPrChange w:id="509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92" w:author="Զարինե Սարգսյան" w:date="2026-04-02T14:24:00Z">
            <w:rPr>
              <w:rFonts w:ascii="Arial" w:hAnsi="Arial" w:cs="Arial"/>
            </w:rPr>
          </w:rPrChange>
        </w:rPr>
        <w:t>գլխով</w:t>
      </w:r>
      <w:r w:rsidRPr="00077AE9">
        <w:rPr>
          <w:lang w:val="hy-AM"/>
          <w:rPrChange w:id="509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94" w:author="Զարինե Սարգսյան" w:date="2026-04-02T14:24:00Z">
            <w:rPr>
              <w:rFonts w:ascii="Arial" w:hAnsi="Arial" w:cs="Arial"/>
            </w:rPr>
          </w:rPrChange>
        </w:rPr>
        <w:t>սահմանված</w:t>
      </w:r>
      <w:r w:rsidRPr="00077AE9">
        <w:rPr>
          <w:lang w:val="hy-AM"/>
          <w:rPrChange w:id="509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096" w:author="Զարինե Սարգսյան" w:date="2026-04-02T14:24:00Z">
            <w:rPr>
              <w:rFonts w:ascii="Arial" w:hAnsi="Arial" w:cs="Arial"/>
            </w:rPr>
          </w:rPrChange>
        </w:rPr>
        <w:t>ընթացակարգով</w:t>
      </w:r>
      <w:r w:rsidRPr="00077AE9">
        <w:rPr>
          <w:lang w:val="hy-AM"/>
          <w:rPrChange w:id="5097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098" w:author="Զարինե Սարգսյան" w:date="2026-04-02T14:24:00Z">
            <w:rPr>
              <w:rFonts w:ascii="Arial" w:hAnsi="Arial" w:cs="Arial"/>
            </w:rPr>
          </w:rPrChange>
        </w:rPr>
        <w:t>այդ</w:t>
      </w:r>
      <w:r w:rsidRPr="00077AE9">
        <w:rPr>
          <w:lang w:val="hy-AM"/>
          <w:rPrChange w:id="509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00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10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02" w:author="Զարինե Սարգսյան" w:date="2026-04-02T14:24:00Z">
            <w:rPr>
              <w:rFonts w:ascii="Arial" w:hAnsi="Arial" w:cs="Arial"/>
            </w:rPr>
          </w:rPrChange>
        </w:rPr>
        <w:t>Հարկային</w:t>
      </w:r>
      <w:r w:rsidRPr="00077AE9">
        <w:rPr>
          <w:lang w:val="hy-AM"/>
          <w:rPrChange w:id="510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04" w:author="Զարինե Սարգսյան" w:date="2026-04-02T14:24:00Z">
            <w:rPr>
              <w:rFonts w:ascii="Arial" w:hAnsi="Arial" w:cs="Arial"/>
            </w:rPr>
          </w:rPrChange>
        </w:rPr>
        <w:t>մարմնից</w:t>
      </w:r>
      <w:r w:rsidRPr="00077AE9">
        <w:rPr>
          <w:lang w:val="hy-AM"/>
          <w:rPrChange w:id="510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06" w:author="Զարինե Սարգսյան" w:date="2026-04-02T14:24:00Z">
            <w:rPr>
              <w:rFonts w:ascii="Arial" w:hAnsi="Arial" w:cs="Arial"/>
            </w:rPr>
          </w:rPrChange>
        </w:rPr>
        <w:t>լրացուցիչ</w:t>
      </w:r>
      <w:r w:rsidRPr="00077AE9">
        <w:rPr>
          <w:lang w:val="hy-AM"/>
          <w:rPrChange w:id="510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08" w:author="Զարինե Սարգսյան" w:date="2026-04-02T14:24:00Z">
            <w:rPr>
              <w:rFonts w:ascii="Arial" w:hAnsi="Arial" w:cs="Arial"/>
            </w:rPr>
          </w:rPrChange>
        </w:rPr>
        <w:t>հաստատում</w:t>
      </w:r>
      <w:r w:rsidRPr="00077AE9">
        <w:rPr>
          <w:lang w:val="hy-AM"/>
          <w:rPrChange w:id="510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10" w:author="Զարինե Սարգսյան" w:date="2026-04-02T14:24:00Z">
            <w:rPr>
              <w:rFonts w:ascii="Arial" w:hAnsi="Arial" w:cs="Arial"/>
            </w:rPr>
          </w:rPrChange>
        </w:rPr>
        <w:t>պահանջելու</w:t>
      </w:r>
      <w:r w:rsidRPr="00077AE9">
        <w:rPr>
          <w:lang w:val="hy-AM"/>
          <w:rPrChange w:id="511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12" w:author="Զարինե Սարգսյան" w:date="2026-04-02T14:24:00Z">
            <w:rPr>
              <w:rFonts w:ascii="Arial" w:hAnsi="Arial" w:cs="Arial"/>
            </w:rPr>
          </w:rPrChange>
        </w:rPr>
        <w:t>միջոցով</w:t>
      </w:r>
      <w:r w:rsidRPr="00077AE9">
        <w:rPr>
          <w:lang w:val="hy-AM"/>
          <w:rPrChange w:id="5113" w:author="Զարինե Սարգսյան" w:date="2026-04-02T14:24:00Z">
            <w:rPr/>
          </w:rPrChange>
        </w:rPr>
        <w:t>:</w:t>
      </w:r>
    </w:p>
    <w:p w14:paraId="18CDA7D2" w14:textId="3284CD80" w:rsidR="00A320B0" w:rsidRPr="00077AE9" w:rsidRDefault="00A320B0" w:rsidP="00A320B0">
      <w:pPr>
        <w:rPr>
          <w:lang w:val="hy-AM"/>
          <w:rPrChange w:id="5114" w:author="Զարինե Սարգսյան" w:date="2026-04-02T14:24:00Z">
            <w:rPr/>
          </w:rPrChange>
        </w:rPr>
      </w:pPr>
      <w:r w:rsidRPr="00077AE9">
        <w:rPr>
          <w:lang w:val="hy-AM"/>
          <w:rPrChange w:id="5115" w:author="Զարինե Սարգսյան" w:date="2026-04-02T14:24:00Z">
            <w:rPr/>
          </w:rPrChange>
        </w:rPr>
        <w:t xml:space="preserve">23. </w:t>
      </w:r>
      <w:r w:rsidRPr="00077AE9">
        <w:rPr>
          <w:rFonts w:ascii="Arial" w:hAnsi="Arial" w:cs="Arial"/>
          <w:lang w:val="hy-AM"/>
          <w:rPrChange w:id="5116" w:author="Զարինե Սարգսյան" w:date="2026-04-02T14:24:00Z">
            <w:rPr>
              <w:rFonts w:ascii="Arial" w:hAnsi="Arial" w:cs="Arial"/>
            </w:rPr>
          </w:rPrChange>
        </w:rPr>
        <w:t>Եթե</w:t>
      </w:r>
      <w:r w:rsidRPr="00077AE9">
        <w:rPr>
          <w:lang w:val="hy-AM"/>
          <w:rPrChange w:id="511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18" w:author="Զարինե Սարգսյան" w:date="2026-04-02T14:24:00Z">
            <w:rPr>
              <w:rFonts w:ascii="Arial" w:hAnsi="Arial" w:cs="Arial"/>
            </w:rPr>
          </w:rPrChange>
        </w:rPr>
        <w:t>Հաճախորդի</w:t>
      </w:r>
      <w:r w:rsidRPr="00077AE9">
        <w:rPr>
          <w:lang w:val="hy-AM"/>
          <w:rPrChange w:id="511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20" w:author="Զարինե Սարգսյան" w:date="2026-04-02T14:24:00Z">
            <w:rPr>
              <w:rFonts w:ascii="Arial" w:hAnsi="Arial" w:cs="Arial"/>
            </w:rPr>
          </w:rPrChange>
        </w:rPr>
        <w:t>Բանկային</w:t>
      </w:r>
      <w:r w:rsidRPr="00077AE9">
        <w:rPr>
          <w:lang w:val="hy-AM"/>
          <w:rPrChange w:id="512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22" w:author="Զարինե Սարգսյան" w:date="2026-04-02T14:24:00Z">
            <w:rPr>
              <w:rFonts w:ascii="Arial" w:hAnsi="Arial" w:cs="Arial"/>
            </w:rPr>
          </w:rPrChange>
        </w:rPr>
        <w:t>հաշիվներին</w:t>
      </w:r>
      <w:r w:rsidRPr="00077AE9">
        <w:rPr>
          <w:lang w:val="hy-AM"/>
          <w:rPrChange w:id="512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24" w:author="Զարինե Սարգսյան" w:date="2026-04-02T14:24:00Z">
            <w:rPr>
              <w:rFonts w:ascii="Arial" w:hAnsi="Arial" w:cs="Arial"/>
            </w:rPr>
          </w:rPrChange>
        </w:rPr>
        <w:t>առկա</w:t>
      </w:r>
      <w:r w:rsidRPr="00077AE9">
        <w:rPr>
          <w:lang w:val="hy-AM"/>
          <w:rPrChange w:id="512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26" w:author="Զարինե Սարգսյան" w:date="2026-04-02T14:24:00Z">
            <w:rPr>
              <w:rFonts w:ascii="Arial" w:hAnsi="Arial" w:cs="Arial"/>
            </w:rPr>
          </w:rPrChange>
        </w:rPr>
        <w:t>դրամական</w:t>
      </w:r>
      <w:r w:rsidRPr="00077AE9">
        <w:rPr>
          <w:lang w:val="hy-AM"/>
          <w:rPrChange w:id="512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28" w:author="Զարինե Սարգսյան" w:date="2026-04-02T14:24:00Z">
            <w:rPr>
              <w:rFonts w:ascii="Arial" w:hAnsi="Arial" w:cs="Arial"/>
            </w:rPr>
          </w:rPrChange>
        </w:rPr>
        <w:t>միջոցների</w:t>
      </w:r>
      <w:r w:rsidRPr="00077AE9">
        <w:rPr>
          <w:lang w:val="hy-AM"/>
          <w:rPrChange w:id="512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30" w:author="Զարինե Սարգսյան" w:date="2026-04-02T14:24:00Z">
            <w:rPr>
              <w:rFonts w:ascii="Arial" w:hAnsi="Arial" w:cs="Arial"/>
            </w:rPr>
          </w:rPrChange>
        </w:rPr>
        <w:t>վրա</w:t>
      </w:r>
      <w:r w:rsidRPr="00077AE9">
        <w:rPr>
          <w:lang w:val="hy-AM"/>
          <w:rPrChange w:id="513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32" w:author="Զարինե Սարգսյան" w:date="2026-04-02T14:24:00Z">
            <w:rPr>
              <w:rFonts w:ascii="Arial" w:hAnsi="Arial" w:cs="Arial"/>
            </w:rPr>
          </w:rPrChange>
        </w:rPr>
        <w:t>կիրառված</w:t>
      </w:r>
      <w:r w:rsidRPr="00077AE9">
        <w:rPr>
          <w:lang w:val="hy-AM"/>
          <w:rPrChange w:id="513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34" w:author="Զարինե Սարգսյան" w:date="2026-04-02T14:24:00Z">
            <w:rPr>
              <w:rFonts w:ascii="Arial" w:hAnsi="Arial" w:cs="Arial"/>
            </w:rPr>
          </w:rPrChange>
        </w:rPr>
        <w:t>արգելադրումը</w:t>
      </w:r>
      <w:r w:rsidRPr="00077AE9">
        <w:rPr>
          <w:lang w:val="hy-AM"/>
          <w:rPrChange w:id="513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36" w:author="Զարինե Սարգսյան" w:date="2026-04-02T14:24:00Z">
            <w:rPr>
              <w:rFonts w:ascii="Arial" w:hAnsi="Arial" w:cs="Arial"/>
            </w:rPr>
          </w:rPrChange>
        </w:rPr>
        <w:t>դեռ</w:t>
      </w:r>
      <w:r w:rsidRPr="00077AE9">
        <w:rPr>
          <w:lang w:val="hy-AM"/>
          <w:rPrChange w:id="513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38" w:author="Զարինե Սարգսյան" w:date="2026-04-02T14:24:00Z">
            <w:rPr>
              <w:rFonts w:ascii="Arial" w:hAnsi="Arial" w:cs="Arial"/>
            </w:rPr>
          </w:rPrChange>
        </w:rPr>
        <w:t>չի</w:t>
      </w:r>
      <w:r w:rsidRPr="00077AE9">
        <w:rPr>
          <w:lang w:val="hy-AM"/>
          <w:rPrChange w:id="513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40" w:author="Զարինե Սարգսյան" w:date="2026-04-02T14:24:00Z">
            <w:rPr>
              <w:rFonts w:ascii="Arial" w:hAnsi="Arial" w:cs="Arial"/>
            </w:rPr>
          </w:rPrChange>
        </w:rPr>
        <w:t>վերացվել</w:t>
      </w:r>
      <w:r w:rsidRPr="00077AE9">
        <w:rPr>
          <w:lang w:val="hy-AM"/>
          <w:rPrChange w:id="5141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142" w:author="Զարինե Սարգսյան" w:date="2026-04-02T14:24:00Z">
            <w:rPr>
              <w:rFonts w:ascii="Arial" w:hAnsi="Arial" w:cs="Arial"/>
            </w:rPr>
          </w:rPrChange>
        </w:rPr>
        <w:t>քանի</w:t>
      </w:r>
      <w:r w:rsidRPr="00077AE9">
        <w:rPr>
          <w:lang w:val="hy-AM"/>
          <w:rPrChange w:id="514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44" w:author="Զարինե Սարգսյան" w:date="2026-04-02T14:24:00Z">
            <w:rPr>
              <w:rFonts w:ascii="Arial" w:hAnsi="Arial" w:cs="Arial"/>
            </w:rPr>
          </w:rPrChange>
        </w:rPr>
        <w:t>որ</w:t>
      </w:r>
      <w:r w:rsidRPr="00077AE9">
        <w:rPr>
          <w:lang w:val="hy-AM"/>
          <w:rPrChange w:id="514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46" w:author="Զարինե Սարգսյան" w:date="2026-04-02T14:24:00Z">
            <w:rPr>
              <w:rFonts w:ascii="Arial" w:hAnsi="Arial" w:cs="Arial"/>
            </w:rPr>
          </w:rPrChange>
        </w:rPr>
        <w:t>սահմանված</w:t>
      </w:r>
      <w:r w:rsidRPr="00077AE9">
        <w:rPr>
          <w:lang w:val="hy-AM"/>
          <w:rPrChange w:id="514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48" w:author="Զարինե Սարգսյան" w:date="2026-04-02T14:24:00Z">
            <w:rPr>
              <w:rFonts w:ascii="Arial" w:hAnsi="Arial" w:cs="Arial"/>
            </w:rPr>
          </w:rPrChange>
        </w:rPr>
        <w:t>ժամկետում</w:t>
      </w:r>
      <w:r w:rsidRPr="00077AE9">
        <w:rPr>
          <w:lang w:val="hy-AM"/>
          <w:rPrChange w:id="514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50" w:author="Զարինե Սարգսյան" w:date="2026-04-02T14:24:00Z">
            <w:rPr>
              <w:rFonts w:ascii="Arial" w:hAnsi="Arial" w:cs="Arial"/>
            </w:rPr>
          </w:rPrChange>
        </w:rPr>
        <w:t>Հարկային</w:t>
      </w:r>
      <w:r w:rsidRPr="00077AE9">
        <w:rPr>
          <w:lang w:val="hy-AM"/>
          <w:rPrChange w:id="515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52" w:author="Զարինե Սարգսյան" w:date="2026-04-02T14:24:00Z">
            <w:rPr>
              <w:rFonts w:ascii="Arial" w:hAnsi="Arial" w:cs="Arial"/>
            </w:rPr>
          </w:rPrChange>
        </w:rPr>
        <w:t>մարմնի</w:t>
      </w:r>
      <w:r w:rsidRPr="00077AE9">
        <w:rPr>
          <w:lang w:val="hy-AM"/>
          <w:rPrChange w:id="515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54" w:author="Զարինե Սարգսյան" w:date="2026-04-02T14:24:00Z">
            <w:rPr>
              <w:rFonts w:ascii="Arial" w:hAnsi="Arial" w:cs="Arial"/>
            </w:rPr>
          </w:rPrChange>
        </w:rPr>
        <w:t>կողմից</w:t>
      </w:r>
      <w:r w:rsidRPr="00077AE9">
        <w:rPr>
          <w:lang w:val="hy-AM"/>
          <w:rPrChange w:id="515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56" w:author="Զարինե Սարգսյան" w:date="2026-04-02T14:24:00Z">
            <w:rPr>
              <w:rFonts w:ascii="Arial" w:hAnsi="Arial" w:cs="Arial"/>
            </w:rPr>
          </w:rPrChange>
        </w:rPr>
        <w:t>այդ</w:t>
      </w:r>
      <w:r w:rsidRPr="00077AE9">
        <w:rPr>
          <w:lang w:val="hy-AM"/>
          <w:rPrChange w:id="515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58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15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60" w:author="Զարինե Սարգսյան" w:date="2026-04-02T14:24:00Z">
            <w:rPr>
              <w:rFonts w:ascii="Arial" w:hAnsi="Arial" w:cs="Arial"/>
            </w:rPr>
          </w:rPrChange>
        </w:rPr>
        <w:t>համապատասխան</w:t>
      </w:r>
      <w:r w:rsidRPr="00077AE9">
        <w:rPr>
          <w:lang w:val="hy-AM"/>
          <w:rPrChange w:id="516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62" w:author="Զարինե Սարգսյան" w:date="2026-04-02T14:24:00Z">
            <w:rPr>
              <w:rFonts w:ascii="Arial" w:hAnsi="Arial" w:cs="Arial"/>
            </w:rPr>
          </w:rPrChange>
        </w:rPr>
        <w:t>հաղորդագրություն</w:t>
      </w:r>
      <w:r w:rsidRPr="00077AE9">
        <w:rPr>
          <w:lang w:val="hy-AM"/>
          <w:rPrChange w:id="516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64" w:author="Զարինե Սարգսյան" w:date="2026-04-02T14:24:00Z">
            <w:rPr>
              <w:rFonts w:ascii="Arial" w:hAnsi="Arial" w:cs="Arial"/>
            </w:rPr>
          </w:rPrChange>
        </w:rPr>
        <w:t>դեռ</w:t>
      </w:r>
      <w:r w:rsidRPr="00077AE9">
        <w:rPr>
          <w:lang w:val="hy-AM"/>
          <w:rPrChange w:id="516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66" w:author="Զարինե Սարգսյան" w:date="2026-04-02T14:24:00Z">
            <w:rPr>
              <w:rFonts w:ascii="Arial" w:hAnsi="Arial" w:cs="Arial"/>
            </w:rPr>
          </w:rPrChange>
        </w:rPr>
        <w:t>չի</w:t>
      </w:r>
      <w:r w:rsidRPr="00077AE9">
        <w:rPr>
          <w:lang w:val="hy-AM"/>
          <w:rPrChange w:id="516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68" w:author="Զարինե Սարգսյան" w:date="2026-04-02T14:24:00Z">
            <w:rPr>
              <w:rFonts w:ascii="Arial" w:hAnsi="Arial" w:cs="Arial"/>
            </w:rPr>
          </w:rPrChange>
        </w:rPr>
        <w:t>ուղարկվել</w:t>
      </w:r>
      <w:r w:rsidRPr="00077AE9">
        <w:rPr>
          <w:lang w:val="hy-AM"/>
          <w:rPrChange w:id="5169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170" w:author="Զարինե Սարգսյան" w:date="2026-04-02T14:24:00Z">
            <w:rPr>
              <w:rFonts w:ascii="Arial" w:hAnsi="Arial" w:cs="Arial"/>
            </w:rPr>
          </w:rPrChange>
        </w:rPr>
        <w:t>ապա</w:t>
      </w:r>
      <w:r w:rsidRPr="00077AE9">
        <w:rPr>
          <w:lang w:val="hy-AM"/>
          <w:rPrChange w:id="517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72" w:author="Զարինե Սարգսյան" w:date="2026-04-02T14:24:00Z">
            <w:rPr>
              <w:rFonts w:ascii="Arial" w:hAnsi="Arial" w:cs="Arial"/>
            </w:rPr>
          </w:rPrChange>
        </w:rPr>
        <w:t>Հաճախորդն</w:t>
      </w:r>
      <w:r w:rsidRPr="00077AE9">
        <w:rPr>
          <w:lang w:val="hy-AM"/>
          <w:rPrChange w:id="517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74" w:author="Զարինե Սարգսյան" w:date="2026-04-02T14:24:00Z">
            <w:rPr>
              <w:rFonts w:ascii="Arial" w:hAnsi="Arial" w:cs="Arial"/>
            </w:rPr>
          </w:rPrChange>
        </w:rPr>
        <w:t>իրավունք</w:t>
      </w:r>
      <w:r w:rsidRPr="00077AE9">
        <w:rPr>
          <w:lang w:val="hy-AM"/>
          <w:rPrChange w:id="517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76" w:author="Զարինե Սարգսյան" w:date="2026-04-02T14:24:00Z">
            <w:rPr>
              <w:rFonts w:ascii="Arial" w:hAnsi="Arial" w:cs="Arial"/>
            </w:rPr>
          </w:rPrChange>
        </w:rPr>
        <w:t>ունի</w:t>
      </w:r>
      <w:r w:rsidRPr="00077AE9">
        <w:rPr>
          <w:lang w:val="hy-AM"/>
          <w:rPrChange w:id="517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78" w:author="Զարինե Սարգսյան" w:date="2026-04-02T14:24:00Z">
            <w:rPr>
              <w:rFonts w:ascii="Arial" w:hAnsi="Arial" w:cs="Arial"/>
            </w:rPr>
          </w:rPrChange>
        </w:rPr>
        <w:t>պահանջել</w:t>
      </w:r>
      <w:r w:rsidRPr="00077AE9">
        <w:rPr>
          <w:lang w:val="hy-AM"/>
          <w:rPrChange w:id="517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80" w:author="Զարինե Սարգսյան" w:date="2026-04-02T14:24:00Z">
            <w:rPr>
              <w:rFonts w:ascii="Arial" w:hAnsi="Arial" w:cs="Arial"/>
            </w:rPr>
          </w:rPrChange>
        </w:rPr>
        <w:t>իր</w:t>
      </w:r>
      <w:r w:rsidRPr="00077AE9">
        <w:rPr>
          <w:lang w:val="hy-AM"/>
          <w:rPrChange w:id="518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82" w:author="Զարինե Սարգսյան" w:date="2026-04-02T14:24:00Z">
            <w:rPr>
              <w:rFonts w:ascii="Arial" w:hAnsi="Arial" w:cs="Arial"/>
            </w:rPr>
          </w:rPrChange>
        </w:rPr>
        <w:t>Բանկից</w:t>
      </w:r>
      <w:r w:rsidRPr="00077AE9">
        <w:rPr>
          <w:lang w:val="hy-AM"/>
          <w:rPrChange w:id="518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84" w:author="Զարինե Սարգսյան" w:date="2026-04-02T14:24:00Z">
            <w:rPr>
              <w:rFonts w:ascii="Arial" w:hAnsi="Arial" w:cs="Arial"/>
            </w:rPr>
          </w:rPrChange>
        </w:rPr>
        <w:t>վերացնել</w:t>
      </w:r>
      <w:r w:rsidRPr="00077AE9">
        <w:rPr>
          <w:lang w:val="hy-AM"/>
          <w:rPrChange w:id="518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86" w:author="Զարինե Սարգսյան" w:date="2026-04-02T14:24:00Z">
            <w:rPr>
              <w:rFonts w:ascii="Arial" w:hAnsi="Arial" w:cs="Arial"/>
            </w:rPr>
          </w:rPrChange>
        </w:rPr>
        <w:t>կիրառված</w:t>
      </w:r>
      <w:r w:rsidRPr="00077AE9">
        <w:rPr>
          <w:lang w:val="hy-AM"/>
          <w:rPrChange w:id="518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88" w:author="Զարինե Սարգսյան" w:date="2026-04-02T14:24:00Z">
            <w:rPr>
              <w:rFonts w:ascii="Arial" w:hAnsi="Arial" w:cs="Arial"/>
            </w:rPr>
          </w:rPrChange>
        </w:rPr>
        <w:t>արգելանքը</w:t>
      </w:r>
      <w:r w:rsidRPr="00077AE9">
        <w:rPr>
          <w:lang w:val="hy-AM"/>
          <w:rPrChange w:id="5189" w:author="Զարինե Սարգսյան" w:date="2026-04-02T14:24:00Z">
            <w:rPr/>
          </w:rPrChange>
        </w:rPr>
        <w:t xml:space="preserve">: </w:t>
      </w:r>
      <w:r w:rsidRPr="00077AE9">
        <w:rPr>
          <w:rFonts w:ascii="Arial" w:hAnsi="Arial" w:cs="Arial"/>
          <w:lang w:val="hy-AM"/>
          <w:rPrChange w:id="5190" w:author="Զարինե Սարգսյան" w:date="2026-04-02T14:24:00Z">
            <w:rPr>
              <w:rFonts w:ascii="Arial" w:hAnsi="Arial" w:cs="Arial"/>
            </w:rPr>
          </w:rPrChange>
        </w:rPr>
        <w:t>Այդ</w:t>
      </w:r>
      <w:r w:rsidRPr="00077AE9">
        <w:rPr>
          <w:lang w:val="hy-AM"/>
          <w:rPrChange w:id="519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92" w:author="Զարինե Սարգսյան" w:date="2026-04-02T14:24:00Z">
            <w:rPr>
              <w:rFonts w:ascii="Arial" w:hAnsi="Arial" w:cs="Arial"/>
            </w:rPr>
          </w:rPrChange>
        </w:rPr>
        <w:t>նպատակով</w:t>
      </w:r>
      <w:r w:rsidRPr="00077AE9">
        <w:rPr>
          <w:lang w:val="hy-AM"/>
          <w:rPrChange w:id="519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94" w:author="Զարինե Սարգսյան" w:date="2026-04-02T14:24:00Z">
            <w:rPr>
              <w:rFonts w:ascii="Arial" w:hAnsi="Arial" w:cs="Arial"/>
            </w:rPr>
          </w:rPrChange>
        </w:rPr>
        <w:t>Հաճախորդը</w:t>
      </w:r>
      <w:r w:rsidRPr="00077AE9">
        <w:rPr>
          <w:lang w:val="hy-AM"/>
          <w:rPrChange w:id="519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96" w:author="Զարինե Սարգսյան" w:date="2026-04-02T14:24:00Z">
            <w:rPr>
              <w:rFonts w:ascii="Arial" w:hAnsi="Arial" w:cs="Arial"/>
            </w:rPr>
          </w:rPrChange>
        </w:rPr>
        <w:t>պետք</w:t>
      </w:r>
      <w:r w:rsidRPr="00077AE9">
        <w:rPr>
          <w:lang w:val="hy-AM"/>
          <w:rPrChange w:id="519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198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19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00" w:author="Զարինե Սարգսյան" w:date="2026-04-02T14:24:00Z">
            <w:rPr>
              <w:rFonts w:ascii="Arial" w:hAnsi="Arial" w:cs="Arial"/>
            </w:rPr>
          </w:rPrChange>
        </w:rPr>
        <w:t>համապատասխան</w:t>
      </w:r>
      <w:r w:rsidRPr="00077AE9">
        <w:rPr>
          <w:lang w:val="hy-AM"/>
          <w:rPrChange w:id="520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02" w:author="Զարինե Սարգսյան" w:date="2026-04-02T14:24:00Z">
            <w:rPr>
              <w:rFonts w:ascii="Arial" w:hAnsi="Arial" w:cs="Arial"/>
            </w:rPr>
          </w:rPrChange>
        </w:rPr>
        <w:t>Բանկին</w:t>
      </w:r>
      <w:r w:rsidRPr="00077AE9">
        <w:rPr>
          <w:lang w:val="hy-AM"/>
          <w:rPrChange w:id="520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04" w:author="Զարինե Սարգսյան" w:date="2026-04-02T14:24:00Z">
            <w:rPr>
              <w:rFonts w:ascii="Arial" w:hAnsi="Arial" w:cs="Arial"/>
            </w:rPr>
          </w:rPrChange>
        </w:rPr>
        <w:t>ներկայացնի</w:t>
      </w:r>
      <w:r w:rsidRPr="00077AE9">
        <w:rPr>
          <w:lang w:val="hy-AM"/>
          <w:rPrChange w:id="5205" w:author="Զարինե Սարգսյան" w:date="2026-04-02T14:24:00Z">
            <w:rPr/>
          </w:rPrChange>
        </w:rPr>
        <w:t xml:space="preserve"> «</w:t>
      </w:r>
      <w:r w:rsidRPr="00077AE9">
        <w:rPr>
          <w:rFonts w:ascii="Arial" w:hAnsi="Arial" w:cs="Arial"/>
          <w:lang w:val="hy-AM"/>
          <w:rPrChange w:id="5206" w:author="Զարինե Սարգսյան" w:date="2026-04-02T14:24:00Z">
            <w:rPr>
              <w:rFonts w:ascii="Arial" w:hAnsi="Arial" w:cs="Arial"/>
            </w:rPr>
          </w:rPrChange>
        </w:rPr>
        <w:t>Կիրառված</w:t>
      </w:r>
      <w:r w:rsidRPr="00077AE9">
        <w:rPr>
          <w:lang w:val="hy-AM"/>
          <w:rPrChange w:id="520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08" w:author="Զարինե Սարգսյան" w:date="2026-04-02T14:24:00Z">
            <w:rPr>
              <w:rFonts w:ascii="Arial" w:hAnsi="Arial" w:cs="Arial"/>
            </w:rPr>
          </w:rPrChange>
        </w:rPr>
        <w:t>արգելանքը</w:t>
      </w:r>
      <w:r w:rsidRPr="00077AE9">
        <w:rPr>
          <w:lang w:val="hy-AM"/>
          <w:rPrChange w:id="520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10" w:author="Զարինե Սարգսյան" w:date="2026-04-02T14:24:00Z">
            <w:rPr>
              <w:rFonts w:ascii="Arial" w:hAnsi="Arial" w:cs="Arial"/>
            </w:rPr>
          </w:rPrChange>
        </w:rPr>
        <w:t>վերացնելու</w:t>
      </w:r>
      <w:r w:rsidRPr="00077AE9">
        <w:rPr>
          <w:lang w:val="hy-AM"/>
          <w:rPrChange w:id="521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12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213" w:author="Զարինե Սարգսյան" w:date="2026-04-02T14:24:00Z">
            <w:rPr/>
          </w:rPrChange>
        </w:rPr>
        <w:t xml:space="preserve">» </w:t>
      </w:r>
      <w:r w:rsidRPr="00077AE9">
        <w:rPr>
          <w:rFonts w:ascii="Arial" w:hAnsi="Arial" w:cs="Arial"/>
          <w:lang w:val="hy-AM"/>
          <w:rPrChange w:id="5214" w:author="Զարինե Սարգսյան" w:date="2026-04-02T14:24:00Z">
            <w:rPr>
              <w:rFonts w:ascii="Arial" w:hAnsi="Arial" w:cs="Arial"/>
            </w:rPr>
          </w:rPrChange>
        </w:rPr>
        <w:t>դիմում</w:t>
      </w:r>
      <w:r w:rsidRPr="00077AE9">
        <w:rPr>
          <w:lang w:val="hy-AM"/>
          <w:rPrChange w:id="5215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216" w:author="Զարինե Սարգսյան" w:date="2026-04-02T14:24:00Z">
            <w:rPr>
              <w:rFonts w:ascii="Arial" w:hAnsi="Arial" w:cs="Arial"/>
            </w:rPr>
          </w:rPrChange>
        </w:rPr>
        <w:t>որը</w:t>
      </w:r>
      <w:r w:rsidRPr="00077AE9">
        <w:rPr>
          <w:lang w:val="hy-AM"/>
          <w:rPrChange w:id="521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18" w:author="Զարինե Սարգսյան" w:date="2026-04-02T14:24:00Z">
            <w:rPr>
              <w:rFonts w:ascii="Arial" w:hAnsi="Arial" w:cs="Arial"/>
            </w:rPr>
          </w:rPrChange>
        </w:rPr>
        <w:lastRenderedPageBreak/>
        <w:t>լրացվում</w:t>
      </w:r>
      <w:r w:rsidRPr="00077AE9">
        <w:rPr>
          <w:lang w:val="hy-AM"/>
          <w:rPrChange w:id="521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20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22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22" w:author="Զարինե Սարգսյան" w:date="2026-04-02T14:24:00Z">
            <w:rPr>
              <w:rFonts w:ascii="Arial" w:hAnsi="Arial" w:cs="Arial"/>
            </w:rPr>
          </w:rPrChange>
        </w:rPr>
        <w:t>ներկայացվում</w:t>
      </w:r>
      <w:r w:rsidRPr="00077AE9">
        <w:rPr>
          <w:lang w:val="hy-AM"/>
          <w:rPrChange w:id="522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24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22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26" w:author="Զարինե Սարգսյան" w:date="2026-04-02T14:24:00Z">
            <w:rPr>
              <w:rFonts w:ascii="Arial" w:hAnsi="Arial" w:cs="Arial"/>
            </w:rPr>
          </w:rPrChange>
        </w:rPr>
        <w:t>սույն</w:t>
      </w:r>
      <w:r w:rsidRPr="00077AE9">
        <w:rPr>
          <w:lang w:val="hy-AM"/>
          <w:rPrChange w:id="522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28" w:author="Զարինե Սարգսյան" w:date="2026-04-02T14:24:00Z">
            <w:rPr>
              <w:rFonts w:ascii="Arial" w:hAnsi="Arial" w:cs="Arial"/>
            </w:rPr>
          </w:rPrChange>
        </w:rPr>
        <w:t>կարգի</w:t>
      </w:r>
      <w:r w:rsidRPr="00077AE9">
        <w:rPr>
          <w:lang w:val="hy-AM"/>
          <w:rPrChange w:id="522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30" w:author="Զարինե Սարգսյան" w:date="2026-04-02T14:24:00Z">
            <w:rPr>
              <w:rFonts w:ascii="Arial" w:hAnsi="Arial" w:cs="Arial"/>
            </w:rPr>
          </w:rPrChange>
        </w:rPr>
        <w:t>հավելված</w:t>
      </w:r>
      <w:r w:rsidRPr="00077AE9">
        <w:rPr>
          <w:lang w:val="hy-AM"/>
          <w:rPrChange w:id="5231" w:author="Զարինե Սարգսյան" w:date="2026-04-02T14:24:00Z">
            <w:rPr/>
          </w:rPrChange>
        </w:rPr>
        <w:t xml:space="preserve"> 1-</w:t>
      </w:r>
      <w:r w:rsidRPr="00077AE9">
        <w:rPr>
          <w:rFonts w:ascii="Arial" w:hAnsi="Arial" w:cs="Arial"/>
          <w:lang w:val="hy-AM"/>
          <w:rPrChange w:id="5232" w:author="Զարինե Սարգսյան" w:date="2026-04-02T14:24:00Z">
            <w:rPr>
              <w:rFonts w:ascii="Arial" w:hAnsi="Arial" w:cs="Arial"/>
            </w:rPr>
          </w:rPrChange>
        </w:rPr>
        <w:t>ում</w:t>
      </w:r>
      <w:r w:rsidRPr="00077AE9">
        <w:rPr>
          <w:lang w:val="hy-AM"/>
          <w:rPrChange w:id="523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34" w:author="Զարինե Սարգսյան" w:date="2026-04-02T14:24:00Z">
            <w:rPr>
              <w:rFonts w:ascii="Arial" w:hAnsi="Arial" w:cs="Arial"/>
            </w:rPr>
          </w:rPrChange>
        </w:rPr>
        <w:t>նշված</w:t>
      </w:r>
      <w:r w:rsidRPr="00077AE9">
        <w:rPr>
          <w:lang w:val="hy-AM"/>
          <w:rPrChange w:id="523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36" w:author="Զարինե Սարգսյան" w:date="2026-04-02T14:24:00Z">
            <w:rPr>
              <w:rFonts w:ascii="Arial" w:hAnsi="Arial" w:cs="Arial"/>
            </w:rPr>
          </w:rPrChange>
        </w:rPr>
        <w:t>օրինակելի</w:t>
      </w:r>
      <w:r w:rsidRPr="00077AE9">
        <w:rPr>
          <w:lang w:val="hy-AM"/>
          <w:rPrChange w:id="523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38" w:author="Զարինե Սարգսյան" w:date="2026-04-02T14:24:00Z">
            <w:rPr>
              <w:rFonts w:ascii="Arial" w:hAnsi="Arial" w:cs="Arial"/>
            </w:rPr>
          </w:rPrChange>
        </w:rPr>
        <w:t>ձևին</w:t>
      </w:r>
      <w:r w:rsidRPr="00077AE9">
        <w:rPr>
          <w:lang w:val="hy-AM"/>
          <w:rPrChange w:id="523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40" w:author="Զարինե Սարգսյան" w:date="2026-04-02T14:24:00Z">
            <w:rPr>
              <w:rFonts w:ascii="Arial" w:hAnsi="Arial" w:cs="Arial"/>
            </w:rPr>
          </w:rPrChange>
        </w:rPr>
        <w:t>համապատասխան</w:t>
      </w:r>
      <w:r w:rsidRPr="00077AE9">
        <w:rPr>
          <w:lang w:val="hy-AM"/>
          <w:rPrChange w:id="5241" w:author="Զարինե Սարգսյան" w:date="2026-04-02T14:24:00Z">
            <w:rPr/>
          </w:rPrChange>
        </w:rPr>
        <w:t xml:space="preserve">: </w:t>
      </w:r>
      <w:r w:rsidRPr="00077AE9">
        <w:rPr>
          <w:rFonts w:ascii="Arial" w:hAnsi="Arial" w:cs="Arial"/>
          <w:lang w:val="hy-AM"/>
          <w:rPrChange w:id="5242" w:author="Զարինե Սարգսյան" w:date="2026-04-02T14:24:00Z">
            <w:rPr>
              <w:rFonts w:ascii="Arial" w:hAnsi="Arial" w:cs="Arial"/>
            </w:rPr>
          </w:rPrChange>
        </w:rPr>
        <w:t>Հարկ</w:t>
      </w:r>
      <w:r w:rsidRPr="00077AE9">
        <w:rPr>
          <w:lang w:val="hy-AM"/>
          <w:rPrChange w:id="524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44" w:author="Զարինե Սարգսյան" w:date="2026-04-02T14:24:00Z">
            <w:rPr>
              <w:rFonts w:ascii="Arial" w:hAnsi="Arial" w:cs="Arial"/>
            </w:rPr>
          </w:rPrChange>
        </w:rPr>
        <w:t>վճարողի</w:t>
      </w:r>
      <w:r w:rsidRPr="00077AE9">
        <w:rPr>
          <w:lang w:val="hy-AM"/>
          <w:rPrChange w:id="524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46" w:author="Զարինե Սարգսյան" w:date="2026-04-02T14:24:00Z">
            <w:rPr>
              <w:rFonts w:ascii="Arial" w:hAnsi="Arial" w:cs="Arial"/>
            </w:rPr>
          </w:rPrChange>
        </w:rPr>
        <w:t>Դիմումին</w:t>
      </w:r>
      <w:r w:rsidRPr="00077AE9">
        <w:rPr>
          <w:lang w:val="hy-AM"/>
          <w:rPrChange w:id="524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48" w:author="Զարինե Սարգսյան" w:date="2026-04-02T14:24:00Z">
            <w:rPr>
              <w:rFonts w:ascii="Arial" w:hAnsi="Arial" w:cs="Arial"/>
            </w:rPr>
          </w:rPrChange>
        </w:rPr>
        <w:t>կից</w:t>
      </w:r>
      <w:r w:rsidRPr="00077AE9">
        <w:rPr>
          <w:lang w:val="hy-AM"/>
          <w:rPrChange w:id="524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50" w:author="Զարինե Սարգսյան" w:date="2026-04-02T14:24:00Z">
            <w:rPr>
              <w:rFonts w:ascii="Arial" w:hAnsi="Arial" w:cs="Arial"/>
            </w:rPr>
          </w:rPrChange>
        </w:rPr>
        <w:t>ներկայացվում</w:t>
      </w:r>
      <w:r w:rsidRPr="00077AE9">
        <w:rPr>
          <w:lang w:val="hy-AM"/>
          <w:rPrChange w:id="525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52" w:author="Զարինե Սարգսյան" w:date="2026-04-02T14:24:00Z">
            <w:rPr>
              <w:rFonts w:ascii="Arial" w:hAnsi="Arial" w:cs="Arial"/>
            </w:rPr>
          </w:rPrChange>
        </w:rPr>
        <w:t>են</w:t>
      </w:r>
      <w:r w:rsidRPr="00077AE9">
        <w:rPr>
          <w:lang w:val="hy-AM"/>
          <w:rPrChange w:id="525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54" w:author="Զարինե Սարգսյան" w:date="2026-04-02T14:24:00Z">
            <w:rPr>
              <w:rFonts w:ascii="Arial" w:hAnsi="Arial" w:cs="Arial"/>
            </w:rPr>
          </w:rPrChange>
        </w:rPr>
        <w:t>նաև</w:t>
      </w:r>
      <w:r w:rsidRPr="00077AE9">
        <w:rPr>
          <w:lang w:val="hy-AM"/>
          <w:rPrChange w:id="525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56" w:author="Զարինե Սարգսյան" w:date="2026-04-02T14:24:00Z">
            <w:rPr>
              <w:rFonts w:ascii="Arial" w:hAnsi="Arial" w:cs="Arial"/>
            </w:rPr>
          </w:rPrChange>
        </w:rPr>
        <w:t>արգելանքի</w:t>
      </w:r>
      <w:r w:rsidRPr="00077AE9">
        <w:rPr>
          <w:lang w:val="hy-AM"/>
          <w:rPrChange w:id="525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58" w:author="Զարինե Սարգսյան" w:date="2026-04-02T14:24:00Z">
            <w:rPr>
              <w:rFonts w:ascii="Arial" w:hAnsi="Arial" w:cs="Arial"/>
            </w:rPr>
          </w:rPrChange>
        </w:rPr>
        <w:t>վերացման</w:t>
      </w:r>
      <w:r w:rsidRPr="00077AE9">
        <w:rPr>
          <w:lang w:val="hy-AM"/>
          <w:rPrChange w:id="525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60" w:author="Զարինե Սարգսյան" w:date="2026-04-02T14:24:00Z">
            <w:rPr>
              <w:rFonts w:ascii="Arial" w:hAnsi="Arial" w:cs="Arial"/>
            </w:rPr>
          </w:rPrChange>
        </w:rPr>
        <w:t>համար</w:t>
      </w:r>
      <w:r w:rsidRPr="00077AE9">
        <w:rPr>
          <w:lang w:val="hy-AM"/>
          <w:rPrChange w:id="526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62" w:author="Զարինե Սարգսյան" w:date="2026-04-02T14:24:00Z">
            <w:rPr>
              <w:rFonts w:ascii="Arial" w:hAnsi="Arial" w:cs="Arial"/>
            </w:rPr>
          </w:rPrChange>
        </w:rPr>
        <w:t>հիմք</w:t>
      </w:r>
      <w:r w:rsidRPr="00077AE9">
        <w:rPr>
          <w:lang w:val="hy-AM"/>
          <w:rPrChange w:id="526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64" w:author="Զարինե Սարգսյան" w:date="2026-04-02T14:24:00Z">
            <w:rPr>
              <w:rFonts w:ascii="Arial" w:hAnsi="Arial" w:cs="Arial"/>
            </w:rPr>
          </w:rPrChange>
        </w:rPr>
        <w:t>հանդիսացող՝</w:t>
      </w:r>
      <w:r w:rsidRPr="00077AE9">
        <w:rPr>
          <w:lang w:val="hy-AM"/>
          <w:rPrChange w:id="526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66" w:author="Զարինե Սարգսյան" w:date="2026-04-02T14:24:00Z">
            <w:rPr>
              <w:rFonts w:ascii="Arial" w:hAnsi="Arial" w:cs="Arial"/>
            </w:rPr>
          </w:rPrChange>
        </w:rPr>
        <w:t>սույն</w:t>
      </w:r>
      <w:r w:rsidRPr="00077AE9">
        <w:rPr>
          <w:lang w:val="hy-AM"/>
          <w:rPrChange w:id="526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68" w:author="Զարինե Սարգսյան" w:date="2026-04-02T14:24:00Z">
            <w:rPr>
              <w:rFonts w:ascii="Arial" w:hAnsi="Arial" w:cs="Arial"/>
            </w:rPr>
          </w:rPrChange>
        </w:rPr>
        <w:t>կարգի</w:t>
      </w:r>
      <w:r w:rsidRPr="00077AE9">
        <w:rPr>
          <w:lang w:val="hy-AM"/>
          <w:rPrChange w:id="5269" w:author="Զարինե Սարգսյան" w:date="2026-04-02T14:24:00Z">
            <w:rPr/>
          </w:rPrChange>
        </w:rPr>
        <w:t xml:space="preserve"> 2</w:t>
      </w:r>
      <w:ins w:id="5270" w:author="Զարինե Սարգսյան" w:date="2026-04-02T12:13:00Z">
        <w:r w:rsidR="0064737D" w:rsidRPr="00077AE9">
          <w:rPr>
            <w:lang w:val="hy-AM"/>
            <w:rPrChange w:id="5271" w:author="Զարինե Սարգսյան" w:date="2026-04-02T14:24:00Z">
              <w:rPr/>
            </w:rPrChange>
          </w:rPr>
          <w:t>4</w:t>
        </w:r>
      </w:ins>
      <w:del w:id="5272" w:author="Զարինե Սարգսյան" w:date="2026-04-02T12:13:00Z">
        <w:r w:rsidRPr="00077AE9" w:rsidDel="0064737D">
          <w:rPr>
            <w:lang w:val="hy-AM"/>
            <w:rPrChange w:id="5273" w:author="Զարինե Սարգսյան" w:date="2026-04-02T14:24:00Z">
              <w:rPr/>
            </w:rPrChange>
          </w:rPr>
          <w:delText>8</w:delText>
        </w:r>
      </w:del>
      <w:r w:rsidRPr="00077AE9">
        <w:rPr>
          <w:lang w:val="hy-AM"/>
          <w:rPrChange w:id="5274" w:author="Զարինե Սարգսյան" w:date="2026-04-02T14:24:00Z">
            <w:rPr/>
          </w:rPrChange>
        </w:rPr>
        <w:t>-</w:t>
      </w:r>
      <w:r w:rsidRPr="00077AE9">
        <w:rPr>
          <w:rFonts w:ascii="Arial" w:hAnsi="Arial" w:cs="Arial"/>
          <w:lang w:val="hy-AM"/>
          <w:rPrChange w:id="5275" w:author="Զարինե Սարգսյան" w:date="2026-04-02T14:24:00Z">
            <w:rPr>
              <w:rFonts w:ascii="Arial" w:hAnsi="Arial" w:cs="Arial"/>
            </w:rPr>
          </w:rPrChange>
        </w:rPr>
        <w:t>րդ</w:t>
      </w:r>
      <w:r w:rsidRPr="00077AE9">
        <w:rPr>
          <w:lang w:val="hy-AM"/>
          <w:rPrChange w:id="527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77" w:author="Զարինե Սարգսյան" w:date="2026-04-02T14:24:00Z">
            <w:rPr>
              <w:rFonts w:ascii="Arial" w:hAnsi="Arial" w:cs="Arial"/>
            </w:rPr>
          </w:rPrChange>
        </w:rPr>
        <w:t>կետում</w:t>
      </w:r>
      <w:r w:rsidRPr="00077AE9">
        <w:rPr>
          <w:lang w:val="hy-AM"/>
          <w:rPrChange w:id="527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79" w:author="Զարինե Սարգսյան" w:date="2026-04-02T14:24:00Z">
            <w:rPr>
              <w:rFonts w:ascii="Arial" w:hAnsi="Arial" w:cs="Arial"/>
            </w:rPr>
          </w:rPrChange>
        </w:rPr>
        <w:t>նշված</w:t>
      </w:r>
      <w:r w:rsidRPr="00077AE9">
        <w:rPr>
          <w:lang w:val="hy-AM"/>
          <w:rPrChange w:id="528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81" w:author="Զարինե Սարգսյան" w:date="2026-04-02T14:24:00Z">
            <w:rPr>
              <w:rFonts w:ascii="Arial" w:hAnsi="Arial" w:cs="Arial"/>
            </w:rPr>
          </w:rPrChange>
        </w:rPr>
        <w:t>փաստաթղթերը</w:t>
      </w:r>
      <w:r w:rsidRPr="00077AE9">
        <w:rPr>
          <w:lang w:val="hy-AM"/>
          <w:rPrChange w:id="5282" w:author="Զարինե Սարգսյան" w:date="2026-04-02T14:24:00Z">
            <w:rPr/>
          </w:rPrChange>
        </w:rPr>
        <w:t xml:space="preserve">: </w:t>
      </w:r>
      <w:r w:rsidRPr="00077AE9">
        <w:rPr>
          <w:rFonts w:ascii="Arial" w:hAnsi="Arial" w:cs="Arial"/>
          <w:lang w:val="hy-AM"/>
          <w:rPrChange w:id="5283" w:author="Զարինե Սարգսյան" w:date="2026-04-02T14:24:00Z">
            <w:rPr>
              <w:rFonts w:ascii="Arial" w:hAnsi="Arial" w:cs="Arial"/>
            </w:rPr>
          </w:rPrChange>
        </w:rPr>
        <w:t>Ընդ</w:t>
      </w:r>
      <w:r w:rsidRPr="00077AE9">
        <w:rPr>
          <w:lang w:val="hy-AM"/>
          <w:rPrChange w:id="528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85" w:author="Զարինե Սարգսյան" w:date="2026-04-02T14:24:00Z">
            <w:rPr>
              <w:rFonts w:ascii="Arial" w:hAnsi="Arial" w:cs="Arial"/>
            </w:rPr>
          </w:rPrChange>
        </w:rPr>
        <w:t>որում</w:t>
      </w:r>
      <w:r w:rsidRPr="00077AE9">
        <w:rPr>
          <w:lang w:val="hy-AM"/>
          <w:rPrChange w:id="5286" w:author="Զարինե Սարգսյան" w:date="2026-04-02T14:24:00Z">
            <w:rPr/>
          </w:rPrChange>
        </w:rPr>
        <w:t>.</w:t>
      </w:r>
    </w:p>
    <w:p w14:paraId="24ABE18E" w14:textId="77777777" w:rsidR="00A320B0" w:rsidRPr="00077AE9" w:rsidRDefault="00A320B0" w:rsidP="00A320B0">
      <w:pPr>
        <w:rPr>
          <w:lang w:val="hy-AM"/>
          <w:rPrChange w:id="5287" w:author="Զարինե Սարգսյան" w:date="2026-04-02T14:24:00Z">
            <w:rPr/>
          </w:rPrChange>
        </w:rPr>
      </w:pPr>
      <w:r w:rsidRPr="00077AE9">
        <w:rPr>
          <w:lang w:val="hy-AM"/>
          <w:rPrChange w:id="5288" w:author="Զարինե Սարգսյան" w:date="2026-04-02T14:24:00Z">
            <w:rPr/>
          </w:rPrChange>
        </w:rPr>
        <w:t xml:space="preserve">1) </w:t>
      </w:r>
      <w:r w:rsidRPr="00077AE9">
        <w:rPr>
          <w:rFonts w:ascii="Arial" w:hAnsi="Arial" w:cs="Arial"/>
          <w:lang w:val="hy-AM"/>
          <w:rPrChange w:id="5289" w:author="Զարինե Սարգսյան" w:date="2026-04-02T14:24:00Z">
            <w:rPr>
              <w:rFonts w:ascii="Arial" w:hAnsi="Arial" w:cs="Arial"/>
            </w:rPr>
          </w:rPrChange>
        </w:rPr>
        <w:t>Հաճախորդը</w:t>
      </w:r>
      <w:r w:rsidRPr="00077AE9">
        <w:rPr>
          <w:lang w:val="hy-AM"/>
          <w:rPrChange w:id="5290" w:author="Զարինե Սարգսյան" w:date="2026-04-02T14:24:00Z">
            <w:rPr/>
          </w:rPrChange>
        </w:rPr>
        <w:t xml:space="preserve"> «</w:t>
      </w:r>
      <w:r w:rsidRPr="00077AE9">
        <w:rPr>
          <w:rFonts w:ascii="Arial" w:hAnsi="Arial" w:cs="Arial"/>
          <w:lang w:val="hy-AM"/>
          <w:rPrChange w:id="5291" w:author="Զարինե Սարգսյան" w:date="2026-04-02T14:24:00Z">
            <w:rPr>
              <w:rFonts w:ascii="Arial" w:hAnsi="Arial" w:cs="Arial"/>
            </w:rPr>
          </w:rPrChange>
        </w:rPr>
        <w:t>Կիրառված</w:t>
      </w:r>
      <w:r w:rsidRPr="00077AE9">
        <w:rPr>
          <w:lang w:val="hy-AM"/>
          <w:rPrChange w:id="529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93" w:author="Զարինե Սարգսյան" w:date="2026-04-02T14:24:00Z">
            <w:rPr>
              <w:rFonts w:ascii="Arial" w:hAnsi="Arial" w:cs="Arial"/>
            </w:rPr>
          </w:rPrChange>
        </w:rPr>
        <w:t>արգելանքը</w:t>
      </w:r>
      <w:r w:rsidRPr="00077AE9">
        <w:rPr>
          <w:lang w:val="hy-AM"/>
          <w:rPrChange w:id="529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95" w:author="Զարինե Սարգսյան" w:date="2026-04-02T14:24:00Z">
            <w:rPr>
              <w:rFonts w:ascii="Arial" w:hAnsi="Arial" w:cs="Arial"/>
            </w:rPr>
          </w:rPrChange>
        </w:rPr>
        <w:t>վերացնելու</w:t>
      </w:r>
      <w:r w:rsidRPr="00077AE9">
        <w:rPr>
          <w:lang w:val="hy-AM"/>
          <w:rPrChange w:id="529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297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298" w:author="Զարինե Սարգսյան" w:date="2026-04-02T14:24:00Z">
            <w:rPr/>
          </w:rPrChange>
        </w:rPr>
        <w:t xml:space="preserve">» </w:t>
      </w:r>
      <w:r w:rsidRPr="00077AE9">
        <w:rPr>
          <w:rFonts w:ascii="Arial" w:hAnsi="Arial" w:cs="Arial"/>
          <w:lang w:val="hy-AM"/>
          <w:rPrChange w:id="5299" w:author="Զարինե Սարգսյան" w:date="2026-04-02T14:24:00Z">
            <w:rPr>
              <w:rFonts w:ascii="Arial" w:hAnsi="Arial" w:cs="Arial"/>
            </w:rPr>
          </w:rPrChange>
        </w:rPr>
        <w:t>դիմումը</w:t>
      </w:r>
      <w:r w:rsidRPr="00077AE9">
        <w:rPr>
          <w:lang w:val="hy-AM"/>
          <w:rPrChange w:id="530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01" w:author="Զարինե Սարգսյան" w:date="2026-04-02T14:24:00Z">
            <w:rPr>
              <w:rFonts w:ascii="Arial" w:hAnsi="Arial" w:cs="Arial"/>
            </w:rPr>
          </w:rPrChange>
        </w:rPr>
        <w:t>բանկին</w:t>
      </w:r>
      <w:r w:rsidRPr="00077AE9">
        <w:rPr>
          <w:lang w:val="hy-AM"/>
          <w:rPrChange w:id="530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03" w:author="Զարինե Սարգսյան" w:date="2026-04-02T14:24:00Z">
            <w:rPr>
              <w:rFonts w:ascii="Arial" w:hAnsi="Arial" w:cs="Arial"/>
            </w:rPr>
          </w:rPrChange>
        </w:rPr>
        <w:t>ներկայացնում</w:t>
      </w:r>
      <w:r w:rsidRPr="00077AE9">
        <w:rPr>
          <w:lang w:val="hy-AM"/>
          <w:rPrChange w:id="530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05" w:author="Զարինե Սարգսյան" w:date="2026-04-02T14:24:00Z">
            <w:rPr>
              <w:rFonts w:ascii="Arial" w:hAnsi="Arial" w:cs="Arial"/>
            </w:rPr>
          </w:rPrChange>
        </w:rPr>
        <w:t>է</w:t>
      </w:r>
    </w:p>
    <w:p w14:paraId="70F8DC40" w14:textId="77777777" w:rsidR="00A320B0" w:rsidRPr="00077AE9" w:rsidRDefault="00A320B0" w:rsidP="00A320B0">
      <w:pPr>
        <w:rPr>
          <w:lang w:val="hy-AM"/>
          <w:rPrChange w:id="5306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307" w:author="Զարինե Սարգսյան" w:date="2026-04-02T14:24:00Z">
            <w:rPr>
              <w:rFonts w:ascii="Arial" w:hAnsi="Arial" w:cs="Arial"/>
            </w:rPr>
          </w:rPrChange>
        </w:rPr>
        <w:t>ա</w:t>
      </w:r>
      <w:r w:rsidRPr="00077AE9">
        <w:rPr>
          <w:lang w:val="hy-AM"/>
          <w:rPrChange w:id="5308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309" w:author="Զարինե Սարգսյան" w:date="2026-04-02T14:24:00Z">
            <w:rPr>
              <w:rFonts w:ascii="Arial" w:hAnsi="Arial" w:cs="Arial"/>
            </w:rPr>
          </w:rPrChange>
        </w:rPr>
        <w:t>թղթային</w:t>
      </w:r>
      <w:r w:rsidRPr="00077AE9">
        <w:rPr>
          <w:lang w:val="hy-AM"/>
          <w:rPrChange w:id="531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11" w:author="Զարինե Սարգսյան" w:date="2026-04-02T14:24:00Z">
            <w:rPr>
              <w:rFonts w:ascii="Arial" w:hAnsi="Arial" w:cs="Arial"/>
            </w:rPr>
          </w:rPrChange>
        </w:rPr>
        <w:t>եղանակով</w:t>
      </w:r>
      <w:r w:rsidRPr="00077AE9">
        <w:rPr>
          <w:lang w:val="hy-AM"/>
          <w:rPrChange w:id="5312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313" w:author="Զարինե Սարգսյան" w:date="2026-04-02T14:24:00Z">
            <w:rPr>
              <w:rFonts w:ascii="Arial" w:hAnsi="Arial" w:cs="Arial"/>
            </w:rPr>
          </w:rPrChange>
        </w:rPr>
        <w:t>կամ</w:t>
      </w:r>
    </w:p>
    <w:p w14:paraId="16267106" w14:textId="77777777" w:rsidR="00A320B0" w:rsidRPr="00077AE9" w:rsidRDefault="00A320B0" w:rsidP="00A320B0">
      <w:pPr>
        <w:rPr>
          <w:lang w:val="hy-AM"/>
          <w:rPrChange w:id="5314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315" w:author="Զարինե Սարգսյան" w:date="2026-04-02T14:24:00Z">
            <w:rPr>
              <w:rFonts w:ascii="Arial" w:hAnsi="Arial" w:cs="Arial"/>
            </w:rPr>
          </w:rPrChange>
        </w:rPr>
        <w:t>բ</w:t>
      </w:r>
      <w:r w:rsidRPr="00077AE9">
        <w:rPr>
          <w:lang w:val="hy-AM"/>
          <w:rPrChange w:id="5316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317" w:author="Զարինե Սարգսյան" w:date="2026-04-02T14:24:00Z">
            <w:rPr>
              <w:rFonts w:ascii="Arial" w:hAnsi="Arial" w:cs="Arial"/>
            </w:rPr>
          </w:rPrChange>
        </w:rPr>
        <w:t>Էլեկտրոնային</w:t>
      </w:r>
      <w:r w:rsidRPr="00077AE9">
        <w:rPr>
          <w:lang w:val="hy-AM"/>
          <w:rPrChange w:id="531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19" w:author="Զարինե Սարգսյան" w:date="2026-04-02T14:24:00Z">
            <w:rPr>
              <w:rFonts w:ascii="Arial" w:hAnsi="Arial" w:cs="Arial"/>
            </w:rPr>
          </w:rPrChange>
        </w:rPr>
        <w:t>եղանակով</w:t>
      </w:r>
      <w:r w:rsidRPr="00077AE9">
        <w:rPr>
          <w:lang w:val="hy-AM"/>
          <w:rPrChange w:id="5320" w:author="Զարինե Սարգսյան" w:date="2026-04-02T14:24:00Z">
            <w:rPr/>
          </w:rPrChange>
        </w:rPr>
        <w:t xml:space="preserve">` </w:t>
      </w:r>
      <w:r w:rsidRPr="00077AE9">
        <w:rPr>
          <w:rFonts w:ascii="Arial" w:hAnsi="Arial" w:cs="Arial"/>
          <w:lang w:val="hy-AM"/>
          <w:rPrChange w:id="5321" w:author="Զարինե Սարգսյան" w:date="2026-04-02T14:24:00Z">
            <w:rPr>
              <w:rFonts w:ascii="Arial" w:hAnsi="Arial" w:cs="Arial"/>
            </w:rPr>
          </w:rPrChange>
        </w:rPr>
        <w:t>Բանկի</w:t>
      </w:r>
      <w:r w:rsidRPr="00077AE9">
        <w:rPr>
          <w:lang w:val="hy-AM"/>
          <w:rPrChange w:id="532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23" w:author="Զարինե Սարգսյան" w:date="2026-04-02T14:24:00Z">
            <w:rPr>
              <w:rFonts w:ascii="Arial" w:hAnsi="Arial" w:cs="Arial"/>
            </w:rPr>
          </w:rPrChange>
        </w:rPr>
        <w:t>կողմից</w:t>
      </w:r>
      <w:r w:rsidRPr="00077AE9">
        <w:rPr>
          <w:lang w:val="hy-AM"/>
          <w:rPrChange w:id="532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25" w:author="Զարինե Սարգսյան" w:date="2026-04-02T14:24:00Z">
            <w:rPr>
              <w:rFonts w:ascii="Arial" w:hAnsi="Arial" w:cs="Arial"/>
            </w:rPr>
          </w:rPrChange>
        </w:rPr>
        <w:t>հաճախորդների</w:t>
      </w:r>
      <w:r w:rsidRPr="00077AE9">
        <w:rPr>
          <w:lang w:val="hy-AM"/>
          <w:rPrChange w:id="532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27" w:author="Զարինե Սարգսյան" w:date="2026-04-02T14:24:00Z">
            <w:rPr>
              <w:rFonts w:ascii="Arial" w:hAnsi="Arial" w:cs="Arial"/>
            </w:rPr>
          </w:rPrChange>
        </w:rPr>
        <w:t>սպասարկման</w:t>
      </w:r>
      <w:r w:rsidRPr="00077AE9">
        <w:rPr>
          <w:lang w:val="hy-AM"/>
          <w:rPrChange w:id="532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29" w:author="Զարինե Սարգսյան" w:date="2026-04-02T14:24:00Z">
            <w:rPr>
              <w:rFonts w:ascii="Arial" w:hAnsi="Arial" w:cs="Arial"/>
            </w:rPr>
          </w:rPrChange>
        </w:rPr>
        <w:t>նպատակով</w:t>
      </w:r>
      <w:r w:rsidRPr="00077AE9">
        <w:rPr>
          <w:lang w:val="hy-AM"/>
          <w:rPrChange w:id="533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31" w:author="Զարինե Սարգսյան" w:date="2026-04-02T14:24:00Z">
            <w:rPr>
              <w:rFonts w:ascii="Arial" w:hAnsi="Arial" w:cs="Arial"/>
            </w:rPr>
          </w:rPrChange>
        </w:rPr>
        <w:t>կիրառվող</w:t>
      </w:r>
      <w:r w:rsidRPr="00077AE9">
        <w:rPr>
          <w:lang w:val="hy-AM"/>
          <w:rPrChange w:id="533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33" w:author="Զարինե Սարգսյան" w:date="2026-04-02T14:24:00Z">
            <w:rPr>
              <w:rFonts w:ascii="Arial" w:hAnsi="Arial" w:cs="Arial"/>
            </w:rPr>
          </w:rPrChange>
        </w:rPr>
        <w:t>համակարգի</w:t>
      </w:r>
      <w:r w:rsidRPr="00077AE9">
        <w:rPr>
          <w:lang w:val="hy-AM"/>
          <w:rPrChange w:id="533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35" w:author="Զարինե Սարգսյան" w:date="2026-04-02T14:24:00Z">
            <w:rPr>
              <w:rFonts w:ascii="Arial" w:hAnsi="Arial" w:cs="Arial"/>
            </w:rPr>
          </w:rPrChange>
        </w:rPr>
        <w:t>միջոցով</w:t>
      </w:r>
      <w:r w:rsidRPr="00077AE9">
        <w:rPr>
          <w:lang w:val="hy-AM"/>
          <w:rPrChange w:id="5336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337" w:author="Զարինե Սարգսյան" w:date="2026-04-02T14:24:00Z">
            <w:rPr>
              <w:rFonts w:ascii="Arial" w:hAnsi="Arial" w:cs="Arial"/>
            </w:rPr>
          </w:rPrChange>
        </w:rPr>
        <w:t>ապահովելով</w:t>
      </w:r>
      <w:r w:rsidRPr="00077AE9">
        <w:rPr>
          <w:lang w:val="hy-AM"/>
          <w:rPrChange w:id="533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39" w:author="Զարինե Սարգսյան" w:date="2026-04-02T14:24:00Z">
            <w:rPr>
              <w:rFonts w:ascii="Arial" w:hAnsi="Arial" w:cs="Arial"/>
            </w:rPr>
          </w:rPrChange>
        </w:rPr>
        <w:t>սույն</w:t>
      </w:r>
      <w:r w:rsidRPr="00077AE9">
        <w:rPr>
          <w:lang w:val="hy-AM"/>
          <w:rPrChange w:id="534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41" w:author="Զարինե Սարգսյան" w:date="2026-04-02T14:24:00Z">
            <w:rPr>
              <w:rFonts w:ascii="Arial" w:hAnsi="Arial" w:cs="Arial"/>
            </w:rPr>
          </w:rPrChange>
        </w:rPr>
        <w:t>կարգի</w:t>
      </w:r>
      <w:r w:rsidRPr="00077AE9">
        <w:rPr>
          <w:lang w:val="hy-AM"/>
          <w:rPrChange w:id="534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43" w:author="Զարինե Սարգսյան" w:date="2026-04-02T14:24:00Z">
            <w:rPr>
              <w:rFonts w:ascii="Arial" w:hAnsi="Arial" w:cs="Arial"/>
            </w:rPr>
          </w:rPrChange>
        </w:rPr>
        <w:t>պահանջները</w:t>
      </w:r>
      <w:r w:rsidRPr="00077AE9">
        <w:rPr>
          <w:lang w:val="hy-AM"/>
          <w:rPrChange w:id="5344" w:author="Զարինե Սարգսյան" w:date="2026-04-02T14:24:00Z">
            <w:rPr/>
          </w:rPrChange>
        </w:rPr>
        <w:t>:</w:t>
      </w:r>
    </w:p>
    <w:p w14:paraId="5BCAAAB3" w14:textId="77777777" w:rsidR="00A320B0" w:rsidRPr="00077AE9" w:rsidRDefault="00A320B0" w:rsidP="00A320B0">
      <w:pPr>
        <w:rPr>
          <w:lang w:val="hy-AM"/>
          <w:rPrChange w:id="5345" w:author="Զարինե Սարգսյան" w:date="2026-04-02T14:24:00Z">
            <w:rPr/>
          </w:rPrChange>
        </w:rPr>
      </w:pPr>
      <w:r w:rsidRPr="00077AE9">
        <w:rPr>
          <w:lang w:val="hy-AM"/>
          <w:rPrChange w:id="5346" w:author="Զարինե Սարգսյան" w:date="2026-04-02T14:24:00Z">
            <w:rPr/>
          </w:rPrChange>
        </w:rPr>
        <w:t>2) «</w:t>
      </w:r>
      <w:r w:rsidRPr="00077AE9">
        <w:rPr>
          <w:rFonts w:ascii="Arial" w:hAnsi="Arial" w:cs="Arial"/>
          <w:lang w:val="hy-AM"/>
          <w:rPrChange w:id="5347" w:author="Զարինե Սարգսյան" w:date="2026-04-02T14:24:00Z">
            <w:rPr>
              <w:rFonts w:ascii="Arial" w:hAnsi="Arial" w:cs="Arial"/>
            </w:rPr>
          </w:rPrChange>
        </w:rPr>
        <w:t>Կիրառված</w:t>
      </w:r>
      <w:r w:rsidRPr="00077AE9">
        <w:rPr>
          <w:lang w:val="hy-AM"/>
          <w:rPrChange w:id="534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49" w:author="Զարինե Սարգսյան" w:date="2026-04-02T14:24:00Z">
            <w:rPr>
              <w:rFonts w:ascii="Arial" w:hAnsi="Arial" w:cs="Arial"/>
            </w:rPr>
          </w:rPrChange>
        </w:rPr>
        <w:t>արգելանքը</w:t>
      </w:r>
      <w:r w:rsidRPr="00077AE9">
        <w:rPr>
          <w:lang w:val="hy-AM"/>
          <w:rPrChange w:id="535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51" w:author="Զարինե Սարգսյան" w:date="2026-04-02T14:24:00Z">
            <w:rPr>
              <w:rFonts w:ascii="Arial" w:hAnsi="Arial" w:cs="Arial"/>
            </w:rPr>
          </w:rPrChange>
        </w:rPr>
        <w:t>վերացնելու</w:t>
      </w:r>
      <w:r w:rsidRPr="00077AE9">
        <w:rPr>
          <w:lang w:val="hy-AM"/>
          <w:rPrChange w:id="535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53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354" w:author="Զարինե Սարգսյան" w:date="2026-04-02T14:24:00Z">
            <w:rPr/>
          </w:rPrChange>
        </w:rPr>
        <w:t xml:space="preserve">» </w:t>
      </w:r>
      <w:r w:rsidRPr="00077AE9">
        <w:rPr>
          <w:rFonts w:ascii="Arial" w:hAnsi="Arial" w:cs="Arial"/>
          <w:lang w:val="hy-AM"/>
          <w:rPrChange w:id="5355" w:author="Զարինե Սարգսյան" w:date="2026-04-02T14:24:00Z">
            <w:rPr>
              <w:rFonts w:ascii="Arial" w:hAnsi="Arial" w:cs="Arial"/>
            </w:rPr>
          </w:rPrChange>
        </w:rPr>
        <w:t>Հաճախորդի</w:t>
      </w:r>
      <w:r w:rsidRPr="00077AE9">
        <w:rPr>
          <w:lang w:val="hy-AM"/>
          <w:rPrChange w:id="535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57" w:author="Զարինե Սարգսյան" w:date="2026-04-02T14:24:00Z">
            <w:rPr>
              <w:rFonts w:ascii="Arial" w:hAnsi="Arial" w:cs="Arial"/>
            </w:rPr>
          </w:rPrChange>
        </w:rPr>
        <w:t>դիմումը՝</w:t>
      </w:r>
      <w:r w:rsidRPr="00077AE9">
        <w:rPr>
          <w:lang w:val="hy-AM"/>
          <w:rPrChange w:id="535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59" w:author="Զարինե Սարգսյան" w:date="2026-04-02T14:24:00Z">
            <w:rPr>
              <w:rFonts w:ascii="Arial" w:hAnsi="Arial" w:cs="Arial"/>
            </w:rPr>
          </w:rPrChange>
        </w:rPr>
        <w:t>թղթային</w:t>
      </w:r>
      <w:r w:rsidRPr="00077AE9">
        <w:rPr>
          <w:lang w:val="hy-AM"/>
          <w:rPrChange w:id="536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61" w:author="Զարինե Սարգսյան" w:date="2026-04-02T14:24:00Z">
            <w:rPr>
              <w:rFonts w:ascii="Arial" w:hAnsi="Arial" w:cs="Arial"/>
            </w:rPr>
          </w:rPrChange>
        </w:rPr>
        <w:t>կամ</w:t>
      </w:r>
      <w:r w:rsidRPr="00077AE9">
        <w:rPr>
          <w:lang w:val="hy-AM"/>
          <w:rPrChange w:id="536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63" w:author="Զարինե Սարգսյան" w:date="2026-04-02T14:24:00Z">
            <w:rPr>
              <w:rFonts w:ascii="Arial" w:hAnsi="Arial" w:cs="Arial"/>
            </w:rPr>
          </w:rPrChange>
        </w:rPr>
        <w:t>էլեկտրոնային</w:t>
      </w:r>
      <w:r w:rsidRPr="00077AE9">
        <w:rPr>
          <w:lang w:val="hy-AM"/>
          <w:rPrChange w:id="536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65" w:author="Զարինե Սարգսյան" w:date="2026-04-02T14:24:00Z">
            <w:rPr>
              <w:rFonts w:ascii="Arial" w:hAnsi="Arial" w:cs="Arial"/>
            </w:rPr>
          </w:rPrChange>
        </w:rPr>
        <w:t>եղանակով</w:t>
      </w:r>
      <w:r w:rsidRPr="00077AE9">
        <w:rPr>
          <w:lang w:val="hy-AM"/>
          <w:rPrChange w:id="536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67" w:author="Զարինե Սարգսյան" w:date="2026-04-02T14:24:00Z">
            <w:rPr>
              <w:rFonts w:ascii="Arial" w:hAnsi="Arial" w:cs="Arial"/>
            </w:rPr>
          </w:rPrChange>
        </w:rPr>
        <w:t>Բանկին</w:t>
      </w:r>
      <w:r w:rsidRPr="00077AE9">
        <w:rPr>
          <w:lang w:val="hy-AM"/>
          <w:rPrChange w:id="536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69" w:author="Զարինե Սարգսյան" w:date="2026-04-02T14:24:00Z">
            <w:rPr>
              <w:rFonts w:ascii="Arial" w:hAnsi="Arial" w:cs="Arial"/>
            </w:rPr>
          </w:rPrChange>
        </w:rPr>
        <w:t>ներկայացվում</w:t>
      </w:r>
      <w:r w:rsidRPr="00077AE9">
        <w:rPr>
          <w:lang w:val="hy-AM"/>
          <w:rPrChange w:id="537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71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37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73" w:author="Զարինե Սարգսյան" w:date="2026-04-02T14:24:00Z">
            <w:rPr>
              <w:rFonts w:ascii="Arial" w:hAnsi="Arial" w:cs="Arial"/>
            </w:rPr>
          </w:rPrChange>
        </w:rPr>
        <w:t>ընդունվում</w:t>
      </w:r>
      <w:r w:rsidRPr="00077AE9">
        <w:rPr>
          <w:lang w:val="hy-AM"/>
          <w:rPrChange w:id="537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75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37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77" w:author="Զարինե Սարգսյան" w:date="2026-04-02T14:24:00Z">
            <w:rPr>
              <w:rFonts w:ascii="Arial" w:hAnsi="Arial" w:cs="Arial"/>
            </w:rPr>
          </w:rPrChange>
        </w:rPr>
        <w:t>հետևյալ</w:t>
      </w:r>
      <w:r w:rsidRPr="00077AE9">
        <w:rPr>
          <w:lang w:val="hy-AM"/>
          <w:rPrChange w:id="537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79" w:author="Զարինե Սարգսյան" w:date="2026-04-02T14:24:00Z">
            <w:rPr>
              <w:rFonts w:ascii="Arial" w:hAnsi="Arial" w:cs="Arial"/>
            </w:rPr>
          </w:rPrChange>
        </w:rPr>
        <w:t>պահանջների</w:t>
      </w:r>
      <w:r w:rsidRPr="00077AE9">
        <w:rPr>
          <w:lang w:val="hy-AM"/>
          <w:rPrChange w:id="538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81" w:author="Զարինե Սարգսյան" w:date="2026-04-02T14:24:00Z">
            <w:rPr>
              <w:rFonts w:ascii="Arial" w:hAnsi="Arial" w:cs="Arial"/>
            </w:rPr>
          </w:rPrChange>
        </w:rPr>
        <w:t>համաձայն</w:t>
      </w:r>
      <w:r w:rsidRPr="00077AE9">
        <w:rPr>
          <w:lang w:val="hy-AM"/>
          <w:rPrChange w:id="5382" w:author="Զարինե Սարգսյան" w:date="2026-04-02T14:24:00Z">
            <w:rPr/>
          </w:rPrChange>
        </w:rPr>
        <w:t>.</w:t>
      </w:r>
    </w:p>
    <w:p w14:paraId="090385B9" w14:textId="77777777" w:rsidR="00A320B0" w:rsidRPr="00077AE9" w:rsidRDefault="00A320B0" w:rsidP="00A320B0">
      <w:pPr>
        <w:rPr>
          <w:lang w:val="hy-AM"/>
          <w:rPrChange w:id="5383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384" w:author="Զարինե Սարգսյան" w:date="2026-04-02T14:24:00Z">
            <w:rPr>
              <w:rFonts w:ascii="Arial" w:hAnsi="Arial" w:cs="Arial"/>
            </w:rPr>
          </w:rPrChange>
        </w:rPr>
        <w:t>ա</w:t>
      </w:r>
      <w:r w:rsidRPr="00077AE9">
        <w:rPr>
          <w:lang w:val="hy-AM"/>
          <w:rPrChange w:id="5385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386" w:author="Զարինե Սարգսյան" w:date="2026-04-02T14:24:00Z">
            <w:rPr>
              <w:rFonts w:ascii="Arial" w:hAnsi="Arial" w:cs="Arial"/>
            </w:rPr>
          </w:rPrChange>
        </w:rPr>
        <w:t>Հաճախորդի</w:t>
      </w:r>
      <w:r w:rsidRPr="00077AE9">
        <w:rPr>
          <w:lang w:val="hy-AM"/>
          <w:rPrChange w:id="538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88" w:author="Զարինե Սարգսյան" w:date="2026-04-02T14:24:00Z">
            <w:rPr>
              <w:rFonts w:ascii="Arial" w:hAnsi="Arial" w:cs="Arial"/>
            </w:rPr>
          </w:rPrChange>
        </w:rPr>
        <w:t>դիմումը</w:t>
      </w:r>
      <w:r w:rsidRPr="00077AE9">
        <w:rPr>
          <w:lang w:val="hy-AM"/>
          <w:rPrChange w:id="538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90" w:author="Զարինե Սարգսյան" w:date="2026-04-02T14:24:00Z">
            <w:rPr>
              <w:rFonts w:ascii="Arial" w:hAnsi="Arial" w:cs="Arial"/>
            </w:rPr>
          </w:rPrChange>
        </w:rPr>
        <w:t>ներկայացվում</w:t>
      </w:r>
      <w:r w:rsidRPr="00077AE9">
        <w:rPr>
          <w:lang w:val="hy-AM"/>
          <w:rPrChange w:id="539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92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39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94" w:author="Զարինե Սարգսյան" w:date="2026-04-02T14:24:00Z">
            <w:rPr>
              <w:rFonts w:ascii="Arial" w:hAnsi="Arial" w:cs="Arial"/>
            </w:rPr>
          </w:rPrChange>
        </w:rPr>
        <w:t>մինչև</w:t>
      </w:r>
      <w:r w:rsidRPr="00077AE9">
        <w:rPr>
          <w:lang w:val="hy-AM"/>
          <w:rPrChange w:id="539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96" w:author="Զարինե Սարգսյան" w:date="2026-04-02T14:24:00Z">
            <w:rPr>
              <w:rFonts w:ascii="Arial" w:hAnsi="Arial" w:cs="Arial"/>
            </w:rPr>
          </w:rPrChange>
        </w:rPr>
        <w:t>վերջինիս</w:t>
      </w:r>
      <w:r w:rsidRPr="00077AE9">
        <w:rPr>
          <w:lang w:val="hy-AM"/>
          <w:rPrChange w:id="539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398" w:author="Զարինե Սարգսյան" w:date="2026-04-02T14:24:00Z">
            <w:rPr>
              <w:rFonts w:ascii="Arial" w:hAnsi="Arial" w:cs="Arial"/>
            </w:rPr>
          </w:rPrChange>
        </w:rPr>
        <w:t>ընդունման</w:t>
      </w:r>
      <w:r w:rsidRPr="00077AE9">
        <w:rPr>
          <w:lang w:val="hy-AM"/>
          <w:rPrChange w:id="539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00" w:author="Զարինե Սարգսյան" w:date="2026-04-02T14:24:00Z">
            <w:rPr>
              <w:rFonts w:ascii="Arial" w:hAnsi="Arial" w:cs="Arial"/>
            </w:rPr>
          </w:rPrChange>
        </w:rPr>
        <w:t>համար՝</w:t>
      </w:r>
      <w:r w:rsidRPr="00077AE9">
        <w:rPr>
          <w:lang w:val="hy-AM"/>
          <w:rPrChange w:id="540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02" w:author="Զարինե Սարգսյան" w:date="2026-04-02T14:24:00Z">
            <w:rPr>
              <w:rFonts w:ascii="Arial" w:hAnsi="Arial" w:cs="Arial"/>
            </w:rPr>
          </w:rPrChange>
        </w:rPr>
        <w:t>Բանկի</w:t>
      </w:r>
      <w:r w:rsidRPr="00077AE9">
        <w:rPr>
          <w:lang w:val="hy-AM"/>
          <w:rPrChange w:id="540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04" w:author="Զարինե Սարգսյան" w:date="2026-04-02T14:24:00Z">
            <w:rPr>
              <w:rFonts w:ascii="Arial" w:hAnsi="Arial" w:cs="Arial"/>
            </w:rPr>
          </w:rPrChange>
        </w:rPr>
        <w:t>գործառնական</w:t>
      </w:r>
      <w:r w:rsidRPr="00077AE9">
        <w:rPr>
          <w:lang w:val="hy-AM"/>
          <w:rPrChange w:id="540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06" w:author="Զարինե Սարգսյան" w:date="2026-04-02T14:24:00Z">
            <w:rPr>
              <w:rFonts w:ascii="Arial" w:hAnsi="Arial" w:cs="Arial"/>
            </w:rPr>
          </w:rPrChange>
        </w:rPr>
        <w:t>օրվա</w:t>
      </w:r>
      <w:r w:rsidRPr="00077AE9">
        <w:rPr>
          <w:lang w:val="hy-AM"/>
          <w:rPrChange w:id="540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08" w:author="Զարինե Սարգսյան" w:date="2026-04-02T14:24:00Z">
            <w:rPr>
              <w:rFonts w:ascii="Arial" w:hAnsi="Arial" w:cs="Arial"/>
            </w:rPr>
          </w:rPrChange>
        </w:rPr>
        <w:t>ժամանակացույցով</w:t>
      </w:r>
      <w:r w:rsidRPr="00077AE9">
        <w:rPr>
          <w:lang w:val="hy-AM"/>
          <w:rPrChange w:id="540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10" w:author="Զարինե Սարգսյան" w:date="2026-04-02T14:24:00Z">
            <w:rPr>
              <w:rFonts w:ascii="Arial" w:hAnsi="Arial" w:cs="Arial"/>
            </w:rPr>
          </w:rPrChange>
        </w:rPr>
        <w:t>սահմանված</w:t>
      </w:r>
      <w:r w:rsidRPr="00077AE9">
        <w:rPr>
          <w:lang w:val="hy-AM"/>
          <w:rPrChange w:id="541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12" w:author="Զարինե Սարգսյան" w:date="2026-04-02T14:24:00Z">
            <w:rPr>
              <w:rFonts w:ascii="Arial" w:hAnsi="Arial" w:cs="Arial"/>
            </w:rPr>
          </w:rPrChange>
        </w:rPr>
        <w:t>ժամը</w:t>
      </w:r>
      <w:r w:rsidRPr="00077AE9">
        <w:rPr>
          <w:lang w:val="hy-AM"/>
          <w:rPrChange w:id="5413" w:author="Զարինե Սարգսյան" w:date="2026-04-02T14:24:00Z">
            <w:rPr/>
          </w:rPrChange>
        </w:rPr>
        <w:t>:</w:t>
      </w:r>
    </w:p>
    <w:p w14:paraId="672DC4E0" w14:textId="77777777" w:rsidR="00A320B0" w:rsidRPr="00077AE9" w:rsidRDefault="00A320B0" w:rsidP="00A320B0">
      <w:pPr>
        <w:rPr>
          <w:lang w:val="hy-AM"/>
          <w:rPrChange w:id="5414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415" w:author="Զարինե Սարգսյան" w:date="2026-04-02T14:24:00Z">
            <w:rPr>
              <w:rFonts w:ascii="Arial" w:hAnsi="Arial" w:cs="Arial"/>
            </w:rPr>
          </w:rPrChange>
        </w:rPr>
        <w:t>բ</w:t>
      </w:r>
      <w:r w:rsidRPr="00077AE9">
        <w:rPr>
          <w:lang w:val="hy-AM"/>
          <w:rPrChange w:id="5416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417" w:author="Զարինե Սարգսյան" w:date="2026-04-02T14:24:00Z">
            <w:rPr>
              <w:rFonts w:ascii="Arial" w:hAnsi="Arial" w:cs="Arial"/>
            </w:rPr>
          </w:rPrChange>
        </w:rPr>
        <w:t>Հաճախորդը</w:t>
      </w:r>
      <w:r w:rsidRPr="00077AE9">
        <w:rPr>
          <w:lang w:val="hy-AM"/>
          <w:rPrChange w:id="541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19" w:author="Զարինե Սարգսյան" w:date="2026-04-02T14:24:00Z">
            <w:rPr>
              <w:rFonts w:ascii="Arial" w:hAnsi="Arial" w:cs="Arial"/>
            </w:rPr>
          </w:rPrChange>
        </w:rPr>
        <w:t>սույն</w:t>
      </w:r>
      <w:r w:rsidRPr="00077AE9">
        <w:rPr>
          <w:lang w:val="hy-AM"/>
          <w:rPrChange w:id="542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21" w:author="Զարինե Սարգսյան" w:date="2026-04-02T14:24:00Z">
            <w:rPr>
              <w:rFonts w:ascii="Arial" w:hAnsi="Arial" w:cs="Arial"/>
            </w:rPr>
          </w:rPrChange>
        </w:rPr>
        <w:t>կետում</w:t>
      </w:r>
      <w:r w:rsidRPr="00077AE9">
        <w:rPr>
          <w:lang w:val="hy-AM"/>
          <w:rPrChange w:id="542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23" w:author="Զարինե Սարգսյան" w:date="2026-04-02T14:24:00Z">
            <w:rPr>
              <w:rFonts w:ascii="Arial" w:hAnsi="Arial" w:cs="Arial"/>
            </w:rPr>
          </w:rPrChange>
        </w:rPr>
        <w:t>նշված</w:t>
      </w:r>
      <w:r w:rsidRPr="00077AE9">
        <w:rPr>
          <w:lang w:val="hy-AM"/>
          <w:rPrChange w:id="542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25" w:author="Զարինե Սարգսյան" w:date="2026-04-02T14:24:00Z">
            <w:rPr>
              <w:rFonts w:ascii="Arial" w:hAnsi="Arial" w:cs="Arial"/>
            </w:rPr>
          </w:rPrChange>
        </w:rPr>
        <w:t>դիմումը</w:t>
      </w:r>
      <w:r w:rsidRPr="00077AE9">
        <w:rPr>
          <w:lang w:val="hy-AM"/>
          <w:rPrChange w:id="542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27" w:author="Զարինե Սարգսյան" w:date="2026-04-02T14:24:00Z">
            <w:rPr>
              <w:rFonts w:ascii="Arial" w:hAnsi="Arial" w:cs="Arial"/>
            </w:rPr>
          </w:rPrChange>
        </w:rPr>
        <w:t>թղթային</w:t>
      </w:r>
      <w:r w:rsidRPr="00077AE9">
        <w:rPr>
          <w:lang w:val="hy-AM"/>
          <w:rPrChange w:id="542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29" w:author="Զարինե Սարգսյան" w:date="2026-04-02T14:24:00Z">
            <w:rPr>
              <w:rFonts w:ascii="Arial" w:hAnsi="Arial" w:cs="Arial"/>
            </w:rPr>
          </w:rPrChange>
        </w:rPr>
        <w:t>եղանակով</w:t>
      </w:r>
      <w:r w:rsidRPr="00077AE9">
        <w:rPr>
          <w:lang w:val="hy-AM"/>
          <w:rPrChange w:id="543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31" w:author="Զարինե Սարգսյան" w:date="2026-04-02T14:24:00Z">
            <w:rPr>
              <w:rFonts w:ascii="Arial" w:hAnsi="Arial" w:cs="Arial"/>
            </w:rPr>
          </w:rPrChange>
        </w:rPr>
        <w:t>իրեն</w:t>
      </w:r>
      <w:r w:rsidRPr="00077AE9">
        <w:rPr>
          <w:lang w:val="hy-AM"/>
          <w:rPrChange w:id="543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33" w:author="Զարինե Սարգսյան" w:date="2026-04-02T14:24:00Z">
            <w:rPr>
              <w:rFonts w:ascii="Arial" w:hAnsi="Arial" w:cs="Arial"/>
            </w:rPr>
          </w:rPrChange>
        </w:rPr>
        <w:t>սպասարկող</w:t>
      </w:r>
      <w:r w:rsidRPr="00077AE9">
        <w:rPr>
          <w:lang w:val="hy-AM"/>
          <w:rPrChange w:id="543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35" w:author="Զարինե Սարգսյան" w:date="2026-04-02T14:24:00Z">
            <w:rPr>
              <w:rFonts w:ascii="Arial" w:hAnsi="Arial" w:cs="Arial"/>
            </w:rPr>
          </w:rPrChange>
        </w:rPr>
        <w:t>Բանկ</w:t>
      </w:r>
      <w:r w:rsidRPr="00077AE9">
        <w:rPr>
          <w:lang w:val="hy-AM"/>
          <w:rPrChange w:id="543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37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43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39" w:author="Զարինե Սարգսյան" w:date="2026-04-02T14:24:00Z">
            <w:rPr>
              <w:rFonts w:ascii="Arial" w:hAnsi="Arial" w:cs="Arial"/>
            </w:rPr>
          </w:rPrChange>
        </w:rPr>
        <w:t>ներկայացնում</w:t>
      </w:r>
      <w:r w:rsidRPr="00077AE9">
        <w:rPr>
          <w:lang w:val="hy-AM"/>
          <w:rPrChange w:id="544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41" w:author="Զարինե Սարգսյան" w:date="2026-04-02T14:24:00Z">
            <w:rPr>
              <w:rFonts w:ascii="Arial" w:hAnsi="Arial" w:cs="Arial"/>
            </w:rPr>
          </w:rPrChange>
        </w:rPr>
        <w:t>երկու</w:t>
      </w:r>
      <w:r w:rsidRPr="00077AE9">
        <w:rPr>
          <w:lang w:val="hy-AM"/>
          <w:rPrChange w:id="544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43" w:author="Զարինե Սարգսյան" w:date="2026-04-02T14:24:00Z">
            <w:rPr>
              <w:rFonts w:ascii="Arial" w:hAnsi="Arial" w:cs="Arial"/>
            </w:rPr>
          </w:rPrChange>
        </w:rPr>
        <w:t>օրինակից</w:t>
      </w:r>
      <w:r w:rsidRPr="00077AE9">
        <w:rPr>
          <w:lang w:val="hy-AM"/>
          <w:rPrChange w:id="5444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445" w:author="Զարինե Սարգսյան" w:date="2026-04-02T14:24:00Z">
            <w:rPr>
              <w:rFonts w:ascii="Arial" w:hAnsi="Arial" w:cs="Arial"/>
            </w:rPr>
          </w:rPrChange>
        </w:rPr>
        <w:t>որոնք</w:t>
      </w:r>
      <w:r w:rsidRPr="00077AE9">
        <w:rPr>
          <w:lang w:val="hy-AM"/>
          <w:rPrChange w:id="544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47" w:author="Զարինե Սարգսյան" w:date="2026-04-02T14:24:00Z">
            <w:rPr>
              <w:rFonts w:ascii="Arial" w:hAnsi="Arial" w:cs="Arial"/>
            </w:rPr>
          </w:rPrChange>
        </w:rPr>
        <w:t>պետք</w:t>
      </w:r>
      <w:r w:rsidRPr="00077AE9">
        <w:rPr>
          <w:lang w:val="hy-AM"/>
          <w:rPrChange w:id="544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49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45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51" w:author="Զարինե Սարգսյան" w:date="2026-04-02T14:24:00Z">
            <w:rPr>
              <w:rFonts w:ascii="Arial" w:hAnsi="Arial" w:cs="Arial"/>
            </w:rPr>
          </w:rPrChange>
        </w:rPr>
        <w:t>ստորագրված</w:t>
      </w:r>
      <w:r w:rsidRPr="00077AE9">
        <w:rPr>
          <w:lang w:val="hy-AM"/>
          <w:rPrChange w:id="545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53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45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55" w:author="Զարինե Սարգսյան" w:date="2026-04-02T14:24:00Z">
            <w:rPr>
              <w:rFonts w:ascii="Arial" w:hAnsi="Arial" w:cs="Arial"/>
            </w:rPr>
          </w:rPrChange>
        </w:rPr>
        <w:t>կնքված</w:t>
      </w:r>
      <w:r w:rsidRPr="00077AE9">
        <w:rPr>
          <w:lang w:val="hy-AM"/>
          <w:rPrChange w:id="545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57" w:author="Զարինե Սարգսյան" w:date="2026-04-02T14:24:00Z">
            <w:rPr>
              <w:rFonts w:ascii="Arial" w:hAnsi="Arial" w:cs="Arial"/>
            </w:rPr>
          </w:rPrChange>
        </w:rPr>
        <w:t>լինեն</w:t>
      </w:r>
      <w:r w:rsidRPr="00077AE9">
        <w:rPr>
          <w:lang w:val="hy-AM"/>
          <w:rPrChange w:id="5458" w:author="Զարինե Սարգսյան" w:date="2026-04-02T14:24:00Z">
            <w:rPr/>
          </w:rPrChange>
        </w:rPr>
        <w:t xml:space="preserve"> (</w:t>
      </w:r>
      <w:r w:rsidRPr="00077AE9">
        <w:rPr>
          <w:rFonts w:ascii="Arial" w:hAnsi="Arial" w:cs="Arial"/>
          <w:lang w:val="hy-AM"/>
          <w:rPrChange w:id="5459" w:author="Զարինե Սարգսյան" w:date="2026-04-02T14:24:00Z">
            <w:rPr>
              <w:rFonts w:ascii="Arial" w:hAnsi="Arial" w:cs="Arial"/>
            </w:rPr>
          </w:rPrChange>
        </w:rPr>
        <w:t>կնիքի</w:t>
      </w:r>
      <w:r w:rsidRPr="00077AE9">
        <w:rPr>
          <w:lang w:val="hy-AM"/>
          <w:rPrChange w:id="546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61" w:author="Զարինե Սարգսյան" w:date="2026-04-02T14:24:00Z">
            <w:rPr>
              <w:rFonts w:ascii="Arial" w:hAnsi="Arial" w:cs="Arial"/>
            </w:rPr>
          </w:rPrChange>
        </w:rPr>
        <w:t>առկայության</w:t>
      </w:r>
      <w:r w:rsidRPr="00077AE9">
        <w:rPr>
          <w:lang w:val="hy-AM"/>
          <w:rPrChange w:id="546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63" w:author="Զարինե Սարգսյան" w:date="2026-04-02T14:24:00Z">
            <w:rPr>
              <w:rFonts w:ascii="Arial" w:hAnsi="Arial" w:cs="Arial"/>
            </w:rPr>
          </w:rPrChange>
        </w:rPr>
        <w:t>դեպքում</w:t>
      </w:r>
      <w:r w:rsidRPr="00077AE9">
        <w:rPr>
          <w:lang w:val="hy-AM"/>
          <w:rPrChange w:id="5464" w:author="Զարինե Սարգսյան" w:date="2026-04-02T14:24:00Z">
            <w:rPr/>
          </w:rPrChange>
        </w:rPr>
        <w:t xml:space="preserve">) </w:t>
      </w:r>
      <w:r w:rsidRPr="00077AE9">
        <w:rPr>
          <w:rFonts w:ascii="Arial" w:hAnsi="Arial" w:cs="Arial"/>
          <w:lang w:val="hy-AM"/>
          <w:rPrChange w:id="5465" w:author="Զարինե Սարգսյան" w:date="2026-04-02T14:24:00Z">
            <w:rPr>
              <w:rFonts w:ascii="Arial" w:hAnsi="Arial" w:cs="Arial"/>
            </w:rPr>
          </w:rPrChange>
        </w:rPr>
        <w:t>Հաճախորդի</w:t>
      </w:r>
      <w:r w:rsidRPr="00077AE9">
        <w:rPr>
          <w:lang w:val="hy-AM"/>
          <w:rPrChange w:id="546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67" w:author="Զարինե Սարգսյան" w:date="2026-04-02T14:24:00Z">
            <w:rPr>
              <w:rFonts w:ascii="Arial" w:hAnsi="Arial" w:cs="Arial"/>
            </w:rPr>
          </w:rPrChange>
        </w:rPr>
        <w:t>կողմից</w:t>
      </w:r>
      <w:r w:rsidRPr="00077AE9">
        <w:rPr>
          <w:lang w:val="hy-AM"/>
          <w:rPrChange w:id="5468" w:author="Զարինե Սարգսյան" w:date="2026-04-02T14:24:00Z">
            <w:rPr/>
          </w:rPrChange>
        </w:rPr>
        <w:t>:</w:t>
      </w:r>
    </w:p>
    <w:p w14:paraId="61E6A7D4" w14:textId="77777777" w:rsidR="00A320B0" w:rsidRPr="00077AE9" w:rsidRDefault="00A320B0" w:rsidP="00A320B0">
      <w:pPr>
        <w:rPr>
          <w:lang w:val="hy-AM"/>
          <w:rPrChange w:id="5469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470" w:author="Զարինե Սարգսյան" w:date="2026-04-02T14:24:00Z">
            <w:rPr>
              <w:rFonts w:ascii="Arial" w:hAnsi="Arial" w:cs="Arial"/>
            </w:rPr>
          </w:rPrChange>
        </w:rPr>
        <w:t>գ</w:t>
      </w:r>
      <w:r w:rsidRPr="00077AE9">
        <w:rPr>
          <w:lang w:val="hy-AM"/>
          <w:rPrChange w:id="5471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472" w:author="Զարինե Սարգսյան" w:date="2026-04-02T14:24:00Z">
            <w:rPr>
              <w:rFonts w:ascii="Arial" w:hAnsi="Arial" w:cs="Arial"/>
            </w:rPr>
          </w:rPrChange>
        </w:rPr>
        <w:t>Ներկայացված</w:t>
      </w:r>
      <w:r w:rsidRPr="00077AE9">
        <w:rPr>
          <w:lang w:val="hy-AM"/>
          <w:rPrChange w:id="547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74" w:author="Զարինե Սարգսյան" w:date="2026-04-02T14:24:00Z">
            <w:rPr>
              <w:rFonts w:ascii="Arial" w:hAnsi="Arial" w:cs="Arial"/>
            </w:rPr>
          </w:rPrChange>
        </w:rPr>
        <w:t>թղթային</w:t>
      </w:r>
      <w:r w:rsidRPr="00077AE9">
        <w:rPr>
          <w:lang w:val="hy-AM"/>
          <w:rPrChange w:id="547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76" w:author="Զարինե Սարգսյան" w:date="2026-04-02T14:24:00Z">
            <w:rPr>
              <w:rFonts w:ascii="Arial" w:hAnsi="Arial" w:cs="Arial"/>
            </w:rPr>
          </w:rPrChange>
        </w:rPr>
        <w:t>դիմումի</w:t>
      </w:r>
      <w:r w:rsidRPr="00077AE9">
        <w:rPr>
          <w:lang w:val="hy-AM"/>
          <w:rPrChange w:id="547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78" w:author="Զարինե Սարգսյան" w:date="2026-04-02T14:24:00Z">
            <w:rPr>
              <w:rFonts w:ascii="Arial" w:hAnsi="Arial" w:cs="Arial"/>
            </w:rPr>
          </w:rPrChange>
        </w:rPr>
        <w:t>բոլոր</w:t>
      </w:r>
      <w:r w:rsidRPr="00077AE9">
        <w:rPr>
          <w:lang w:val="hy-AM"/>
          <w:rPrChange w:id="547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80" w:author="Զարինե Սարգսյան" w:date="2026-04-02T14:24:00Z">
            <w:rPr>
              <w:rFonts w:ascii="Arial" w:hAnsi="Arial" w:cs="Arial"/>
            </w:rPr>
          </w:rPrChange>
        </w:rPr>
        <w:t>օրինակների</w:t>
      </w:r>
      <w:r w:rsidRPr="00077AE9">
        <w:rPr>
          <w:lang w:val="hy-AM"/>
          <w:rPrChange w:id="548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82" w:author="Զարինե Սարգսյան" w:date="2026-04-02T14:24:00Z">
            <w:rPr>
              <w:rFonts w:ascii="Arial" w:hAnsi="Arial" w:cs="Arial"/>
            </w:rPr>
          </w:rPrChange>
        </w:rPr>
        <w:t>տվյալները</w:t>
      </w:r>
      <w:r w:rsidRPr="00077AE9">
        <w:rPr>
          <w:lang w:val="hy-AM"/>
          <w:rPrChange w:id="548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84" w:author="Զարինե Սարգսյան" w:date="2026-04-02T14:24:00Z">
            <w:rPr>
              <w:rFonts w:ascii="Arial" w:hAnsi="Arial" w:cs="Arial"/>
            </w:rPr>
          </w:rPrChange>
        </w:rPr>
        <w:t>պետք</w:t>
      </w:r>
      <w:r w:rsidRPr="00077AE9">
        <w:rPr>
          <w:lang w:val="hy-AM"/>
          <w:rPrChange w:id="548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86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48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88" w:author="Զարինե Սարգսյան" w:date="2026-04-02T14:24:00Z">
            <w:rPr>
              <w:rFonts w:ascii="Arial" w:hAnsi="Arial" w:cs="Arial"/>
            </w:rPr>
          </w:rPrChange>
        </w:rPr>
        <w:t>լինեն</w:t>
      </w:r>
      <w:r w:rsidRPr="00077AE9">
        <w:rPr>
          <w:lang w:val="hy-AM"/>
          <w:rPrChange w:id="548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90" w:author="Զարինե Սարգսյան" w:date="2026-04-02T14:24:00Z">
            <w:rPr>
              <w:rFonts w:ascii="Arial" w:hAnsi="Arial" w:cs="Arial"/>
            </w:rPr>
          </w:rPrChange>
        </w:rPr>
        <w:t>միևնույնը</w:t>
      </w:r>
      <w:r w:rsidRPr="00077AE9">
        <w:rPr>
          <w:lang w:val="hy-AM"/>
          <w:rPrChange w:id="5491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492" w:author="Զարինե Սարգսյան" w:date="2026-04-02T14:24:00Z">
            <w:rPr>
              <w:rFonts w:ascii="Arial" w:hAnsi="Arial" w:cs="Arial"/>
            </w:rPr>
          </w:rPrChange>
        </w:rPr>
        <w:t>լրացված</w:t>
      </w:r>
      <w:r w:rsidRPr="00077AE9">
        <w:rPr>
          <w:lang w:val="hy-AM"/>
          <w:rPrChange w:id="549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94" w:author="Զարինե Սարգսյան" w:date="2026-04-02T14:24:00Z">
            <w:rPr>
              <w:rFonts w:ascii="Arial" w:hAnsi="Arial" w:cs="Arial"/>
            </w:rPr>
          </w:rPrChange>
        </w:rPr>
        <w:t>լինեն</w:t>
      </w:r>
      <w:r w:rsidRPr="00077AE9">
        <w:rPr>
          <w:lang w:val="hy-AM"/>
          <w:rPrChange w:id="549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96" w:author="Զարինե Սարգսյան" w:date="2026-04-02T14:24:00Z">
            <w:rPr>
              <w:rFonts w:ascii="Arial" w:hAnsi="Arial" w:cs="Arial"/>
            </w:rPr>
          </w:rPrChange>
        </w:rPr>
        <w:t>առանց</w:t>
      </w:r>
      <w:r w:rsidRPr="00077AE9">
        <w:rPr>
          <w:lang w:val="hy-AM"/>
          <w:rPrChange w:id="549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498" w:author="Զարինե Սարգսյան" w:date="2026-04-02T14:24:00Z">
            <w:rPr>
              <w:rFonts w:ascii="Arial" w:hAnsi="Arial" w:cs="Arial"/>
            </w:rPr>
          </w:rPrChange>
        </w:rPr>
        <w:t>ջնջումների</w:t>
      </w:r>
      <w:r w:rsidRPr="00077AE9">
        <w:rPr>
          <w:lang w:val="hy-AM"/>
          <w:rPrChange w:id="5499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500" w:author="Զարինե Սարգսյան" w:date="2026-04-02T14:24:00Z">
            <w:rPr>
              <w:rFonts w:ascii="Arial" w:hAnsi="Arial" w:cs="Arial"/>
            </w:rPr>
          </w:rPrChange>
        </w:rPr>
        <w:t>պետք</w:t>
      </w:r>
      <w:r w:rsidRPr="00077AE9">
        <w:rPr>
          <w:lang w:val="hy-AM"/>
          <w:rPrChange w:id="550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02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50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04" w:author="Զարինե Սարգսյան" w:date="2026-04-02T14:24:00Z">
            <w:rPr>
              <w:rFonts w:ascii="Arial" w:hAnsi="Arial" w:cs="Arial"/>
            </w:rPr>
          </w:rPrChange>
        </w:rPr>
        <w:t>բավարարեն</w:t>
      </w:r>
      <w:r w:rsidRPr="00077AE9">
        <w:rPr>
          <w:lang w:val="hy-AM"/>
          <w:rPrChange w:id="550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06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50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08" w:author="Զարինե Սարգսյան" w:date="2026-04-02T14:24:00Z">
            <w:rPr>
              <w:rFonts w:ascii="Arial" w:hAnsi="Arial" w:cs="Arial"/>
            </w:rPr>
          </w:rPrChange>
        </w:rPr>
        <w:t>համապատասխանեն</w:t>
      </w:r>
      <w:r w:rsidRPr="00077AE9">
        <w:rPr>
          <w:lang w:val="hy-AM"/>
          <w:rPrChange w:id="550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10" w:author="Զարինե Սարգսյան" w:date="2026-04-02T14:24:00Z">
            <w:rPr>
              <w:rFonts w:ascii="Arial" w:hAnsi="Arial" w:cs="Arial"/>
            </w:rPr>
          </w:rPrChange>
        </w:rPr>
        <w:t>վերջինիս</w:t>
      </w:r>
      <w:r w:rsidRPr="00077AE9">
        <w:rPr>
          <w:lang w:val="hy-AM"/>
          <w:rPrChange w:id="551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12" w:author="Զարինե Սարգսյան" w:date="2026-04-02T14:24:00Z">
            <w:rPr>
              <w:rFonts w:ascii="Arial" w:hAnsi="Arial" w:cs="Arial"/>
            </w:rPr>
          </w:rPrChange>
        </w:rPr>
        <w:t>նկատմամբ</w:t>
      </w:r>
      <w:r w:rsidRPr="00077AE9">
        <w:rPr>
          <w:lang w:val="hy-AM"/>
          <w:rPrChange w:id="551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14" w:author="Զարինե Սարգսյան" w:date="2026-04-02T14:24:00Z">
            <w:rPr>
              <w:rFonts w:ascii="Arial" w:hAnsi="Arial" w:cs="Arial"/>
            </w:rPr>
          </w:rPrChange>
        </w:rPr>
        <w:t>սույն</w:t>
      </w:r>
      <w:r w:rsidRPr="00077AE9">
        <w:rPr>
          <w:lang w:val="hy-AM"/>
          <w:rPrChange w:id="551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16" w:author="Զարինե Սարգսյան" w:date="2026-04-02T14:24:00Z">
            <w:rPr>
              <w:rFonts w:ascii="Arial" w:hAnsi="Arial" w:cs="Arial"/>
            </w:rPr>
          </w:rPrChange>
        </w:rPr>
        <w:t>կետում</w:t>
      </w:r>
      <w:r w:rsidRPr="00077AE9">
        <w:rPr>
          <w:lang w:val="hy-AM"/>
          <w:rPrChange w:id="551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18" w:author="Զարինե Սարգսյան" w:date="2026-04-02T14:24:00Z">
            <w:rPr>
              <w:rFonts w:ascii="Arial" w:hAnsi="Arial" w:cs="Arial"/>
            </w:rPr>
          </w:rPrChange>
        </w:rPr>
        <w:t>սահմանված</w:t>
      </w:r>
      <w:r w:rsidRPr="00077AE9">
        <w:rPr>
          <w:lang w:val="hy-AM"/>
          <w:rPrChange w:id="551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20" w:author="Զարինե Սարգսյան" w:date="2026-04-02T14:24:00Z">
            <w:rPr>
              <w:rFonts w:ascii="Arial" w:hAnsi="Arial" w:cs="Arial"/>
            </w:rPr>
          </w:rPrChange>
        </w:rPr>
        <w:t>պահանջներին</w:t>
      </w:r>
      <w:r w:rsidRPr="00077AE9">
        <w:rPr>
          <w:lang w:val="hy-AM"/>
          <w:rPrChange w:id="5521" w:author="Զարինե Սարգսյան" w:date="2026-04-02T14:24:00Z">
            <w:rPr/>
          </w:rPrChange>
        </w:rPr>
        <w:t xml:space="preserve">: </w:t>
      </w:r>
      <w:r w:rsidRPr="00077AE9">
        <w:rPr>
          <w:rFonts w:ascii="Arial" w:hAnsi="Arial" w:cs="Arial"/>
          <w:lang w:val="hy-AM"/>
          <w:rPrChange w:id="5522" w:author="Զարինե Սարգսյան" w:date="2026-04-02T14:24:00Z">
            <w:rPr>
              <w:rFonts w:ascii="Arial" w:hAnsi="Arial" w:cs="Arial"/>
            </w:rPr>
          </w:rPrChange>
        </w:rPr>
        <w:t>Եթե</w:t>
      </w:r>
      <w:r w:rsidRPr="00077AE9">
        <w:rPr>
          <w:lang w:val="hy-AM"/>
          <w:rPrChange w:id="552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24" w:author="Զարինե Սարգսյան" w:date="2026-04-02T14:24:00Z">
            <w:rPr>
              <w:rFonts w:ascii="Arial" w:hAnsi="Arial" w:cs="Arial"/>
            </w:rPr>
          </w:rPrChange>
        </w:rPr>
        <w:t>դիմումը</w:t>
      </w:r>
      <w:r w:rsidRPr="00077AE9">
        <w:rPr>
          <w:lang w:val="hy-AM"/>
          <w:rPrChange w:id="552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26" w:author="Զարինե Սարգսյան" w:date="2026-04-02T14:24:00Z">
            <w:rPr>
              <w:rFonts w:ascii="Arial" w:hAnsi="Arial" w:cs="Arial"/>
            </w:rPr>
          </w:rPrChange>
        </w:rPr>
        <w:t>լրացվել</w:t>
      </w:r>
      <w:r w:rsidRPr="00077AE9">
        <w:rPr>
          <w:lang w:val="hy-AM"/>
          <w:rPrChange w:id="552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28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52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30" w:author="Զարինե Սարգսյան" w:date="2026-04-02T14:24:00Z">
            <w:rPr>
              <w:rFonts w:ascii="Arial" w:hAnsi="Arial" w:cs="Arial"/>
            </w:rPr>
          </w:rPrChange>
        </w:rPr>
        <w:t>ներկայացվել</w:t>
      </w:r>
      <w:r w:rsidRPr="00077AE9">
        <w:rPr>
          <w:lang w:val="hy-AM"/>
          <w:rPrChange w:id="553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32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53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34" w:author="Զարինե Սարգսյան" w:date="2026-04-02T14:24:00Z">
            <w:rPr>
              <w:rFonts w:ascii="Arial" w:hAnsi="Arial" w:cs="Arial"/>
            </w:rPr>
          </w:rPrChange>
        </w:rPr>
        <w:t>ջնջումներով</w:t>
      </w:r>
      <w:r w:rsidRPr="00077AE9">
        <w:rPr>
          <w:lang w:val="hy-AM"/>
          <w:rPrChange w:id="553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36" w:author="Զարինե Սարգսյան" w:date="2026-04-02T14:24:00Z">
            <w:rPr>
              <w:rFonts w:ascii="Arial" w:hAnsi="Arial" w:cs="Arial"/>
            </w:rPr>
          </w:rPrChange>
        </w:rPr>
        <w:t>կամ</w:t>
      </w:r>
      <w:r w:rsidRPr="00077AE9">
        <w:rPr>
          <w:lang w:val="hy-AM"/>
          <w:rPrChange w:id="553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38" w:author="Զարինե Սարգսյան" w:date="2026-04-02T14:24:00Z">
            <w:rPr>
              <w:rFonts w:ascii="Arial" w:hAnsi="Arial" w:cs="Arial"/>
            </w:rPr>
          </w:rPrChange>
        </w:rPr>
        <w:t>չի</w:t>
      </w:r>
      <w:r w:rsidRPr="00077AE9">
        <w:rPr>
          <w:lang w:val="hy-AM"/>
          <w:rPrChange w:id="553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40" w:author="Զարինե Սարգսյան" w:date="2026-04-02T14:24:00Z">
            <w:rPr>
              <w:rFonts w:ascii="Arial" w:hAnsi="Arial" w:cs="Arial"/>
            </w:rPr>
          </w:rPrChange>
        </w:rPr>
        <w:t>բավարարում</w:t>
      </w:r>
      <w:r w:rsidRPr="00077AE9">
        <w:rPr>
          <w:lang w:val="hy-AM"/>
          <w:rPrChange w:id="554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42" w:author="Զարինե Սարգսյան" w:date="2026-04-02T14:24:00Z">
            <w:rPr>
              <w:rFonts w:ascii="Arial" w:hAnsi="Arial" w:cs="Arial"/>
            </w:rPr>
          </w:rPrChange>
        </w:rPr>
        <w:t>սահմանված</w:t>
      </w:r>
      <w:r w:rsidRPr="00077AE9">
        <w:rPr>
          <w:lang w:val="hy-AM"/>
          <w:rPrChange w:id="554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44" w:author="Զարինե Սարգսյան" w:date="2026-04-02T14:24:00Z">
            <w:rPr>
              <w:rFonts w:ascii="Arial" w:hAnsi="Arial" w:cs="Arial"/>
            </w:rPr>
          </w:rPrChange>
        </w:rPr>
        <w:t>պահանջներին</w:t>
      </w:r>
      <w:r w:rsidRPr="00077AE9">
        <w:rPr>
          <w:lang w:val="hy-AM"/>
          <w:rPrChange w:id="5545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546" w:author="Զարինե Սարգսյան" w:date="2026-04-02T14:24:00Z">
            <w:rPr>
              <w:rFonts w:ascii="Arial" w:hAnsi="Arial" w:cs="Arial"/>
            </w:rPr>
          </w:rPrChange>
        </w:rPr>
        <w:t>այն</w:t>
      </w:r>
      <w:r w:rsidRPr="00077AE9">
        <w:rPr>
          <w:lang w:val="hy-AM"/>
          <w:rPrChange w:id="554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48" w:author="Զարինե Սարգսյան" w:date="2026-04-02T14:24:00Z">
            <w:rPr>
              <w:rFonts w:ascii="Arial" w:hAnsi="Arial" w:cs="Arial"/>
            </w:rPr>
          </w:rPrChange>
        </w:rPr>
        <w:t>մերժվում</w:t>
      </w:r>
      <w:r w:rsidRPr="00077AE9">
        <w:rPr>
          <w:lang w:val="hy-AM"/>
          <w:rPrChange w:id="554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50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55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52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55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54" w:author="Զարինե Սարգսյան" w:date="2026-04-02T14:24:00Z">
            <w:rPr>
              <w:rFonts w:ascii="Arial" w:hAnsi="Arial" w:cs="Arial"/>
            </w:rPr>
          </w:rPrChange>
        </w:rPr>
        <w:t>չի</w:t>
      </w:r>
      <w:r w:rsidRPr="00077AE9">
        <w:rPr>
          <w:lang w:val="hy-AM"/>
          <w:rPrChange w:id="555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56" w:author="Զարինե Սարգսյան" w:date="2026-04-02T14:24:00Z">
            <w:rPr>
              <w:rFonts w:ascii="Arial" w:hAnsi="Arial" w:cs="Arial"/>
            </w:rPr>
          </w:rPrChange>
        </w:rPr>
        <w:t>ընդունվում</w:t>
      </w:r>
      <w:r w:rsidRPr="00077AE9">
        <w:rPr>
          <w:lang w:val="hy-AM"/>
          <w:rPrChange w:id="5557" w:author="Զարինե Սարգսյան" w:date="2026-04-02T14:24:00Z">
            <w:rPr/>
          </w:rPrChange>
        </w:rPr>
        <w:t>:</w:t>
      </w:r>
    </w:p>
    <w:p w14:paraId="68C163C7" w14:textId="77777777" w:rsidR="00A320B0" w:rsidRPr="00077AE9" w:rsidRDefault="00A320B0" w:rsidP="00A320B0">
      <w:pPr>
        <w:rPr>
          <w:lang w:val="hy-AM"/>
          <w:rPrChange w:id="5558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559" w:author="Զարինե Սարգսյան" w:date="2026-04-02T14:24:00Z">
            <w:rPr>
              <w:rFonts w:ascii="Arial" w:hAnsi="Arial" w:cs="Arial"/>
            </w:rPr>
          </w:rPrChange>
        </w:rPr>
        <w:t>դ</w:t>
      </w:r>
      <w:r w:rsidRPr="00077AE9">
        <w:rPr>
          <w:lang w:val="hy-AM"/>
          <w:rPrChange w:id="5560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561" w:author="Զարինե Սարգսյան" w:date="2026-04-02T14:24:00Z">
            <w:rPr>
              <w:rFonts w:ascii="Arial" w:hAnsi="Arial" w:cs="Arial"/>
            </w:rPr>
          </w:rPrChange>
        </w:rPr>
        <w:t>Թղթային</w:t>
      </w:r>
      <w:r w:rsidRPr="00077AE9">
        <w:rPr>
          <w:lang w:val="hy-AM"/>
          <w:rPrChange w:id="556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63" w:author="Զարինե Սարգսյան" w:date="2026-04-02T14:24:00Z">
            <w:rPr>
              <w:rFonts w:ascii="Arial" w:hAnsi="Arial" w:cs="Arial"/>
            </w:rPr>
          </w:rPrChange>
        </w:rPr>
        <w:t>եղանակով</w:t>
      </w:r>
      <w:r w:rsidRPr="00077AE9">
        <w:rPr>
          <w:lang w:val="hy-AM"/>
          <w:rPrChange w:id="556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65" w:author="Զարինե Սարգսյան" w:date="2026-04-02T14:24:00Z">
            <w:rPr>
              <w:rFonts w:ascii="Arial" w:hAnsi="Arial" w:cs="Arial"/>
            </w:rPr>
          </w:rPrChange>
        </w:rPr>
        <w:t>Հաճախորդից</w:t>
      </w:r>
      <w:r w:rsidRPr="00077AE9">
        <w:rPr>
          <w:lang w:val="hy-AM"/>
          <w:rPrChange w:id="556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67" w:author="Զարինե Սարգսյան" w:date="2026-04-02T14:24:00Z">
            <w:rPr>
              <w:rFonts w:ascii="Arial" w:hAnsi="Arial" w:cs="Arial"/>
            </w:rPr>
          </w:rPrChange>
        </w:rPr>
        <w:t>ընդունված</w:t>
      </w:r>
      <w:r w:rsidRPr="00077AE9">
        <w:rPr>
          <w:lang w:val="hy-AM"/>
          <w:rPrChange w:id="556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69" w:author="Զարինե Սարգսյան" w:date="2026-04-02T14:24:00Z">
            <w:rPr>
              <w:rFonts w:ascii="Arial" w:hAnsi="Arial" w:cs="Arial"/>
            </w:rPr>
          </w:rPrChange>
        </w:rPr>
        <w:t>դիմումի</w:t>
      </w:r>
      <w:r w:rsidRPr="00077AE9">
        <w:rPr>
          <w:lang w:val="hy-AM"/>
          <w:rPrChange w:id="557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71" w:author="Զարինե Սարգսյան" w:date="2026-04-02T14:24:00Z">
            <w:rPr>
              <w:rFonts w:ascii="Arial" w:hAnsi="Arial" w:cs="Arial"/>
            </w:rPr>
          </w:rPrChange>
        </w:rPr>
        <w:t>բոլոր</w:t>
      </w:r>
      <w:r w:rsidRPr="00077AE9">
        <w:rPr>
          <w:lang w:val="hy-AM"/>
          <w:rPrChange w:id="557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73" w:author="Զարինե Սարգսյան" w:date="2026-04-02T14:24:00Z">
            <w:rPr>
              <w:rFonts w:ascii="Arial" w:hAnsi="Arial" w:cs="Arial"/>
            </w:rPr>
          </w:rPrChange>
        </w:rPr>
        <w:t>օրինակների</w:t>
      </w:r>
      <w:r w:rsidRPr="00077AE9">
        <w:rPr>
          <w:lang w:val="hy-AM"/>
          <w:rPrChange w:id="557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75" w:author="Զարինե Սարգսյան" w:date="2026-04-02T14:24:00Z">
            <w:rPr>
              <w:rFonts w:ascii="Arial" w:hAnsi="Arial" w:cs="Arial"/>
            </w:rPr>
          </w:rPrChange>
        </w:rPr>
        <w:t>վրա</w:t>
      </w:r>
      <w:r w:rsidRPr="00077AE9">
        <w:rPr>
          <w:lang w:val="hy-AM"/>
          <w:rPrChange w:id="557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77" w:author="Զարինե Սարգսյան" w:date="2026-04-02T14:24:00Z">
            <w:rPr>
              <w:rFonts w:ascii="Arial" w:hAnsi="Arial" w:cs="Arial"/>
            </w:rPr>
          </w:rPrChange>
        </w:rPr>
        <w:t>Բանկի</w:t>
      </w:r>
      <w:r w:rsidRPr="00077AE9">
        <w:rPr>
          <w:lang w:val="hy-AM"/>
          <w:rPrChange w:id="557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79" w:author="Զարինե Սարգսյան" w:date="2026-04-02T14:24:00Z">
            <w:rPr>
              <w:rFonts w:ascii="Arial" w:hAnsi="Arial" w:cs="Arial"/>
            </w:rPr>
          </w:rPrChange>
        </w:rPr>
        <w:t>կողմից</w:t>
      </w:r>
      <w:r w:rsidRPr="00077AE9">
        <w:rPr>
          <w:lang w:val="hy-AM"/>
          <w:rPrChange w:id="558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81" w:author="Զարինե Սարգսյան" w:date="2026-04-02T14:24:00Z">
            <w:rPr>
              <w:rFonts w:ascii="Arial" w:hAnsi="Arial" w:cs="Arial"/>
            </w:rPr>
          </w:rPrChange>
        </w:rPr>
        <w:t>նշվում</w:t>
      </w:r>
      <w:r w:rsidRPr="00077AE9">
        <w:rPr>
          <w:lang w:val="hy-AM"/>
          <w:rPrChange w:id="558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83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58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85" w:author="Զարինե Սարգսյան" w:date="2026-04-02T14:24:00Z">
            <w:rPr>
              <w:rFonts w:ascii="Arial" w:hAnsi="Arial" w:cs="Arial"/>
            </w:rPr>
          </w:rPrChange>
        </w:rPr>
        <w:t>ստացման</w:t>
      </w:r>
      <w:r w:rsidRPr="00077AE9">
        <w:rPr>
          <w:lang w:val="hy-AM"/>
          <w:rPrChange w:id="558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87" w:author="Զարինե Սարգսյան" w:date="2026-04-02T14:24:00Z">
            <w:rPr>
              <w:rFonts w:ascii="Arial" w:hAnsi="Arial" w:cs="Arial"/>
            </w:rPr>
          </w:rPrChange>
        </w:rPr>
        <w:t>ամսաթիվը</w:t>
      </w:r>
      <w:r w:rsidRPr="00077AE9">
        <w:rPr>
          <w:lang w:val="hy-AM"/>
          <w:rPrChange w:id="5588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589" w:author="Զարինե Սարգսյան" w:date="2026-04-02T14:24:00Z">
            <w:rPr>
              <w:rFonts w:ascii="Arial" w:hAnsi="Arial" w:cs="Arial"/>
            </w:rPr>
          </w:rPrChange>
        </w:rPr>
        <w:t>ժամը</w:t>
      </w:r>
      <w:r w:rsidRPr="00077AE9">
        <w:rPr>
          <w:lang w:val="hy-AM"/>
          <w:rPrChange w:id="5590" w:author="Զարինե Սարգսյան" w:date="2026-04-02T14:24:00Z">
            <w:rPr/>
          </w:rPrChange>
        </w:rPr>
        <w:t xml:space="preserve"> (</w:t>
      </w:r>
      <w:r w:rsidRPr="00077AE9">
        <w:rPr>
          <w:rFonts w:ascii="Arial" w:hAnsi="Arial" w:cs="Arial"/>
          <w:lang w:val="hy-AM"/>
          <w:rPrChange w:id="5591" w:author="Զարինե Սարգսյան" w:date="2026-04-02T14:24:00Z">
            <w:rPr>
              <w:rFonts w:ascii="Arial" w:hAnsi="Arial" w:cs="Arial"/>
            </w:rPr>
          </w:rPrChange>
        </w:rPr>
        <w:t>ժամ</w:t>
      </w:r>
      <w:r w:rsidRPr="00077AE9">
        <w:rPr>
          <w:lang w:val="hy-AM"/>
          <w:rPrChange w:id="5592" w:author="Զարինե Սարգսյան" w:date="2026-04-02T14:24:00Z">
            <w:rPr/>
          </w:rPrChange>
        </w:rPr>
        <w:t>/</w:t>
      </w:r>
      <w:r w:rsidRPr="00077AE9">
        <w:rPr>
          <w:rFonts w:ascii="Arial" w:hAnsi="Arial" w:cs="Arial"/>
          <w:lang w:val="hy-AM"/>
          <w:rPrChange w:id="5593" w:author="Զարինե Սարգսյան" w:date="2026-04-02T14:24:00Z">
            <w:rPr>
              <w:rFonts w:ascii="Arial" w:hAnsi="Arial" w:cs="Arial"/>
            </w:rPr>
          </w:rPrChange>
        </w:rPr>
        <w:t>րոպե</w:t>
      </w:r>
      <w:r w:rsidRPr="00077AE9">
        <w:rPr>
          <w:lang w:val="hy-AM"/>
          <w:rPrChange w:id="5594" w:author="Զարինե Սարգսյան" w:date="2026-04-02T14:24:00Z">
            <w:rPr/>
          </w:rPrChange>
        </w:rPr>
        <w:t xml:space="preserve">) </w:t>
      </w:r>
      <w:r w:rsidRPr="00077AE9">
        <w:rPr>
          <w:rFonts w:ascii="Arial" w:hAnsi="Arial" w:cs="Arial"/>
          <w:lang w:val="hy-AM"/>
          <w:rPrChange w:id="5595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59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97" w:author="Զարինե Սարգսյան" w:date="2026-04-02T14:24:00Z">
            <w:rPr>
              <w:rFonts w:ascii="Arial" w:hAnsi="Arial" w:cs="Arial"/>
            </w:rPr>
          </w:rPrChange>
        </w:rPr>
        <w:t>վավերացվում</w:t>
      </w:r>
      <w:r w:rsidRPr="00077AE9">
        <w:rPr>
          <w:lang w:val="hy-AM"/>
          <w:rPrChange w:id="559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599" w:author="Զարինե Սարգսյան" w:date="2026-04-02T14:24:00Z">
            <w:rPr>
              <w:rFonts w:ascii="Arial" w:hAnsi="Arial" w:cs="Arial"/>
            </w:rPr>
          </w:rPrChange>
        </w:rPr>
        <w:t>ստացողի</w:t>
      </w:r>
      <w:r w:rsidRPr="00077AE9">
        <w:rPr>
          <w:lang w:val="hy-AM"/>
          <w:rPrChange w:id="560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01" w:author="Զարինե Սարգսյան" w:date="2026-04-02T14:24:00Z">
            <w:rPr>
              <w:rFonts w:ascii="Arial" w:hAnsi="Arial" w:cs="Arial"/>
            </w:rPr>
          </w:rPrChange>
        </w:rPr>
        <w:t>ստորագրությամբ</w:t>
      </w:r>
      <w:r w:rsidRPr="00077AE9">
        <w:rPr>
          <w:lang w:val="hy-AM"/>
          <w:rPrChange w:id="5602" w:author="Զարինե Սարգսյան" w:date="2026-04-02T14:24:00Z">
            <w:rPr/>
          </w:rPrChange>
        </w:rPr>
        <w:t xml:space="preserve">: </w:t>
      </w:r>
      <w:r w:rsidRPr="00077AE9">
        <w:rPr>
          <w:rFonts w:ascii="Arial" w:hAnsi="Arial" w:cs="Arial"/>
          <w:lang w:val="hy-AM"/>
          <w:rPrChange w:id="5603" w:author="Զարինե Սարգսյան" w:date="2026-04-02T14:24:00Z">
            <w:rPr>
              <w:rFonts w:ascii="Arial" w:hAnsi="Arial" w:cs="Arial"/>
            </w:rPr>
          </w:rPrChange>
        </w:rPr>
        <w:t>Թղթային</w:t>
      </w:r>
      <w:r w:rsidRPr="00077AE9">
        <w:rPr>
          <w:lang w:val="hy-AM"/>
          <w:rPrChange w:id="560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05" w:author="Զարինե Սարգսյան" w:date="2026-04-02T14:24:00Z">
            <w:rPr>
              <w:rFonts w:ascii="Arial" w:hAnsi="Arial" w:cs="Arial"/>
            </w:rPr>
          </w:rPrChange>
        </w:rPr>
        <w:t>եղանակով</w:t>
      </w:r>
      <w:r w:rsidRPr="00077AE9">
        <w:rPr>
          <w:lang w:val="hy-AM"/>
          <w:rPrChange w:id="560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07" w:author="Զարինե Սարգսյան" w:date="2026-04-02T14:24:00Z">
            <w:rPr>
              <w:rFonts w:ascii="Arial" w:hAnsi="Arial" w:cs="Arial"/>
            </w:rPr>
          </w:rPrChange>
        </w:rPr>
        <w:t>ներկայացված</w:t>
      </w:r>
      <w:r w:rsidRPr="00077AE9">
        <w:rPr>
          <w:lang w:val="hy-AM"/>
          <w:rPrChange w:id="560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09" w:author="Զարինե Սարգսյան" w:date="2026-04-02T14:24:00Z">
            <w:rPr>
              <w:rFonts w:ascii="Arial" w:hAnsi="Arial" w:cs="Arial"/>
            </w:rPr>
          </w:rPrChange>
        </w:rPr>
        <w:t>դիմումի</w:t>
      </w:r>
      <w:r w:rsidRPr="00077AE9">
        <w:rPr>
          <w:lang w:val="hy-AM"/>
          <w:rPrChange w:id="561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11" w:author="Զարինե Սարգսյան" w:date="2026-04-02T14:24:00Z">
            <w:rPr>
              <w:rFonts w:ascii="Arial" w:hAnsi="Arial" w:cs="Arial"/>
            </w:rPr>
          </w:rPrChange>
        </w:rPr>
        <w:t>մեկ</w:t>
      </w:r>
      <w:r w:rsidRPr="00077AE9">
        <w:rPr>
          <w:lang w:val="hy-AM"/>
          <w:rPrChange w:id="561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13" w:author="Զարինե Սարգսյան" w:date="2026-04-02T14:24:00Z">
            <w:rPr>
              <w:rFonts w:ascii="Arial" w:hAnsi="Arial" w:cs="Arial"/>
            </w:rPr>
          </w:rPrChange>
        </w:rPr>
        <w:t>օրինակը</w:t>
      </w:r>
      <w:r w:rsidRPr="00077AE9">
        <w:rPr>
          <w:lang w:val="hy-AM"/>
          <w:rPrChange w:id="561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15" w:author="Զարինե Սարգսյան" w:date="2026-04-02T14:24:00Z">
            <w:rPr>
              <w:rFonts w:ascii="Arial" w:hAnsi="Arial" w:cs="Arial"/>
            </w:rPr>
          </w:rPrChange>
        </w:rPr>
        <w:t>մնում</w:t>
      </w:r>
      <w:r w:rsidRPr="00077AE9">
        <w:rPr>
          <w:lang w:val="hy-AM"/>
          <w:rPrChange w:id="561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17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61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19" w:author="Զարինե Սարգսյան" w:date="2026-04-02T14:24:00Z">
            <w:rPr>
              <w:rFonts w:ascii="Arial" w:hAnsi="Arial" w:cs="Arial"/>
            </w:rPr>
          </w:rPrChange>
        </w:rPr>
        <w:t>Բանկի</w:t>
      </w:r>
      <w:r w:rsidRPr="00077AE9">
        <w:rPr>
          <w:lang w:val="hy-AM"/>
          <w:rPrChange w:id="562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21" w:author="Զարինե Սարգսյան" w:date="2026-04-02T14:24:00Z">
            <w:rPr>
              <w:rFonts w:ascii="Arial" w:hAnsi="Arial" w:cs="Arial"/>
            </w:rPr>
          </w:rPrChange>
        </w:rPr>
        <w:t>մոտ</w:t>
      </w:r>
      <w:r w:rsidRPr="00077AE9">
        <w:rPr>
          <w:lang w:val="hy-AM"/>
          <w:rPrChange w:id="5622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623" w:author="Զարինե Սարգսյան" w:date="2026-04-02T14:24:00Z">
            <w:rPr>
              <w:rFonts w:ascii="Arial" w:hAnsi="Arial" w:cs="Arial"/>
            </w:rPr>
          </w:rPrChange>
        </w:rPr>
        <w:t>իսկ</w:t>
      </w:r>
      <w:r w:rsidRPr="00077AE9">
        <w:rPr>
          <w:lang w:val="hy-AM"/>
          <w:rPrChange w:id="562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25" w:author="Զարինե Սարգսյան" w:date="2026-04-02T14:24:00Z">
            <w:rPr>
              <w:rFonts w:ascii="Arial" w:hAnsi="Arial" w:cs="Arial"/>
            </w:rPr>
          </w:rPrChange>
        </w:rPr>
        <w:t>մյուսը</w:t>
      </w:r>
      <w:r w:rsidRPr="00077AE9">
        <w:rPr>
          <w:lang w:val="hy-AM"/>
          <w:rPrChange w:id="562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27" w:author="Զարինե Սարգսյան" w:date="2026-04-02T14:24:00Z">
            <w:rPr>
              <w:rFonts w:ascii="Arial" w:hAnsi="Arial" w:cs="Arial"/>
            </w:rPr>
          </w:rPrChange>
        </w:rPr>
        <w:t>ստորագրված</w:t>
      </w:r>
      <w:r w:rsidRPr="00077AE9">
        <w:rPr>
          <w:lang w:val="hy-AM"/>
          <w:rPrChange w:id="562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29" w:author="Զարինե Սարգսյան" w:date="2026-04-02T14:24:00Z">
            <w:rPr>
              <w:rFonts w:ascii="Arial" w:hAnsi="Arial" w:cs="Arial"/>
            </w:rPr>
          </w:rPrChange>
        </w:rPr>
        <w:t>և</w:t>
      </w:r>
      <w:r w:rsidRPr="00077AE9">
        <w:rPr>
          <w:lang w:val="hy-AM"/>
          <w:rPrChange w:id="563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31" w:author="Զարինե Սարգսյան" w:date="2026-04-02T14:24:00Z">
            <w:rPr>
              <w:rFonts w:ascii="Arial" w:hAnsi="Arial" w:cs="Arial"/>
            </w:rPr>
          </w:rPrChange>
        </w:rPr>
        <w:t>կնքված</w:t>
      </w:r>
      <w:r w:rsidRPr="00077AE9">
        <w:rPr>
          <w:lang w:val="hy-AM"/>
          <w:rPrChange w:id="563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33" w:author="Զարինե Սարգսյան" w:date="2026-04-02T14:24:00Z">
            <w:rPr>
              <w:rFonts w:ascii="Arial" w:hAnsi="Arial" w:cs="Arial"/>
            </w:rPr>
          </w:rPrChange>
        </w:rPr>
        <w:t>վերադարձվում</w:t>
      </w:r>
      <w:r w:rsidRPr="00077AE9">
        <w:rPr>
          <w:lang w:val="hy-AM"/>
          <w:rPrChange w:id="563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35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63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37" w:author="Զարինե Սարգսյան" w:date="2026-04-02T14:24:00Z">
            <w:rPr>
              <w:rFonts w:ascii="Arial" w:hAnsi="Arial" w:cs="Arial"/>
            </w:rPr>
          </w:rPrChange>
        </w:rPr>
        <w:t>Հաճախորդին</w:t>
      </w:r>
      <w:r w:rsidRPr="00077AE9">
        <w:rPr>
          <w:lang w:val="hy-AM"/>
          <w:rPrChange w:id="5638" w:author="Զարինե Սարգսյան" w:date="2026-04-02T14:24:00Z">
            <w:rPr/>
          </w:rPrChange>
        </w:rPr>
        <w:t>:</w:t>
      </w:r>
    </w:p>
    <w:p w14:paraId="5E1DBB7B" w14:textId="77777777" w:rsidR="00A320B0" w:rsidRPr="00077AE9" w:rsidRDefault="00A320B0" w:rsidP="00A320B0">
      <w:pPr>
        <w:rPr>
          <w:lang w:val="hy-AM"/>
          <w:rPrChange w:id="5639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640" w:author="Զարինե Սարգսյան" w:date="2026-04-02T14:24:00Z">
            <w:rPr>
              <w:rFonts w:ascii="Arial" w:hAnsi="Arial" w:cs="Arial"/>
            </w:rPr>
          </w:rPrChange>
        </w:rPr>
        <w:t>ե</w:t>
      </w:r>
      <w:r w:rsidRPr="00077AE9">
        <w:rPr>
          <w:lang w:val="hy-AM"/>
          <w:rPrChange w:id="5641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642" w:author="Զարինե Սարգսյան" w:date="2026-04-02T14:24:00Z">
            <w:rPr>
              <w:rFonts w:ascii="Arial" w:hAnsi="Arial" w:cs="Arial"/>
            </w:rPr>
          </w:rPrChange>
        </w:rPr>
        <w:t>Եթե</w:t>
      </w:r>
      <w:r w:rsidRPr="00077AE9">
        <w:rPr>
          <w:lang w:val="hy-AM"/>
          <w:rPrChange w:id="564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44" w:author="Զարինե Սարգսյան" w:date="2026-04-02T14:24:00Z">
            <w:rPr>
              <w:rFonts w:ascii="Arial" w:hAnsi="Arial" w:cs="Arial"/>
            </w:rPr>
          </w:rPrChange>
        </w:rPr>
        <w:t>Հաճախորդը</w:t>
      </w:r>
      <w:r w:rsidRPr="00077AE9">
        <w:rPr>
          <w:lang w:val="hy-AM"/>
          <w:rPrChange w:id="564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46" w:author="Զարինե Սարգսյան" w:date="2026-04-02T14:24:00Z">
            <w:rPr>
              <w:rFonts w:ascii="Arial" w:hAnsi="Arial" w:cs="Arial"/>
            </w:rPr>
          </w:rPrChange>
        </w:rPr>
        <w:t>իր</w:t>
      </w:r>
      <w:r w:rsidRPr="00077AE9">
        <w:rPr>
          <w:lang w:val="hy-AM"/>
          <w:rPrChange w:id="564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48" w:author="Զարինե Սարգսյան" w:date="2026-04-02T14:24:00Z">
            <w:rPr>
              <w:rFonts w:ascii="Arial" w:hAnsi="Arial" w:cs="Arial"/>
            </w:rPr>
          </w:rPrChange>
        </w:rPr>
        <w:t>դիմումը</w:t>
      </w:r>
      <w:r w:rsidRPr="00077AE9">
        <w:rPr>
          <w:lang w:val="hy-AM"/>
          <w:rPrChange w:id="564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50" w:author="Զարինե Սարգսյան" w:date="2026-04-02T14:24:00Z">
            <w:rPr>
              <w:rFonts w:ascii="Arial" w:hAnsi="Arial" w:cs="Arial"/>
            </w:rPr>
          </w:rPrChange>
        </w:rPr>
        <w:t>Բանկ</w:t>
      </w:r>
      <w:r w:rsidRPr="00077AE9">
        <w:rPr>
          <w:lang w:val="hy-AM"/>
          <w:rPrChange w:id="565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52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65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54" w:author="Զարինե Սարգսյան" w:date="2026-04-02T14:24:00Z">
            <w:rPr>
              <w:rFonts w:ascii="Arial" w:hAnsi="Arial" w:cs="Arial"/>
            </w:rPr>
          </w:rPrChange>
        </w:rPr>
        <w:t>ներկայացնում</w:t>
      </w:r>
      <w:r w:rsidRPr="00077AE9">
        <w:rPr>
          <w:lang w:val="hy-AM"/>
          <w:rPrChange w:id="565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56" w:author="Զարինե Սարգսյան" w:date="2026-04-02T14:24:00Z">
            <w:rPr>
              <w:rFonts w:ascii="Arial" w:hAnsi="Arial" w:cs="Arial"/>
            </w:rPr>
          </w:rPrChange>
        </w:rPr>
        <w:t>վերջինիս</w:t>
      </w:r>
      <w:r w:rsidRPr="00077AE9">
        <w:rPr>
          <w:lang w:val="hy-AM"/>
          <w:rPrChange w:id="565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58" w:author="Զարինե Սարգսյան" w:date="2026-04-02T14:24:00Z">
            <w:rPr>
              <w:rFonts w:ascii="Arial" w:hAnsi="Arial" w:cs="Arial"/>
            </w:rPr>
          </w:rPrChange>
        </w:rPr>
        <w:t>ընդունման</w:t>
      </w:r>
      <w:r w:rsidRPr="00077AE9">
        <w:rPr>
          <w:lang w:val="hy-AM"/>
          <w:rPrChange w:id="565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60" w:author="Զարինե Սարգսյան" w:date="2026-04-02T14:24:00Z">
            <w:rPr>
              <w:rFonts w:ascii="Arial" w:hAnsi="Arial" w:cs="Arial"/>
            </w:rPr>
          </w:rPrChange>
        </w:rPr>
        <w:t>համար</w:t>
      </w:r>
      <w:r w:rsidRPr="00077AE9">
        <w:rPr>
          <w:lang w:val="hy-AM"/>
          <w:rPrChange w:id="566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62" w:author="Զարինե Սարգսյան" w:date="2026-04-02T14:24:00Z">
            <w:rPr>
              <w:rFonts w:ascii="Arial" w:hAnsi="Arial" w:cs="Arial"/>
            </w:rPr>
          </w:rPrChange>
        </w:rPr>
        <w:t>գործառնական</w:t>
      </w:r>
      <w:r w:rsidRPr="00077AE9">
        <w:rPr>
          <w:lang w:val="hy-AM"/>
          <w:rPrChange w:id="566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64" w:author="Զարինե Սարգսյան" w:date="2026-04-02T14:24:00Z">
            <w:rPr>
              <w:rFonts w:ascii="Arial" w:hAnsi="Arial" w:cs="Arial"/>
            </w:rPr>
          </w:rPrChange>
        </w:rPr>
        <w:t>օրվա</w:t>
      </w:r>
      <w:r w:rsidRPr="00077AE9">
        <w:rPr>
          <w:lang w:val="hy-AM"/>
          <w:rPrChange w:id="566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66" w:author="Զարինե Սարգսյան" w:date="2026-04-02T14:24:00Z">
            <w:rPr>
              <w:rFonts w:ascii="Arial" w:hAnsi="Arial" w:cs="Arial"/>
            </w:rPr>
          </w:rPrChange>
        </w:rPr>
        <w:t>Ժամանակացույցով</w:t>
      </w:r>
      <w:r w:rsidRPr="00077AE9">
        <w:rPr>
          <w:lang w:val="hy-AM"/>
          <w:rPrChange w:id="566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68" w:author="Զարինե Սարգսյան" w:date="2026-04-02T14:24:00Z">
            <w:rPr>
              <w:rFonts w:ascii="Arial" w:hAnsi="Arial" w:cs="Arial"/>
            </w:rPr>
          </w:rPrChange>
        </w:rPr>
        <w:t>սահմանված</w:t>
      </w:r>
      <w:r w:rsidRPr="00077AE9">
        <w:rPr>
          <w:lang w:val="hy-AM"/>
          <w:rPrChange w:id="566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70" w:author="Զարինե Սարգսյան" w:date="2026-04-02T14:24:00Z">
            <w:rPr>
              <w:rFonts w:ascii="Arial" w:hAnsi="Arial" w:cs="Arial"/>
            </w:rPr>
          </w:rPrChange>
        </w:rPr>
        <w:t>ժամից</w:t>
      </w:r>
      <w:r w:rsidRPr="00077AE9">
        <w:rPr>
          <w:lang w:val="hy-AM"/>
          <w:rPrChange w:id="567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72" w:author="Զարինե Սարգսյան" w:date="2026-04-02T14:24:00Z">
            <w:rPr>
              <w:rFonts w:ascii="Arial" w:hAnsi="Arial" w:cs="Arial"/>
            </w:rPr>
          </w:rPrChange>
        </w:rPr>
        <w:t>հետո</w:t>
      </w:r>
      <w:r w:rsidRPr="00077AE9">
        <w:rPr>
          <w:lang w:val="hy-AM"/>
          <w:rPrChange w:id="5673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674" w:author="Զարինե Սարգսյան" w:date="2026-04-02T14:24:00Z">
            <w:rPr>
              <w:rFonts w:ascii="Arial" w:hAnsi="Arial" w:cs="Arial"/>
            </w:rPr>
          </w:rPrChange>
        </w:rPr>
        <w:t>ապա</w:t>
      </w:r>
      <w:r w:rsidRPr="00077AE9">
        <w:rPr>
          <w:lang w:val="hy-AM"/>
          <w:rPrChange w:id="567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76" w:author="Զարինե Սարգսյան" w:date="2026-04-02T14:24:00Z">
            <w:rPr>
              <w:rFonts w:ascii="Arial" w:hAnsi="Arial" w:cs="Arial"/>
            </w:rPr>
          </w:rPrChange>
        </w:rPr>
        <w:t>այն</w:t>
      </w:r>
      <w:r w:rsidRPr="00077AE9">
        <w:rPr>
          <w:lang w:val="hy-AM"/>
          <w:rPrChange w:id="567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78" w:author="Զարինե Սարգսյան" w:date="2026-04-02T14:24:00Z">
            <w:rPr>
              <w:rFonts w:ascii="Arial" w:hAnsi="Arial" w:cs="Arial"/>
            </w:rPr>
          </w:rPrChange>
        </w:rPr>
        <w:t>համարվում</w:t>
      </w:r>
      <w:r w:rsidRPr="00077AE9">
        <w:rPr>
          <w:lang w:val="hy-AM"/>
          <w:rPrChange w:id="567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80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68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82" w:author="Զարինե Սարգսյան" w:date="2026-04-02T14:24:00Z">
            <w:rPr>
              <w:rFonts w:ascii="Arial" w:hAnsi="Arial" w:cs="Arial"/>
            </w:rPr>
          </w:rPrChange>
        </w:rPr>
        <w:t>Հաճախորդից</w:t>
      </w:r>
      <w:r w:rsidRPr="00077AE9">
        <w:rPr>
          <w:lang w:val="hy-AM"/>
          <w:rPrChange w:id="568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84" w:author="Զարինե Սարգսյան" w:date="2026-04-02T14:24:00Z">
            <w:rPr>
              <w:rFonts w:ascii="Arial" w:hAnsi="Arial" w:cs="Arial"/>
            </w:rPr>
          </w:rPrChange>
        </w:rPr>
        <w:t>ընդունված</w:t>
      </w:r>
      <w:r w:rsidRPr="00077AE9">
        <w:rPr>
          <w:lang w:val="hy-AM"/>
          <w:rPrChange w:id="568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86" w:author="Զարինե Սարգսյան" w:date="2026-04-02T14:24:00Z">
            <w:rPr>
              <w:rFonts w:ascii="Arial" w:hAnsi="Arial" w:cs="Arial"/>
            </w:rPr>
          </w:rPrChange>
        </w:rPr>
        <w:t>հաջորդ</w:t>
      </w:r>
      <w:r w:rsidRPr="00077AE9">
        <w:rPr>
          <w:lang w:val="hy-AM"/>
          <w:rPrChange w:id="568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88" w:author="Զարինե Սարգսյան" w:date="2026-04-02T14:24:00Z">
            <w:rPr>
              <w:rFonts w:ascii="Arial" w:hAnsi="Arial" w:cs="Arial"/>
            </w:rPr>
          </w:rPrChange>
        </w:rPr>
        <w:t>աշխատանքային</w:t>
      </w:r>
      <w:r w:rsidRPr="00077AE9">
        <w:rPr>
          <w:lang w:val="hy-AM"/>
          <w:rPrChange w:id="568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90" w:author="Զարինե Սարգսյան" w:date="2026-04-02T14:24:00Z">
            <w:rPr>
              <w:rFonts w:ascii="Arial" w:hAnsi="Arial" w:cs="Arial"/>
            </w:rPr>
          </w:rPrChange>
        </w:rPr>
        <w:t>օրը</w:t>
      </w:r>
      <w:r w:rsidRPr="00077AE9">
        <w:rPr>
          <w:lang w:val="hy-AM"/>
          <w:rPrChange w:id="5691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692" w:author="Զարինե Սարգսյան" w:date="2026-04-02T14:24:00Z">
            <w:rPr>
              <w:rFonts w:ascii="Arial" w:hAnsi="Arial" w:cs="Arial"/>
            </w:rPr>
          </w:rPrChange>
        </w:rPr>
        <w:t>տվյալ</w:t>
      </w:r>
      <w:r w:rsidRPr="00077AE9">
        <w:rPr>
          <w:lang w:val="hy-AM"/>
          <w:rPrChange w:id="569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94" w:author="Զարինե Սարգսյան" w:date="2026-04-02T14:24:00Z">
            <w:rPr>
              <w:rFonts w:ascii="Arial" w:hAnsi="Arial" w:cs="Arial"/>
            </w:rPr>
          </w:rPrChange>
        </w:rPr>
        <w:t>Բանկի</w:t>
      </w:r>
      <w:r w:rsidRPr="00077AE9">
        <w:rPr>
          <w:lang w:val="hy-AM"/>
          <w:rPrChange w:id="569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96" w:author="Զարինե Սարգսյան" w:date="2026-04-02T14:24:00Z">
            <w:rPr>
              <w:rFonts w:ascii="Arial" w:hAnsi="Arial" w:cs="Arial"/>
            </w:rPr>
          </w:rPrChange>
        </w:rPr>
        <w:t>գործառնական</w:t>
      </w:r>
      <w:r w:rsidRPr="00077AE9">
        <w:rPr>
          <w:lang w:val="hy-AM"/>
          <w:rPrChange w:id="569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698" w:author="Զարինե Սարգսյան" w:date="2026-04-02T14:24:00Z">
            <w:rPr>
              <w:rFonts w:ascii="Arial" w:hAnsi="Arial" w:cs="Arial"/>
            </w:rPr>
          </w:rPrChange>
        </w:rPr>
        <w:t>օրվա</w:t>
      </w:r>
      <w:r w:rsidRPr="00077AE9">
        <w:rPr>
          <w:lang w:val="hy-AM"/>
          <w:rPrChange w:id="569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00" w:author="Զարինե Սարգսյան" w:date="2026-04-02T14:24:00Z">
            <w:rPr>
              <w:rFonts w:ascii="Arial" w:hAnsi="Arial" w:cs="Arial"/>
            </w:rPr>
          </w:rPrChange>
        </w:rPr>
        <w:t>բացման</w:t>
      </w:r>
      <w:r w:rsidRPr="00077AE9">
        <w:rPr>
          <w:lang w:val="hy-AM"/>
          <w:rPrChange w:id="570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02" w:author="Զարինե Սարգսյան" w:date="2026-04-02T14:24:00Z">
            <w:rPr>
              <w:rFonts w:ascii="Arial" w:hAnsi="Arial" w:cs="Arial"/>
            </w:rPr>
          </w:rPrChange>
        </w:rPr>
        <w:t>պահին</w:t>
      </w:r>
      <w:r w:rsidRPr="00077AE9">
        <w:rPr>
          <w:lang w:val="hy-AM"/>
          <w:rPrChange w:id="5703" w:author="Զարինե Սարգսյան" w:date="2026-04-02T14:24:00Z">
            <w:rPr/>
          </w:rPrChange>
        </w:rPr>
        <w:t>:</w:t>
      </w:r>
    </w:p>
    <w:p w14:paraId="35AE56FE" w14:textId="77777777" w:rsidR="00A320B0" w:rsidRPr="00077AE9" w:rsidRDefault="00A320B0" w:rsidP="00A320B0">
      <w:pPr>
        <w:rPr>
          <w:lang w:val="hy-AM"/>
          <w:rPrChange w:id="5704" w:author="Զարինե Սարգսյան" w:date="2026-04-02T14:24:00Z">
            <w:rPr/>
          </w:rPrChange>
        </w:rPr>
      </w:pPr>
      <w:r w:rsidRPr="00077AE9">
        <w:rPr>
          <w:lang w:val="hy-AM"/>
          <w:rPrChange w:id="5705" w:author="Զարինե Սարգսյան" w:date="2026-04-02T14:24:00Z">
            <w:rPr/>
          </w:rPrChange>
        </w:rPr>
        <w:lastRenderedPageBreak/>
        <w:t>3) «</w:t>
      </w:r>
      <w:r w:rsidRPr="00077AE9">
        <w:rPr>
          <w:rFonts w:ascii="Arial" w:hAnsi="Arial" w:cs="Arial"/>
          <w:lang w:val="hy-AM"/>
          <w:rPrChange w:id="5706" w:author="Զարինե Սարգսյան" w:date="2026-04-02T14:24:00Z">
            <w:rPr>
              <w:rFonts w:ascii="Arial" w:hAnsi="Arial" w:cs="Arial"/>
            </w:rPr>
          </w:rPrChange>
        </w:rPr>
        <w:t>Կիրառված</w:t>
      </w:r>
      <w:r w:rsidRPr="00077AE9">
        <w:rPr>
          <w:lang w:val="hy-AM"/>
          <w:rPrChange w:id="570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08" w:author="Զարինե Սարգսյան" w:date="2026-04-02T14:24:00Z">
            <w:rPr>
              <w:rFonts w:ascii="Arial" w:hAnsi="Arial" w:cs="Arial"/>
            </w:rPr>
          </w:rPrChange>
        </w:rPr>
        <w:t>արգելանքը</w:t>
      </w:r>
      <w:r w:rsidRPr="00077AE9">
        <w:rPr>
          <w:lang w:val="hy-AM"/>
          <w:rPrChange w:id="570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10" w:author="Զարինե Սարգսյան" w:date="2026-04-02T14:24:00Z">
            <w:rPr>
              <w:rFonts w:ascii="Arial" w:hAnsi="Arial" w:cs="Arial"/>
            </w:rPr>
          </w:rPrChange>
        </w:rPr>
        <w:t>վերացնելու</w:t>
      </w:r>
      <w:r w:rsidRPr="00077AE9">
        <w:rPr>
          <w:lang w:val="hy-AM"/>
          <w:rPrChange w:id="571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12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713" w:author="Զարինե Սարգսյան" w:date="2026-04-02T14:24:00Z">
            <w:rPr/>
          </w:rPrChange>
        </w:rPr>
        <w:t xml:space="preserve">» </w:t>
      </w:r>
      <w:r w:rsidRPr="00077AE9">
        <w:rPr>
          <w:rFonts w:ascii="Arial" w:hAnsi="Arial" w:cs="Arial"/>
          <w:lang w:val="hy-AM"/>
          <w:rPrChange w:id="5714" w:author="Զարինե Սարգսյան" w:date="2026-04-02T14:24:00Z">
            <w:rPr>
              <w:rFonts w:ascii="Arial" w:hAnsi="Arial" w:cs="Arial"/>
            </w:rPr>
          </w:rPrChange>
        </w:rPr>
        <w:t>Հաճախորդի</w:t>
      </w:r>
      <w:r w:rsidRPr="00077AE9">
        <w:rPr>
          <w:lang w:val="hy-AM"/>
          <w:rPrChange w:id="571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16" w:author="Զարինե Սարգսյան" w:date="2026-04-02T14:24:00Z">
            <w:rPr>
              <w:rFonts w:ascii="Arial" w:hAnsi="Arial" w:cs="Arial"/>
            </w:rPr>
          </w:rPrChange>
        </w:rPr>
        <w:t>դիմումի</w:t>
      </w:r>
      <w:r w:rsidRPr="00077AE9">
        <w:rPr>
          <w:lang w:val="hy-AM"/>
          <w:rPrChange w:id="571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18" w:author="Զարինե Սարգսյան" w:date="2026-04-02T14:24:00Z">
            <w:rPr>
              <w:rFonts w:ascii="Arial" w:hAnsi="Arial" w:cs="Arial"/>
            </w:rPr>
          </w:rPrChange>
        </w:rPr>
        <w:t>ընդունման</w:t>
      </w:r>
      <w:r w:rsidRPr="00077AE9">
        <w:rPr>
          <w:lang w:val="hy-AM"/>
          <w:rPrChange w:id="571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20" w:author="Զարինե Սարգսյան" w:date="2026-04-02T14:24:00Z">
            <w:rPr>
              <w:rFonts w:ascii="Arial" w:hAnsi="Arial" w:cs="Arial"/>
            </w:rPr>
          </w:rPrChange>
        </w:rPr>
        <w:t>պահ</w:t>
      </w:r>
      <w:r w:rsidRPr="00077AE9">
        <w:rPr>
          <w:lang w:val="hy-AM"/>
          <w:rPrChange w:id="572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22" w:author="Զարինե Սարգսյան" w:date="2026-04-02T14:24:00Z">
            <w:rPr>
              <w:rFonts w:ascii="Arial" w:hAnsi="Arial" w:cs="Arial"/>
            </w:rPr>
          </w:rPrChange>
        </w:rPr>
        <w:t>է</w:t>
      </w:r>
      <w:r w:rsidRPr="00077AE9">
        <w:rPr>
          <w:lang w:val="hy-AM"/>
          <w:rPrChange w:id="572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24" w:author="Զարինե Սարգսյան" w:date="2026-04-02T14:24:00Z">
            <w:rPr>
              <w:rFonts w:ascii="Arial" w:hAnsi="Arial" w:cs="Arial"/>
            </w:rPr>
          </w:rPrChange>
        </w:rPr>
        <w:t>համարվում</w:t>
      </w:r>
      <w:r w:rsidRPr="00077AE9">
        <w:rPr>
          <w:lang w:val="hy-AM"/>
          <w:rPrChange w:id="5725" w:author="Զարինե Սարգսյան" w:date="2026-04-02T14:24:00Z">
            <w:rPr/>
          </w:rPrChange>
        </w:rPr>
        <w:t>.</w:t>
      </w:r>
    </w:p>
    <w:p w14:paraId="7C4C2B08" w14:textId="77777777" w:rsidR="00A320B0" w:rsidRPr="00077AE9" w:rsidRDefault="00A320B0" w:rsidP="00A320B0">
      <w:pPr>
        <w:rPr>
          <w:lang w:val="hy-AM"/>
          <w:rPrChange w:id="5726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727" w:author="Զարինե Սարգսյան" w:date="2026-04-02T14:24:00Z">
            <w:rPr>
              <w:rFonts w:ascii="Arial" w:hAnsi="Arial" w:cs="Arial"/>
            </w:rPr>
          </w:rPrChange>
        </w:rPr>
        <w:t>ա</w:t>
      </w:r>
      <w:r w:rsidRPr="00077AE9">
        <w:rPr>
          <w:lang w:val="hy-AM"/>
          <w:rPrChange w:id="5728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729" w:author="Զարինե Սարգսյան" w:date="2026-04-02T14:24:00Z">
            <w:rPr>
              <w:rFonts w:ascii="Arial" w:hAnsi="Arial" w:cs="Arial"/>
            </w:rPr>
          </w:rPrChange>
        </w:rPr>
        <w:t>Թղթային</w:t>
      </w:r>
      <w:r w:rsidRPr="00077AE9">
        <w:rPr>
          <w:lang w:val="hy-AM"/>
          <w:rPrChange w:id="573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31" w:author="Զարինե Սարգսյան" w:date="2026-04-02T14:24:00Z">
            <w:rPr>
              <w:rFonts w:ascii="Arial" w:hAnsi="Arial" w:cs="Arial"/>
            </w:rPr>
          </w:rPrChange>
        </w:rPr>
        <w:t>եղանակով</w:t>
      </w:r>
      <w:r w:rsidRPr="00077AE9">
        <w:rPr>
          <w:lang w:val="hy-AM"/>
          <w:rPrChange w:id="573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33" w:author="Զարինե Սարգսյան" w:date="2026-04-02T14:24:00Z">
            <w:rPr>
              <w:rFonts w:ascii="Arial" w:hAnsi="Arial" w:cs="Arial"/>
            </w:rPr>
          </w:rPrChange>
        </w:rPr>
        <w:t>ներկայացման</w:t>
      </w:r>
      <w:r w:rsidRPr="00077AE9">
        <w:rPr>
          <w:lang w:val="hy-AM"/>
          <w:rPrChange w:id="573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35" w:author="Զարինե Սարգսյան" w:date="2026-04-02T14:24:00Z">
            <w:rPr>
              <w:rFonts w:ascii="Arial" w:hAnsi="Arial" w:cs="Arial"/>
            </w:rPr>
          </w:rPrChange>
        </w:rPr>
        <w:t>դեպքում՝</w:t>
      </w:r>
      <w:r w:rsidRPr="00077AE9">
        <w:rPr>
          <w:lang w:val="hy-AM"/>
          <w:rPrChange w:id="573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37" w:author="Զարինե Սարգսյան" w:date="2026-04-02T14:24:00Z">
            <w:rPr>
              <w:rFonts w:ascii="Arial" w:hAnsi="Arial" w:cs="Arial"/>
            </w:rPr>
          </w:rPrChange>
        </w:rPr>
        <w:t>այդ</w:t>
      </w:r>
      <w:r w:rsidRPr="00077AE9">
        <w:rPr>
          <w:lang w:val="hy-AM"/>
          <w:rPrChange w:id="5738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39" w:author="Զարինե Սարգսյան" w:date="2026-04-02T14:24:00Z">
            <w:rPr>
              <w:rFonts w:ascii="Arial" w:hAnsi="Arial" w:cs="Arial"/>
            </w:rPr>
          </w:rPrChange>
        </w:rPr>
        <w:t>դիմումի</w:t>
      </w:r>
      <w:r w:rsidRPr="00077AE9">
        <w:rPr>
          <w:lang w:val="hy-AM"/>
          <w:rPrChange w:id="5740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41" w:author="Զարինե Սարգսյան" w:date="2026-04-02T14:24:00Z">
            <w:rPr>
              <w:rFonts w:ascii="Arial" w:hAnsi="Arial" w:cs="Arial"/>
            </w:rPr>
          </w:rPrChange>
        </w:rPr>
        <w:t>վրա</w:t>
      </w:r>
      <w:r w:rsidRPr="00077AE9">
        <w:rPr>
          <w:lang w:val="hy-AM"/>
          <w:rPrChange w:id="5742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43" w:author="Զարինե Սարգսյան" w:date="2026-04-02T14:24:00Z">
            <w:rPr>
              <w:rFonts w:ascii="Arial" w:hAnsi="Arial" w:cs="Arial"/>
            </w:rPr>
          </w:rPrChange>
        </w:rPr>
        <w:t>նշված</w:t>
      </w:r>
      <w:r w:rsidRPr="00077AE9">
        <w:rPr>
          <w:lang w:val="hy-AM"/>
          <w:rPrChange w:id="5744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45" w:author="Զարինե Սարգսյան" w:date="2026-04-02T14:24:00Z">
            <w:rPr>
              <w:rFonts w:ascii="Arial" w:hAnsi="Arial" w:cs="Arial"/>
            </w:rPr>
          </w:rPrChange>
        </w:rPr>
        <w:t>ընդունման</w:t>
      </w:r>
      <w:r w:rsidRPr="00077AE9">
        <w:rPr>
          <w:lang w:val="hy-AM"/>
          <w:rPrChange w:id="5746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47" w:author="Զարինե Սարգսյան" w:date="2026-04-02T14:24:00Z">
            <w:rPr>
              <w:rFonts w:ascii="Arial" w:hAnsi="Arial" w:cs="Arial"/>
            </w:rPr>
          </w:rPrChange>
        </w:rPr>
        <w:t>ամսաթիվը</w:t>
      </w:r>
      <w:r w:rsidRPr="00077AE9">
        <w:rPr>
          <w:lang w:val="hy-AM"/>
          <w:rPrChange w:id="5748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749" w:author="Զարինե Սարգսյան" w:date="2026-04-02T14:24:00Z">
            <w:rPr>
              <w:rFonts w:ascii="Arial" w:hAnsi="Arial" w:cs="Arial"/>
            </w:rPr>
          </w:rPrChange>
        </w:rPr>
        <w:t>ժամը</w:t>
      </w:r>
      <w:r w:rsidRPr="00077AE9">
        <w:rPr>
          <w:lang w:val="hy-AM"/>
          <w:rPrChange w:id="5750" w:author="Զարինե Սարգսյան" w:date="2026-04-02T14:24:00Z">
            <w:rPr/>
          </w:rPrChange>
        </w:rPr>
        <w:t>/</w:t>
      </w:r>
      <w:r w:rsidRPr="00077AE9">
        <w:rPr>
          <w:rFonts w:ascii="Arial" w:hAnsi="Arial" w:cs="Arial"/>
          <w:lang w:val="hy-AM"/>
          <w:rPrChange w:id="5751" w:author="Զարինե Սարգսյան" w:date="2026-04-02T14:24:00Z">
            <w:rPr>
              <w:rFonts w:ascii="Arial" w:hAnsi="Arial" w:cs="Arial"/>
            </w:rPr>
          </w:rPrChange>
        </w:rPr>
        <w:t>րոպեն</w:t>
      </w:r>
      <w:r w:rsidRPr="00077AE9">
        <w:rPr>
          <w:lang w:val="hy-AM"/>
          <w:rPrChange w:id="5752" w:author="Զարինե Սարգսյան" w:date="2026-04-02T14:24:00Z">
            <w:rPr/>
          </w:rPrChange>
        </w:rPr>
        <w:t>,</w:t>
      </w:r>
    </w:p>
    <w:p w14:paraId="111BCD2B" w14:textId="77777777" w:rsidR="00A320B0" w:rsidRPr="00077AE9" w:rsidRDefault="00A320B0" w:rsidP="00A320B0">
      <w:pPr>
        <w:rPr>
          <w:lang w:val="hy-AM"/>
          <w:rPrChange w:id="5753" w:author="Զարինե Սարգսյան" w:date="2026-04-02T14:24:00Z">
            <w:rPr/>
          </w:rPrChange>
        </w:rPr>
      </w:pPr>
      <w:r w:rsidRPr="00077AE9">
        <w:rPr>
          <w:rFonts w:ascii="Arial" w:hAnsi="Arial" w:cs="Arial"/>
          <w:lang w:val="hy-AM"/>
          <w:rPrChange w:id="5754" w:author="Զարինե Սարգսյան" w:date="2026-04-02T14:24:00Z">
            <w:rPr>
              <w:rFonts w:ascii="Arial" w:hAnsi="Arial" w:cs="Arial"/>
            </w:rPr>
          </w:rPrChange>
        </w:rPr>
        <w:t>բ</w:t>
      </w:r>
      <w:r w:rsidRPr="00077AE9">
        <w:rPr>
          <w:lang w:val="hy-AM"/>
          <w:rPrChange w:id="5755" w:author="Զարինե Սարգսյան" w:date="2026-04-02T14:24:00Z">
            <w:rPr/>
          </w:rPrChange>
        </w:rPr>
        <w:t xml:space="preserve">. </w:t>
      </w:r>
      <w:r w:rsidRPr="00077AE9">
        <w:rPr>
          <w:rFonts w:ascii="Arial" w:hAnsi="Arial" w:cs="Arial"/>
          <w:lang w:val="hy-AM"/>
          <w:rPrChange w:id="5756" w:author="Զարինե Սարգսյան" w:date="2026-04-02T14:24:00Z">
            <w:rPr>
              <w:rFonts w:ascii="Arial" w:hAnsi="Arial" w:cs="Arial"/>
            </w:rPr>
          </w:rPrChange>
        </w:rPr>
        <w:t>Էլեկտրոնային</w:t>
      </w:r>
      <w:r w:rsidRPr="00077AE9">
        <w:rPr>
          <w:lang w:val="hy-AM"/>
          <w:rPrChange w:id="575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58" w:author="Զարինե Սարգսյան" w:date="2026-04-02T14:24:00Z">
            <w:rPr>
              <w:rFonts w:ascii="Arial" w:hAnsi="Arial" w:cs="Arial"/>
            </w:rPr>
          </w:rPrChange>
        </w:rPr>
        <w:t>եղանակով</w:t>
      </w:r>
      <w:r w:rsidRPr="00077AE9">
        <w:rPr>
          <w:lang w:val="hy-AM"/>
          <w:rPrChange w:id="575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60" w:author="Զարինե Սարգսյան" w:date="2026-04-02T14:24:00Z">
            <w:rPr>
              <w:rFonts w:ascii="Arial" w:hAnsi="Arial" w:cs="Arial"/>
            </w:rPr>
          </w:rPrChange>
        </w:rPr>
        <w:t>ներկայացման</w:t>
      </w:r>
      <w:r w:rsidRPr="00077AE9">
        <w:rPr>
          <w:lang w:val="hy-AM"/>
          <w:rPrChange w:id="576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62" w:author="Զարինե Սարգսյան" w:date="2026-04-02T14:24:00Z">
            <w:rPr>
              <w:rFonts w:ascii="Arial" w:hAnsi="Arial" w:cs="Arial"/>
            </w:rPr>
          </w:rPrChange>
        </w:rPr>
        <w:t>դեպքում՝</w:t>
      </w:r>
      <w:r w:rsidRPr="00077AE9">
        <w:rPr>
          <w:lang w:val="hy-AM"/>
          <w:rPrChange w:id="576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64" w:author="Զարինե Սարգսյան" w:date="2026-04-02T14:24:00Z">
            <w:rPr>
              <w:rFonts w:ascii="Arial" w:hAnsi="Arial" w:cs="Arial"/>
            </w:rPr>
          </w:rPrChange>
        </w:rPr>
        <w:t>այդ</w:t>
      </w:r>
      <w:r w:rsidRPr="00077AE9">
        <w:rPr>
          <w:lang w:val="hy-AM"/>
          <w:rPrChange w:id="576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66" w:author="Զարինե Սարգսյան" w:date="2026-04-02T14:24:00Z">
            <w:rPr>
              <w:rFonts w:ascii="Arial" w:hAnsi="Arial" w:cs="Arial"/>
            </w:rPr>
          </w:rPrChange>
        </w:rPr>
        <w:t>մասին</w:t>
      </w:r>
      <w:r w:rsidRPr="00077AE9">
        <w:rPr>
          <w:lang w:val="hy-AM"/>
          <w:rPrChange w:id="576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68" w:author="Զարինե Սարգսյան" w:date="2026-04-02T14:24:00Z">
            <w:rPr>
              <w:rFonts w:ascii="Arial" w:hAnsi="Arial" w:cs="Arial"/>
            </w:rPr>
          </w:rPrChange>
        </w:rPr>
        <w:t>Բանկի</w:t>
      </w:r>
      <w:r w:rsidRPr="00077AE9">
        <w:rPr>
          <w:lang w:val="hy-AM"/>
          <w:rPrChange w:id="576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70" w:author="Զարինե Սարգսյան" w:date="2026-04-02T14:24:00Z">
            <w:rPr>
              <w:rFonts w:ascii="Arial" w:hAnsi="Arial" w:cs="Arial"/>
            </w:rPr>
          </w:rPrChange>
        </w:rPr>
        <w:t>համակարգում</w:t>
      </w:r>
      <w:r w:rsidRPr="00077AE9">
        <w:rPr>
          <w:lang w:val="hy-AM"/>
          <w:rPrChange w:id="577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72" w:author="Զարինե Սարգսյան" w:date="2026-04-02T14:24:00Z">
            <w:rPr>
              <w:rFonts w:ascii="Arial" w:hAnsi="Arial" w:cs="Arial"/>
            </w:rPr>
          </w:rPrChange>
        </w:rPr>
        <w:t>էլեկտրոնային</w:t>
      </w:r>
      <w:r w:rsidRPr="00077AE9">
        <w:rPr>
          <w:lang w:val="hy-AM"/>
          <w:rPrChange w:id="577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74" w:author="Զարինե Սարգսյան" w:date="2026-04-02T14:24:00Z">
            <w:rPr>
              <w:rFonts w:ascii="Arial" w:hAnsi="Arial" w:cs="Arial"/>
            </w:rPr>
          </w:rPrChange>
        </w:rPr>
        <w:t>գրառման</w:t>
      </w:r>
      <w:r w:rsidRPr="00077AE9">
        <w:rPr>
          <w:lang w:val="hy-AM"/>
          <w:rPrChange w:id="577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76" w:author="Զարինե Սարգսյան" w:date="2026-04-02T14:24:00Z">
            <w:rPr>
              <w:rFonts w:ascii="Arial" w:hAnsi="Arial" w:cs="Arial"/>
            </w:rPr>
          </w:rPrChange>
        </w:rPr>
        <w:t>կամ</w:t>
      </w:r>
      <w:r w:rsidRPr="00077AE9">
        <w:rPr>
          <w:lang w:val="hy-AM"/>
          <w:rPrChange w:id="577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78" w:author="Զարինե Սարգսյան" w:date="2026-04-02T14:24:00Z">
            <w:rPr>
              <w:rFonts w:ascii="Arial" w:hAnsi="Arial" w:cs="Arial"/>
            </w:rPr>
          </w:rPrChange>
        </w:rPr>
        <w:t>դիմումը</w:t>
      </w:r>
      <w:r w:rsidRPr="00077AE9">
        <w:rPr>
          <w:lang w:val="hy-AM"/>
          <w:rPrChange w:id="577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80" w:author="Զարինե Սարգսյան" w:date="2026-04-02T14:24:00Z">
            <w:rPr>
              <w:rFonts w:ascii="Arial" w:hAnsi="Arial" w:cs="Arial"/>
            </w:rPr>
          </w:rPrChange>
        </w:rPr>
        <w:t>ընդունելու</w:t>
      </w:r>
      <w:r w:rsidRPr="00077AE9">
        <w:rPr>
          <w:lang w:val="hy-AM"/>
          <w:rPrChange w:id="578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82" w:author="Զարինե Սարգսյան" w:date="2026-04-02T14:24:00Z">
            <w:rPr>
              <w:rFonts w:ascii="Arial" w:hAnsi="Arial" w:cs="Arial"/>
            </w:rPr>
          </w:rPrChange>
        </w:rPr>
        <w:t>վերաբերյալ</w:t>
      </w:r>
      <w:r w:rsidRPr="00077AE9">
        <w:rPr>
          <w:lang w:val="hy-AM"/>
          <w:rPrChange w:id="5783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84" w:author="Զարինե Սարգսյան" w:date="2026-04-02T14:24:00Z">
            <w:rPr>
              <w:rFonts w:ascii="Arial" w:hAnsi="Arial" w:cs="Arial"/>
            </w:rPr>
          </w:rPrChange>
        </w:rPr>
        <w:t>էլեկտրոնային</w:t>
      </w:r>
      <w:r w:rsidRPr="00077AE9">
        <w:rPr>
          <w:lang w:val="hy-AM"/>
          <w:rPrChange w:id="5785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86" w:author="Զարինե Սարգսյան" w:date="2026-04-02T14:24:00Z">
            <w:rPr>
              <w:rFonts w:ascii="Arial" w:hAnsi="Arial" w:cs="Arial"/>
            </w:rPr>
          </w:rPrChange>
        </w:rPr>
        <w:t>հաղորդագրության</w:t>
      </w:r>
      <w:r w:rsidRPr="00077AE9">
        <w:rPr>
          <w:lang w:val="hy-AM"/>
          <w:rPrChange w:id="5787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88" w:author="Զարինե Սարգսյան" w:date="2026-04-02T14:24:00Z">
            <w:rPr>
              <w:rFonts w:ascii="Arial" w:hAnsi="Arial" w:cs="Arial"/>
            </w:rPr>
          </w:rPrChange>
        </w:rPr>
        <w:t>մեջ</w:t>
      </w:r>
      <w:r w:rsidRPr="00077AE9">
        <w:rPr>
          <w:lang w:val="hy-AM"/>
          <w:rPrChange w:id="5789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90" w:author="Զարինե Սարգսյան" w:date="2026-04-02T14:24:00Z">
            <w:rPr>
              <w:rFonts w:ascii="Arial" w:hAnsi="Arial" w:cs="Arial"/>
            </w:rPr>
          </w:rPrChange>
        </w:rPr>
        <w:t>նշված</w:t>
      </w:r>
      <w:r w:rsidRPr="00077AE9">
        <w:rPr>
          <w:lang w:val="hy-AM"/>
          <w:rPrChange w:id="5791" w:author="Զարինե Սարգսյան" w:date="2026-04-02T14:24:00Z">
            <w:rPr/>
          </w:rPrChange>
        </w:rPr>
        <w:t xml:space="preserve"> </w:t>
      </w:r>
      <w:r w:rsidRPr="00077AE9">
        <w:rPr>
          <w:rFonts w:ascii="Arial" w:hAnsi="Arial" w:cs="Arial"/>
          <w:lang w:val="hy-AM"/>
          <w:rPrChange w:id="5792" w:author="Զարինե Սարգսյան" w:date="2026-04-02T14:24:00Z">
            <w:rPr>
              <w:rFonts w:ascii="Arial" w:hAnsi="Arial" w:cs="Arial"/>
            </w:rPr>
          </w:rPrChange>
        </w:rPr>
        <w:t>ամսաթիվը</w:t>
      </w:r>
      <w:r w:rsidRPr="00077AE9">
        <w:rPr>
          <w:lang w:val="hy-AM"/>
          <w:rPrChange w:id="5793" w:author="Զարինե Սարգսյան" w:date="2026-04-02T14:24:00Z">
            <w:rPr/>
          </w:rPrChange>
        </w:rPr>
        <w:t xml:space="preserve">, </w:t>
      </w:r>
      <w:r w:rsidRPr="00077AE9">
        <w:rPr>
          <w:rFonts w:ascii="Arial" w:hAnsi="Arial" w:cs="Arial"/>
          <w:lang w:val="hy-AM"/>
          <w:rPrChange w:id="5794" w:author="Զարինե Սարգսյան" w:date="2026-04-02T14:24:00Z">
            <w:rPr>
              <w:rFonts w:ascii="Arial" w:hAnsi="Arial" w:cs="Arial"/>
            </w:rPr>
          </w:rPrChange>
        </w:rPr>
        <w:t>ժամը</w:t>
      </w:r>
      <w:r w:rsidRPr="00077AE9">
        <w:rPr>
          <w:lang w:val="hy-AM"/>
          <w:rPrChange w:id="5795" w:author="Զարինե Սարգսյան" w:date="2026-04-02T14:24:00Z">
            <w:rPr/>
          </w:rPrChange>
        </w:rPr>
        <w:t>/</w:t>
      </w:r>
      <w:r w:rsidRPr="00077AE9">
        <w:rPr>
          <w:rFonts w:ascii="Arial" w:hAnsi="Arial" w:cs="Arial"/>
          <w:lang w:val="hy-AM"/>
          <w:rPrChange w:id="5796" w:author="Զարինե Սարգսյան" w:date="2026-04-02T14:24:00Z">
            <w:rPr>
              <w:rFonts w:ascii="Arial" w:hAnsi="Arial" w:cs="Arial"/>
            </w:rPr>
          </w:rPrChange>
        </w:rPr>
        <w:t>րոպեն</w:t>
      </w:r>
      <w:r w:rsidRPr="00077AE9">
        <w:rPr>
          <w:lang w:val="hy-AM"/>
          <w:rPrChange w:id="5797" w:author="Զարինե Սարգսյան" w:date="2026-04-02T14:24:00Z">
            <w:rPr/>
          </w:rPrChange>
        </w:rPr>
        <w:t>:</w:t>
      </w:r>
    </w:p>
    <w:p w14:paraId="729A9674" w14:textId="77777777" w:rsidR="00A320B0" w:rsidRPr="008A0EE2" w:rsidRDefault="00A320B0" w:rsidP="00A320B0">
      <w:pPr>
        <w:rPr>
          <w:lang w:val="hy-AM"/>
          <w:rPrChange w:id="5798" w:author="Զարինե Սարգսյան" w:date="2026-04-02T14:26:00Z">
            <w:rPr/>
          </w:rPrChange>
        </w:rPr>
      </w:pPr>
      <w:r w:rsidRPr="008A0EE2">
        <w:rPr>
          <w:lang w:val="hy-AM"/>
          <w:rPrChange w:id="5799" w:author="Զարինե Սարգսյան" w:date="2026-04-02T14:26:00Z">
            <w:rPr/>
          </w:rPrChange>
        </w:rPr>
        <w:t>24. «</w:t>
      </w:r>
      <w:r w:rsidRPr="008A0EE2">
        <w:rPr>
          <w:rFonts w:ascii="Arial" w:hAnsi="Arial" w:cs="Arial"/>
          <w:lang w:val="hy-AM"/>
          <w:rPrChange w:id="5800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58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02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58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04" w:author="Զարինե Սարգսյան" w:date="2026-04-02T14:26:00Z">
            <w:rPr>
              <w:rFonts w:ascii="Arial" w:hAnsi="Arial" w:cs="Arial"/>
            </w:rPr>
          </w:rPrChange>
        </w:rPr>
        <w:t>վերացնելու</w:t>
      </w:r>
      <w:r w:rsidRPr="008A0EE2">
        <w:rPr>
          <w:lang w:val="hy-AM"/>
          <w:rPrChange w:id="58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0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5807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5808" w:author="Զարինե Սարգսյան" w:date="2026-04-02T14:26:00Z">
            <w:rPr>
              <w:rFonts w:ascii="Arial" w:hAnsi="Arial" w:cs="Arial"/>
            </w:rPr>
          </w:rPrChange>
        </w:rPr>
        <w:t>դիմումին</w:t>
      </w:r>
      <w:r w:rsidRPr="008A0EE2">
        <w:rPr>
          <w:lang w:val="hy-AM"/>
          <w:rPrChange w:id="58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10" w:author="Զարինե Սարգսյան" w:date="2026-04-02T14:26:00Z">
            <w:rPr>
              <w:rFonts w:ascii="Arial" w:hAnsi="Arial" w:cs="Arial"/>
            </w:rPr>
          </w:rPrChange>
        </w:rPr>
        <w:t>կից</w:t>
      </w:r>
      <w:r w:rsidRPr="008A0EE2">
        <w:rPr>
          <w:lang w:val="hy-AM"/>
          <w:rPrChange w:id="58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12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58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14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58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16" w:author="Զարինե Սարգսյան" w:date="2026-04-02T14:26:00Z">
            <w:rPr>
              <w:rFonts w:ascii="Arial" w:hAnsi="Arial" w:cs="Arial"/>
            </w:rPr>
          </w:rPrChange>
        </w:rPr>
        <w:t>պարտադիր</w:t>
      </w:r>
      <w:r w:rsidRPr="008A0EE2">
        <w:rPr>
          <w:lang w:val="hy-AM"/>
          <w:rPrChange w:id="58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18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58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2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58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22" w:author="Զարինե Սարգսյան" w:date="2026-04-02T14:26:00Z">
            <w:rPr>
              <w:rFonts w:ascii="Arial" w:hAnsi="Arial" w:cs="Arial"/>
            </w:rPr>
          </w:rPrChange>
        </w:rPr>
        <w:t>ներկայացվի</w:t>
      </w:r>
      <w:r w:rsidRPr="008A0EE2">
        <w:rPr>
          <w:lang w:val="hy-AM"/>
          <w:rPrChange w:id="58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24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58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26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58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28" w:author="Զարինե Սարգսյան" w:date="2026-04-02T14:26:00Z">
            <w:rPr>
              <w:rFonts w:ascii="Arial" w:hAnsi="Arial" w:cs="Arial"/>
            </w:rPr>
          </w:rPrChange>
        </w:rPr>
        <w:t>վերացնելու</w:t>
      </w:r>
      <w:r w:rsidRPr="008A0EE2">
        <w:rPr>
          <w:lang w:val="hy-AM"/>
          <w:rPrChange w:id="58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30" w:author="Զարինե Սարգսյան" w:date="2026-04-02T14:26:00Z">
            <w:rPr>
              <w:rFonts w:ascii="Arial" w:hAnsi="Arial" w:cs="Arial"/>
            </w:rPr>
          </w:rPrChange>
        </w:rPr>
        <w:t>համար</w:t>
      </w:r>
      <w:r w:rsidRPr="008A0EE2">
        <w:rPr>
          <w:lang w:val="hy-AM"/>
          <w:rPrChange w:id="58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3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58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34" w:author="Զարինե Սարգսյան" w:date="2026-04-02T14:26:00Z">
            <w:rPr>
              <w:rFonts w:ascii="Arial" w:hAnsi="Arial" w:cs="Arial"/>
            </w:rPr>
          </w:rPrChange>
        </w:rPr>
        <w:t>օրենսգրքի</w:t>
      </w:r>
      <w:r w:rsidRPr="008A0EE2">
        <w:rPr>
          <w:lang w:val="hy-AM"/>
          <w:rPrChange w:id="5835" w:author="Զարինե Սարգսյան" w:date="2026-04-02T14:26:00Z">
            <w:rPr/>
          </w:rPrChange>
        </w:rPr>
        <w:t xml:space="preserve"> 432 </w:t>
      </w:r>
      <w:r w:rsidRPr="008A0EE2">
        <w:rPr>
          <w:rFonts w:ascii="Arial" w:hAnsi="Arial" w:cs="Arial"/>
          <w:lang w:val="hy-AM"/>
          <w:rPrChange w:id="5836" w:author="Զարինե Սարգսյան" w:date="2026-04-02T14:26:00Z">
            <w:rPr>
              <w:rFonts w:ascii="Arial" w:hAnsi="Arial" w:cs="Arial"/>
            </w:rPr>
          </w:rPrChange>
        </w:rPr>
        <w:t>հոդվածի</w:t>
      </w:r>
      <w:r w:rsidRPr="008A0EE2">
        <w:rPr>
          <w:lang w:val="hy-AM"/>
          <w:rPrChange w:id="5837" w:author="Զարինե Սարգսյան" w:date="2026-04-02T14:26:00Z">
            <w:rPr/>
          </w:rPrChange>
        </w:rPr>
        <w:t xml:space="preserve"> 2-</w:t>
      </w:r>
      <w:r w:rsidRPr="008A0EE2">
        <w:rPr>
          <w:rFonts w:ascii="Arial" w:hAnsi="Arial" w:cs="Arial"/>
          <w:lang w:val="hy-AM"/>
          <w:rPrChange w:id="5838" w:author="Զարինե Սարգսյան" w:date="2026-04-02T14:26:00Z">
            <w:rPr>
              <w:rFonts w:ascii="Arial" w:hAnsi="Arial" w:cs="Arial"/>
            </w:rPr>
          </w:rPrChange>
        </w:rPr>
        <w:t>րդ</w:t>
      </w:r>
      <w:r w:rsidRPr="008A0EE2">
        <w:rPr>
          <w:lang w:val="hy-AM"/>
          <w:rPrChange w:id="58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40" w:author="Զարինե Սարգսյան" w:date="2026-04-02T14:26:00Z">
            <w:rPr>
              <w:rFonts w:ascii="Arial" w:hAnsi="Arial" w:cs="Arial"/>
            </w:rPr>
          </w:rPrChange>
        </w:rPr>
        <w:t>մասի</w:t>
      </w:r>
      <w:r w:rsidRPr="008A0EE2">
        <w:rPr>
          <w:lang w:val="hy-AM"/>
          <w:rPrChange w:id="58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42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58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44" w:author="Զարինե Սարգսյան" w:date="2026-04-02T14:26:00Z">
            <w:rPr>
              <w:rFonts w:ascii="Arial" w:hAnsi="Arial" w:cs="Arial"/>
            </w:rPr>
          </w:rPrChange>
        </w:rPr>
        <w:t>հիմք</w:t>
      </w:r>
      <w:r w:rsidRPr="008A0EE2">
        <w:rPr>
          <w:lang w:val="hy-AM"/>
          <w:rPrChange w:id="58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46" w:author="Զարինե Սարգսյան" w:date="2026-04-02T14:26:00Z">
            <w:rPr>
              <w:rFonts w:ascii="Arial" w:hAnsi="Arial" w:cs="Arial"/>
            </w:rPr>
          </w:rPrChange>
        </w:rPr>
        <w:t>հանդիսացող</w:t>
      </w:r>
      <w:r w:rsidRPr="008A0EE2">
        <w:rPr>
          <w:lang w:val="hy-AM"/>
          <w:rPrChange w:id="58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48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58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50" w:author="Զարինե Սարգսյան" w:date="2026-04-02T14:26:00Z">
            <w:rPr>
              <w:rFonts w:ascii="Arial" w:hAnsi="Arial" w:cs="Arial"/>
            </w:rPr>
          </w:rPrChange>
        </w:rPr>
        <w:t>փաստաթղթերի</w:t>
      </w:r>
      <w:r w:rsidRPr="008A0EE2">
        <w:rPr>
          <w:lang w:val="hy-AM"/>
          <w:rPrChange w:id="58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52" w:author="Զարինե Սարգսյան" w:date="2026-04-02T14:26:00Z">
            <w:rPr>
              <w:rFonts w:ascii="Arial" w:hAnsi="Arial" w:cs="Arial"/>
            </w:rPr>
          </w:rPrChange>
        </w:rPr>
        <w:t>պատճենները</w:t>
      </w:r>
      <w:r w:rsidRPr="008A0EE2">
        <w:rPr>
          <w:lang w:val="hy-AM"/>
          <w:rPrChange w:id="585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5854" w:author="Զարինե Սարգսյան" w:date="2026-04-02T14:26:00Z">
            <w:rPr>
              <w:rFonts w:ascii="Arial" w:hAnsi="Arial" w:cs="Arial"/>
            </w:rPr>
          </w:rPrChange>
        </w:rPr>
        <w:t>իսկ</w:t>
      </w:r>
      <w:r w:rsidRPr="008A0EE2">
        <w:rPr>
          <w:lang w:val="hy-AM"/>
          <w:rPrChange w:id="58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56" w:author="Զարինե Սարգսյան" w:date="2026-04-02T14:26:00Z">
            <w:rPr>
              <w:rFonts w:ascii="Arial" w:hAnsi="Arial" w:cs="Arial"/>
            </w:rPr>
          </w:rPrChange>
        </w:rPr>
        <w:t>էլեկտրոնային</w:t>
      </w:r>
      <w:r w:rsidRPr="008A0EE2">
        <w:rPr>
          <w:lang w:val="hy-AM"/>
          <w:rPrChange w:id="58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58" w:author="Զարինե Սարգսյան" w:date="2026-04-02T14:26:00Z">
            <w:rPr>
              <w:rFonts w:ascii="Arial" w:hAnsi="Arial" w:cs="Arial"/>
            </w:rPr>
          </w:rPrChange>
        </w:rPr>
        <w:t>դիմումին</w:t>
      </w:r>
      <w:r w:rsidRPr="008A0EE2">
        <w:rPr>
          <w:lang w:val="hy-AM"/>
          <w:rPrChange w:id="58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60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58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6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58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64" w:author="Զարինե Սարգսյան" w:date="2026-04-02T14:26:00Z">
            <w:rPr>
              <w:rFonts w:ascii="Arial" w:hAnsi="Arial" w:cs="Arial"/>
            </w:rPr>
          </w:rPrChange>
        </w:rPr>
        <w:t>կցվել</w:t>
      </w:r>
      <w:r w:rsidRPr="008A0EE2">
        <w:rPr>
          <w:lang w:val="hy-AM"/>
          <w:rPrChange w:id="58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66" w:author="Զարինե Սարգսյան" w:date="2026-04-02T14:26:00Z">
            <w:rPr>
              <w:rFonts w:ascii="Arial" w:hAnsi="Arial" w:cs="Arial"/>
            </w:rPr>
          </w:rPrChange>
        </w:rPr>
        <w:t>դրանց</w:t>
      </w:r>
      <w:r w:rsidRPr="008A0EE2">
        <w:rPr>
          <w:lang w:val="hy-AM"/>
          <w:rPrChange w:id="58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68" w:author="Զարինե Սարգսյան" w:date="2026-04-02T14:26:00Z">
            <w:rPr>
              <w:rFonts w:ascii="Arial" w:hAnsi="Arial" w:cs="Arial"/>
            </w:rPr>
          </w:rPrChange>
        </w:rPr>
        <w:t>տեսաներածված</w:t>
      </w:r>
      <w:r w:rsidRPr="008A0EE2">
        <w:rPr>
          <w:lang w:val="hy-AM"/>
          <w:rPrChange w:id="5869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5870" w:author="Զարինե Սարգսյան" w:date="2026-04-02T14:26:00Z">
            <w:rPr>
              <w:rFonts w:ascii="Arial" w:hAnsi="Arial" w:cs="Arial"/>
            </w:rPr>
          </w:rPrChange>
        </w:rPr>
        <w:t>սկանավորված</w:t>
      </w:r>
      <w:r w:rsidRPr="008A0EE2">
        <w:rPr>
          <w:lang w:val="hy-AM"/>
          <w:rPrChange w:id="5871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5872" w:author="Զարինե Սարգսյան" w:date="2026-04-02T14:26:00Z">
            <w:rPr>
              <w:rFonts w:ascii="Arial" w:hAnsi="Arial" w:cs="Arial"/>
            </w:rPr>
          </w:rPrChange>
        </w:rPr>
        <w:t>տարբերակները</w:t>
      </w:r>
      <w:r w:rsidRPr="008A0EE2">
        <w:rPr>
          <w:lang w:val="hy-AM"/>
          <w:rPrChange w:id="5873" w:author="Զարինե Սարգսյան" w:date="2026-04-02T14:26:00Z">
            <w:rPr/>
          </w:rPrChange>
        </w:rPr>
        <w:t>).</w:t>
      </w:r>
    </w:p>
    <w:p w14:paraId="2F8AC3F2" w14:textId="77777777" w:rsidR="00A320B0" w:rsidRPr="008A0EE2" w:rsidRDefault="00A320B0" w:rsidP="00A320B0">
      <w:pPr>
        <w:rPr>
          <w:lang w:val="hy-AM"/>
          <w:rPrChange w:id="5874" w:author="Զարինե Սարգսյան" w:date="2026-04-02T14:26:00Z">
            <w:rPr/>
          </w:rPrChange>
        </w:rPr>
      </w:pPr>
      <w:r w:rsidRPr="008A0EE2">
        <w:rPr>
          <w:lang w:val="hy-AM"/>
          <w:rPrChange w:id="5875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5876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58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78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58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80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58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82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58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84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58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86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58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88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58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90" w:author="Զարինե Սարգսյան" w:date="2026-04-02T14:26:00Z">
            <w:rPr>
              <w:rFonts w:ascii="Arial" w:hAnsi="Arial" w:cs="Arial"/>
            </w:rPr>
          </w:rPrChange>
        </w:rPr>
        <w:t>կատարման</w:t>
      </w:r>
      <w:r w:rsidRPr="008A0EE2">
        <w:rPr>
          <w:lang w:val="hy-AM"/>
          <w:rPrChange w:id="58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92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58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94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58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96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58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898" w:author="Զարինե Սարգսյան" w:date="2026-04-02T14:26:00Z">
            <w:rPr>
              <w:rFonts w:ascii="Arial" w:hAnsi="Arial" w:cs="Arial"/>
            </w:rPr>
          </w:rPrChange>
        </w:rPr>
        <w:t>վճարում</w:t>
      </w:r>
      <w:r w:rsidRPr="008A0EE2">
        <w:rPr>
          <w:lang w:val="hy-AM"/>
          <w:rPrChange w:id="58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00" w:author="Զարինե Սարգսյան" w:date="2026-04-02T14:26:00Z">
            <w:rPr>
              <w:rFonts w:ascii="Arial" w:hAnsi="Arial" w:cs="Arial"/>
            </w:rPr>
          </w:rPrChange>
        </w:rPr>
        <w:t>կատարելու</w:t>
      </w:r>
      <w:r w:rsidRPr="008A0EE2">
        <w:rPr>
          <w:lang w:val="hy-AM"/>
          <w:rPrChange w:id="59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02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59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04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59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06" w:author="Զարինե Սարգսյան" w:date="2026-04-02T14:26:00Z">
            <w:rPr>
              <w:rFonts w:ascii="Arial" w:hAnsi="Arial" w:cs="Arial"/>
            </w:rPr>
          </w:rPrChange>
        </w:rPr>
        <w:t>անդորրագիրը</w:t>
      </w:r>
      <w:r w:rsidRPr="008A0EE2">
        <w:rPr>
          <w:lang w:val="hy-AM"/>
          <w:rPrChange w:id="590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5908" w:author="Զարինե Սարգսյան" w:date="2026-04-02T14:26:00Z">
            <w:rPr>
              <w:rFonts w:ascii="Arial" w:hAnsi="Arial" w:cs="Arial"/>
            </w:rPr>
          </w:rPrChange>
        </w:rPr>
        <w:t>կամ</w:t>
      </w:r>
    </w:p>
    <w:p w14:paraId="798BF2A7" w14:textId="77777777" w:rsidR="00A320B0" w:rsidRPr="008A0EE2" w:rsidRDefault="00A320B0" w:rsidP="00A320B0">
      <w:pPr>
        <w:rPr>
          <w:lang w:val="hy-AM"/>
          <w:rPrChange w:id="5909" w:author="Զարինե Սարգսյան" w:date="2026-04-02T14:26:00Z">
            <w:rPr/>
          </w:rPrChange>
        </w:rPr>
      </w:pPr>
      <w:r w:rsidRPr="008A0EE2">
        <w:rPr>
          <w:lang w:val="hy-AM"/>
          <w:rPrChange w:id="5910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5911" w:author="Զարինե Սարգսյան" w:date="2026-04-02T14:26:00Z">
            <w:rPr>
              <w:rFonts w:ascii="Arial" w:hAnsi="Arial" w:cs="Arial"/>
            </w:rPr>
          </w:rPrChange>
        </w:rPr>
        <w:t>Հայաստանի</w:t>
      </w:r>
      <w:r w:rsidRPr="008A0EE2">
        <w:rPr>
          <w:lang w:val="hy-AM"/>
          <w:rPrChange w:id="59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13" w:author="Զարինե Սարգսյան" w:date="2026-04-02T14:26:00Z">
            <w:rPr>
              <w:rFonts w:ascii="Arial" w:hAnsi="Arial" w:cs="Arial"/>
            </w:rPr>
          </w:rPrChange>
        </w:rPr>
        <w:t>Հանրապետության</w:t>
      </w:r>
      <w:r w:rsidRPr="008A0EE2">
        <w:rPr>
          <w:lang w:val="hy-AM"/>
          <w:rPrChange w:id="59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15" w:author="Զարինե Սարգսյան" w:date="2026-04-02T14:26:00Z">
            <w:rPr>
              <w:rFonts w:ascii="Arial" w:hAnsi="Arial" w:cs="Arial"/>
            </w:rPr>
          </w:rPrChange>
        </w:rPr>
        <w:t>օրենսդրությամբ</w:t>
      </w:r>
      <w:r w:rsidRPr="008A0EE2">
        <w:rPr>
          <w:lang w:val="hy-AM"/>
          <w:rPrChange w:id="59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17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59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19" w:author="Զարինե Սարգսյան" w:date="2026-04-02T14:26:00Z">
            <w:rPr>
              <w:rFonts w:ascii="Arial" w:hAnsi="Arial" w:cs="Arial"/>
            </w:rPr>
          </w:rPrChange>
        </w:rPr>
        <w:t>կարգով</w:t>
      </w:r>
      <w:r w:rsidRPr="008A0EE2">
        <w:rPr>
          <w:lang w:val="hy-AM"/>
          <w:rPrChange w:id="59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21" w:author="Զարինե Սարգսյան" w:date="2026-04-02T14:26:00Z">
            <w:rPr>
              <w:rFonts w:ascii="Arial" w:hAnsi="Arial" w:cs="Arial"/>
            </w:rPr>
          </w:rPrChange>
        </w:rPr>
        <w:t>կատարվել</w:t>
      </w:r>
      <w:r w:rsidRPr="008A0EE2">
        <w:rPr>
          <w:lang w:val="hy-AM"/>
          <w:rPrChange w:id="59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2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59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25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59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27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59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29" w:author="Զարինե Սարգսյան" w:date="2026-04-02T14:26:00Z">
            <w:rPr>
              <w:rFonts w:ascii="Arial" w:hAnsi="Arial" w:cs="Arial"/>
            </w:rPr>
          </w:rPrChange>
        </w:rPr>
        <w:t>գանձումը</w:t>
      </w:r>
      <w:r w:rsidRPr="008A0EE2">
        <w:rPr>
          <w:lang w:val="hy-AM"/>
          <w:rPrChange w:id="593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593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59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33" w:author="Զարինե Սարգսյան" w:date="2026-04-02T14:26:00Z">
            <w:rPr>
              <w:rFonts w:ascii="Arial" w:hAnsi="Arial" w:cs="Arial"/>
            </w:rPr>
          </w:rPrChange>
        </w:rPr>
        <w:t>ներկայացվում</w:t>
      </w:r>
      <w:r w:rsidRPr="008A0EE2">
        <w:rPr>
          <w:lang w:val="hy-AM"/>
          <w:rPrChange w:id="59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3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59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37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59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39" w:author="Զարինե Սարգսյան" w:date="2026-04-02T14:26:00Z">
            <w:rPr>
              <w:rFonts w:ascii="Arial" w:hAnsi="Arial" w:cs="Arial"/>
            </w:rPr>
          </w:rPrChange>
        </w:rPr>
        <w:t>հավաստող</w:t>
      </w:r>
      <w:r w:rsidRPr="008A0EE2">
        <w:rPr>
          <w:lang w:val="hy-AM"/>
          <w:rPrChange w:id="59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41" w:author="Զարինե Սարգսյան" w:date="2026-04-02T14:26:00Z">
            <w:rPr>
              <w:rFonts w:ascii="Arial" w:hAnsi="Arial" w:cs="Arial"/>
            </w:rPr>
          </w:rPrChange>
        </w:rPr>
        <w:t>փաստաթուղթը</w:t>
      </w:r>
      <w:r w:rsidRPr="008A0EE2">
        <w:rPr>
          <w:lang w:val="hy-AM"/>
          <w:rPrChange w:id="594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5943" w:author="Զարինե Սարգսյան" w:date="2026-04-02T14:26:00Z">
            <w:rPr>
              <w:rFonts w:ascii="Arial" w:hAnsi="Arial" w:cs="Arial"/>
            </w:rPr>
          </w:rPrChange>
        </w:rPr>
        <w:t>կամ</w:t>
      </w:r>
    </w:p>
    <w:p w14:paraId="08E8E569" w14:textId="77777777" w:rsidR="00A320B0" w:rsidRPr="008A0EE2" w:rsidRDefault="00A320B0" w:rsidP="00A320B0">
      <w:pPr>
        <w:rPr>
          <w:lang w:val="hy-AM"/>
          <w:rPrChange w:id="5944" w:author="Զարինե Սարգսյան" w:date="2026-04-02T14:26:00Z">
            <w:rPr/>
          </w:rPrChange>
        </w:rPr>
      </w:pPr>
      <w:r w:rsidRPr="008A0EE2">
        <w:rPr>
          <w:lang w:val="hy-AM"/>
          <w:rPrChange w:id="5945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5946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59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48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59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50" w:author="Զարինե Սարգսյան" w:date="2026-04-02T14:26:00Z">
            <w:rPr>
              <w:rFonts w:ascii="Arial" w:hAnsi="Arial" w:cs="Arial"/>
            </w:rPr>
          </w:rPrChange>
        </w:rPr>
        <w:t>ղեկավարի</w:t>
      </w:r>
      <w:r w:rsidRPr="008A0EE2">
        <w:rPr>
          <w:lang w:val="hy-AM"/>
          <w:rPrChange w:id="59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52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59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54" w:author="Զարինե Սարգսյան" w:date="2026-04-02T14:26:00Z">
            <w:rPr>
              <w:rFonts w:ascii="Arial" w:hAnsi="Arial" w:cs="Arial"/>
            </w:rPr>
          </w:rPrChange>
        </w:rPr>
        <w:t>հրապարակված՝</w:t>
      </w:r>
      <w:r w:rsidRPr="008A0EE2">
        <w:rPr>
          <w:lang w:val="hy-AM"/>
          <w:rPrChange w:id="59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56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59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58" w:author="Զարինե Սարգսյան" w:date="2026-04-02T14:26:00Z">
            <w:rPr>
              <w:rFonts w:ascii="Arial" w:hAnsi="Arial" w:cs="Arial"/>
            </w:rPr>
          </w:rPrChange>
        </w:rPr>
        <w:t>պարտավորությունների</w:t>
      </w:r>
      <w:r w:rsidRPr="008A0EE2">
        <w:rPr>
          <w:lang w:val="hy-AM"/>
          <w:rPrChange w:id="59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60" w:author="Զարինե Սարգսյան" w:date="2026-04-02T14:26:00Z">
            <w:rPr>
              <w:rFonts w:ascii="Arial" w:hAnsi="Arial" w:cs="Arial"/>
            </w:rPr>
          </w:rPrChange>
        </w:rPr>
        <w:t>ապահովման՝</w:t>
      </w:r>
      <w:r w:rsidRPr="008A0EE2">
        <w:rPr>
          <w:lang w:val="hy-AM"/>
          <w:rPrChange w:id="59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62" w:author="Զարինե Սարգսյան" w:date="2026-04-02T14:26:00Z">
            <w:rPr>
              <w:rFonts w:ascii="Arial" w:hAnsi="Arial" w:cs="Arial"/>
            </w:rPr>
          </w:rPrChange>
        </w:rPr>
        <w:t>գույքի</w:t>
      </w:r>
      <w:r w:rsidRPr="008A0EE2">
        <w:rPr>
          <w:lang w:val="hy-AM"/>
          <w:rPrChange w:id="59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64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59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66" w:author="Զարինե Սարգսյան" w:date="2026-04-02T14:26:00Z">
            <w:rPr>
              <w:rFonts w:ascii="Arial" w:hAnsi="Arial" w:cs="Arial"/>
            </w:rPr>
          </w:rPrChange>
        </w:rPr>
        <w:t>միջոցը</w:t>
      </w:r>
      <w:r w:rsidRPr="008A0EE2">
        <w:rPr>
          <w:lang w:val="hy-AM"/>
          <w:rPrChange w:id="59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68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59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70" w:author="Զարինե Սարգսյան" w:date="2026-04-02T14:26:00Z">
            <w:rPr>
              <w:rFonts w:ascii="Arial" w:hAnsi="Arial" w:cs="Arial"/>
            </w:rPr>
          </w:rPrChange>
        </w:rPr>
        <w:t>պարտավորությունների</w:t>
      </w:r>
      <w:r w:rsidRPr="008A0EE2">
        <w:rPr>
          <w:lang w:val="hy-AM"/>
          <w:rPrChange w:id="59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72" w:author="Զարինե Սարգսյան" w:date="2026-04-02T14:26:00Z">
            <w:rPr>
              <w:rFonts w:ascii="Arial" w:hAnsi="Arial" w:cs="Arial"/>
            </w:rPr>
          </w:rPrChange>
        </w:rPr>
        <w:t>ապահովման</w:t>
      </w:r>
      <w:r w:rsidRPr="008A0EE2">
        <w:rPr>
          <w:lang w:val="hy-AM"/>
          <w:rPrChange w:id="59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74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59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76" w:author="Զարինե Սարգսյան" w:date="2026-04-02T14:26:00Z">
            <w:rPr>
              <w:rFonts w:ascii="Arial" w:hAnsi="Arial" w:cs="Arial"/>
            </w:rPr>
          </w:rPrChange>
        </w:rPr>
        <w:t>միջոցներով</w:t>
      </w:r>
      <w:r w:rsidRPr="008A0EE2">
        <w:rPr>
          <w:lang w:val="hy-AM"/>
          <w:rPrChange w:id="59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78" w:author="Զարինե Սարգսյան" w:date="2026-04-02T14:26:00Z">
            <w:rPr>
              <w:rFonts w:ascii="Arial" w:hAnsi="Arial" w:cs="Arial"/>
            </w:rPr>
          </w:rPrChange>
        </w:rPr>
        <w:t>փոխարինելու</w:t>
      </w:r>
      <w:r w:rsidRPr="008A0EE2">
        <w:rPr>
          <w:lang w:val="hy-AM"/>
          <w:rPrChange w:id="59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80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59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82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59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84" w:author="Զարինե Սարգսյան" w:date="2026-04-02T14:26:00Z">
            <w:rPr>
              <w:rFonts w:ascii="Arial" w:hAnsi="Arial" w:cs="Arial"/>
            </w:rPr>
          </w:rPrChange>
        </w:rPr>
        <w:t>հանձնարարագիրը</w:t>
      </w:r>
      <w:r w:rsidRPr="008A0EE2">
        <w:rPr>
          <w:lang w:val="hy-AM"/>
          <w:rPrChange w:id="59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86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59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88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59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90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59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92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59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94" w:author="Զարինե Սարգսյան" w:date="2026-04-02T14:26:00Z">
            <w:rPr>
              <w:rFonts w:ascii="Arial" w:hAnsi="Arial" w:cs="Arial"/>
            </w:rPr>
          </w:rPrChange>
        </w:rPr>
        <w:t>ապահովման</w:t>
      </w:r>
      <w:r w:rsidRPr="008A0EE2">
        <w:rPr>
          <w:lang w:val="hy-AM"/>
          <w:rPrChange w:id="59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96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59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5998" w:author="Զարինե Սարգսյան" w:date="2026-04-02T14:26:00Z">
            <w:rPr>
              <w:rFonts w:ascii="Arial" w:hAnsi="Arial" w:cs="Arial"/>
            </w:rPr>
          </w:rPrChange>
        </w:rPr>
        <w:t>միջոցով</w:t>
      </w:r>
      <w:r w:rsidRPr="008A0EE2">
        <w:rPr>
          <w:lang w:val="hy-AM"/>
          <w:rPrChange w:id="59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00" w:author="Զարինե Սարգսյան" w:date="2026-04-02T14:26:00Z">
            <w:rPr>
              <w:rFonts w:ascii="Arial" w:hAnsi="Arial" w:cs="Arial"/>
            </w:rPr>
          </w:rPrChange>
        </w:rPr>
        <w:t>փոխարինելու</w:t>
      </w:r>
      <w:r w:rsidRPr="008A0EE2">
        <w:rPr>
          <w:lang w:val="hy-AM"/>
          <w:rPrChange w:id="60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02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60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04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60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06" w:author="Զարինե Սարգսյան" w:date="2026-04-02T14:26:00Z">
            <w:rPr>
              <w:rFonts w:ascii="Arial" w:hAnsi="Arial" w:cs="Arial"/>
            </w:rPr>
          </w:rPrChange>
        </w:rPr>
        <w:t>փաստաթուղթը</w:t>
      </w:r>
      <w:r w:rsidRPr="008A0EE2">
        <w:rPr>
          <w:lang w:val="hy-AM"/>
          <w:rPrChange w:id="6007" w:author="Զարինե Սարգսյան" w:date="2026-04-02T14:26:00Z">
            <w:rPr/>
          </w:rPrChange>
        </w:rPr>
        <w:t>:</w:t>
      </w:r>
    </w:p>
    <w:p w14:paraId="69B5A09E" w14:textId="77777777" w:rsidR="00A320B0" w:rsidRPr="008A0EE2" w:rsidRDefault="00A320B0" w:rsidP="00A320B0">
      <w:pPr>
        <w:rPr>
          <w:lang w:val="hy-AM"/>
          <w:rPrChange w:id="6008" w:author="Զարինե Սարգսյան" w:date="2026-04-02T14:26:00Z">
            <w:rPr/>
          </w:rPrChange>
        </w:rPr>
      </w:pPr>
      <w:r w:rsidRPr="008A0EE2">
        <w:rPr>
          <w:lang w:val="hy-AM"/>
          <w:rPrChange w:id="6009" w:author="Զարինե Սարգսյան" w:date="2026-04-02T14:26:00Z">
            <w:rPr/>
          </w:rPrChange>
        </w:rPr>
        <w:t>25. «</w:t>
      </w:r>
      <w:r w:rsidRPr="008A0EE2">
        <w:rPr>
          <w:rFonts w:ascii="Arial" w:hAnsi="Arial" w:cs="Arial"/>
          <w:lang w:val="hy-AM"/>
          <w:rPrChange w:id="6010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60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12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60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14" w:author="Զարինե Սարգսյան" w:date="2026-04-02T14:26:00Z">
            <w:rPr>
              <w:rFonts w:ascii="Arial" w:hAnsi="Arial" w:cs="Arial"/>
            </w:rPr>
          </w:rPrChange>
        </w:rPr>
        <w:t>վերացնելու</w:t>
      </w:r>
      <w:r w:rsidRPr="008A0EE2">
        <w:rPr>
          <w:lang w:val="hy-AM"/>
          <w:rPrChange w:id="60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1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017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018" w:author="Զարինե Սարգսյան" w:date="2026-04-02T14:26:00Z">
            <w:rPr>
              <w:rFonts w:ascii="Arial" w:hAnsi="Arial" w:cs="Arial"/>
            </w:rPr>
          </w:rPrChange>
        </w:rPr>
        <w:t>դիմումը</w:t>
      </w:r>
      <w:r w:rsidRPr="008A0EE2">
        <w:rPr>
          <w:lang w:val="hy-AM"/>
          <w:rPrChange w:id="60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2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0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22" w:author="Զարինե Սարգսյան" w:date="2026-04-02T14:26:00Z">
            <w:rPr>
              <w:rFonts w:ascii="Arial" w:hAnsi="Arial" w:cs="Arial"/>
            </w:rPr>
          </w:rPrChange>
        </w:rPr>
        <w:t>վերջինիս</w:t>
      </w:r>
      <w:r w:rsidRPr="008A0EE2">
        <w:rPr>
          <w:lang w:val="hy-AM"/>
          <w:rPrChange w:id="60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24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60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26" w:author="Զարինե Սարգսյան" w:date="2026-04-02T14:26:00Z">
            <w:rPr>
              <w:rFonts w:ascii="Arial" w:hAnsi="Arial" w:cs="Arial"/>
            </w:rPr>
          </w:rPrChange>
        </w:rPr>
        <w:t>կից</w:t>
      </w:r>
      <w:r w:rsidRPr="008A0EE2">
        <w:rPr>
          <w:lang w:val="hy-AM"/>
          <w:rPrChange w:id="60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28" w:author="Զարինե Սարգսյան" w:date="2026-04-02T14:26:00Z">
            <w:rPr>
              <w:rFonts w:ascii="Arial" w:hAnsi="Arial" w:cs="Arial"/>
            </w:rPr>
          </w:rPrChange>
        </w:rPr>
        <w:t>ներկայացվող</w:t>
      </w:r>
      <w:r w:rsidRPr="008A0EE2">
        <w:rPr>
          <w:lang w:val="hy-AM"/>
          <w:rPrChange w:id="60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30" w:author="Զարինե Սարգսյան" w:date="2026-04-02T14:26:00Z">
            <w:rPr>
              <w:rFonts w:ascii="Arial" w:hAnsi="Arial" w:cs="Arial"/>
            </w:rPr>
          </w:rPrChange>
        </w:rPr>
        <w:t>փաստաթղթերը</w:t>
      </w:r>
      <w:r w:rsidRPr="008A0EE2">
        <w:rPr>
          <w:lang w:val="hy-AM"/>
          <w:rPrChange w:id="60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32" w:author="Զարինե Սարգսյան" w:date="2026-04-02T14:26:00Z">
            <w:rPr>
              <w:rFonts w:ascii="Arial" w:hAnsi="Arial" w:cs="Arial"/>
            </w:rPr>
          </w:rPrChange>
        </w:rPr>
        <w:t>ընդունելու</w:t>
      </w:r>
      <w:r w:rsidRPr="008A0EE2">
        <w:rPr>
          <w:lang w:val="hy-AM"/>
          <w:rPrChange w:id="60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34" w:author="Զարինե Սարգսյան" w:date="2026-04-02T14:26:00Z">
            <w:rPr>
              <w:rFonts w:ascii="Arial" w:hAnsi="Arial" w:cs="Arial"/>
            </w:rPr>
          </w:rPrChange>
        </w:rPr>
        <w:t>պահից</w:t>
      </w:r>
      <w:r w:rsidRPr="008A0EE2">
        <w:rPr>
          <w:lang w:val="hy-AM"/>
          <w:rPrChange w:id="60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36" w:author="Զարինե Սարգսյան" w:date="2026-04-02T14:26:00Z">
            <w:rPr>
              <w:rFonts w:ascii="Arial" w:hAnsi="Arial" w:cs="Arial"/>
            </w:rPr>
          </w:rPrChange>
        </w:rPr>
        <w:t>մեկ</w:t>
      </w:r>
      <w:r w:rsidRPr="008A0EE2">
        <w:rPr>
          <w:lang w:val="hy-AM"/>
          <w:rPrChange w:id="60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38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60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40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60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42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60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44" w:author="Զարինե Սարգսյան" w:date="2026-04-02T14:26:00Z">
            <w:rPr>
              <w:rFonts w:ascii="Arial" w:hAnsi="Arial" w:cs="Arial"/>
            </w:rPr>
          </w:rPrChange>
        </w:rPr>
        <w:t>Հաճախորդին</w:t>
      </w:r>
      <w:r w:rsidRPr="008A0EE2">
        <w:rPr>
          <w:lang w:val="hy-AM"/>
          <w:rPrChange w:id="60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46" w:author="Զարինե Սարգսյան" w:date="2026-04-02T14:26:00Z">
            <w:rPr>
              <w:rFonts w:ascii="Arial" w:hAnsi="Arial" w:cs="Arial"/>
            </w:rPr>
          </w:rPrChange>
        </w:rPr>
        <w:t>սպասարկող</w:t>
      </w:r>
      <w:r w:rsidRPr="008A0EE2">
        <w:rPr>
          <w:lang w:val="hy-AM"/>
          <w:rPrChange w:id="60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48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60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50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60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52" w:author="Զարինե Սարգսյան" w:date="2026-04-02T14:26:00Z">
            <w:rPr>
              <w:rFonts w:ascii="Arial" w:hAnsi="Arial" w:cs="Arial"/>
            </w:rPr>
          </w:rPrChange>
        </w:rPr>
        <w:t>վերացնելու</w:t>
      </w:r>
      <w:r w:rsidRPr="008A0EE2">
        <w:rPr>
          <w:lang w:val="hy-AM"/>
          <w:rPrChange w:id="60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54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60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56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60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5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059" w:author="Զարինե Սարգսյան" w:date="2026-04-02T14:26:00Z">
            <w:rPr/>
          </w:rPrChange>
        </w:rPr>
        <w:t xml:space="preserve"> 6 </w:t>
      </w:r>
      <w:r w:rsidRPr="008A0EE2">
        <w:rPr>
          <w:rFonts w:ascii="Arial" w:hAnsi="Arial" w:cs="Arial"/>
          <w:lang w:val="hy-AM"/>
          <w:rPrChange w:id="6060" w:author="Զարինե Սարգսյան" w:date="2026-04-02T14:26:00Z">
            <w:rPr>
              <w:rFonts w:ascii="Arial" w:hAnsi="Arial" w:cs="Arial"/>
            </w:rPr>
          </w:rPrChange>
        </w:rPr>
        <w:t>հաղորդագրություն</w:t>
      </w:r>
      <w:r w:rsidRPr="008A0EE2">
        <w:rPr>
          <w:lang w:val="hy-AM"/>
          <w:rPrChange w:id="60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6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0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64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60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66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0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68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6069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6070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60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72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607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074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60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76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60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78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0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80" w:author="Զարինե Սարգսյան" w:date="2026-04-02T14:26:00Z">
            <w:rPr>
              <w:rFonts w:ascii="Arial" w:hAnsi="Arial" w:cs="Arial"/>
            </w:rPr>
          </w:rPrChange>
        </w:rPr>
        <w:t>բանկին</w:t>
      </w:r>
      <w:r w:rsidRPr="008A0EE2">
        <w:rPr>
          <w:lang w:val="hy-AM"/>
          <w:rPrChange w:id="60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82" w:author="Զարինե Սարգսյան" w:date="2026-04-02T14:26:00Z">
            <w:rPr>
              <w:rFonts w:ascii="Arial" w:hAnsi="Arial" w:cs="Arial"/>
            </w:rPr>
          </w:rPrChange>
        </w:rPr>
        <w:t>ներկայացված</w:t>
      </w:r>
      <w:r w:rsidRPr="008A0EE2">
        <w:rPr>
          <w:lang w:val="hy-AM"/>
          <w:rPrChange w:id="6083" w:author="Զարինե Սարգսյան" w:date="2026-04-02T14:26:00Z">
            <w:rPr/>
          </w:rPrChange>
        </w:rPr>
        <w:t xml:space="preserve">` </w:t>
      </w:r>
      <w:r w:rsidRPr="008A0EE2">
        <w:rPr>
          <w:rFonts w:ascii="Arial" w:hAnsi="Arial" w:cs="Arial"/>
          <w:lang w:val="hy-AM"/>
          <w:rPrChange w:id="6084" w:author="Զարինե Սարգսյան" w:date="2026-04-02T14:26:00Z">
            <w:rPr>
              <w:rFonts w:ascii="Arial" w:hAnsi="Arial" w:cs="Arial"/>
            </w:rPr>
          </w:rPrChange>
        </w:rPr>
        <w:t>հիմք</w:t>
      </w:r>
      <w:r w:rsidRPr="008A0EE2">
        <w:rPr>
          <w:lang w:val="hy-AM"/>
          <w:rPrChange w:id="60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86" w:author="Զարինե Սարգսյան" w:date="2026-04-02T14:26:00Z">
            <w:rPr>
              <w:rFonts w:ascii="Arial" w:hAnsi="Arial" w:cs="Arial"/>
            </w:rPr>
          </w:rPrChange>
        </w:rPr>
        <w:t>հանդիսացող</w:t>
      </w:r>
      <w:r w:rsidRPr="008A0EE2">
        <w:rPr>
          <w:lang w:val="hy-AM"/>
          <w:rPrChange w:id="60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88" w:author="Զարինե Սարգսյան" w:date="2026-04-02T14:26:00Z">
            <w:rPr>
              <w:rFonts w:ascii="Arial" w:hAnsi="Arial" w:cs="Arial"/>
            </w:rPr>
          </w:rPrChange>
        </w:rPr>
        <w:t>փաստաթղթերը</w:t>
      </w:r>
      <w:r w:rsidRPr="008A0EE2">
        <w:rPr>
          <w:lang w:val="hy-AM"/>
          <w:rPrChange w:id="60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90" w:author="Զարինե Սարգսյան" w:date="2026-04-02T14:26:00Z">
            <w:rPr>
              <w:rFonts w:ascii="Arial" w:hAnsi="Arial" w:cs="Arial"/>
            </w:rPr>
          </w:rPrChange>
        </w:rPr>
        <w:t>որևէ</w:t>
      </w:r>
      <w:r w:rsidRPr="008A0EE2">
        <w:rPr>
          <w:lang w:val="hy-AM"/>
          <w:rPrChange w:id="60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92" w:author="Զարինե Սարգսյան" w:date="2026-04-02T14:26:00Z">
            <w:rPr>
              <w:rFonts w:ascii="Arial" w:hAnsi="Arial" w:cs="Arial"/>
            </w:rPr>
          </w:rPrChange>
        </w:rPr>
        <w:t>ձևաչափով</w:t>
      </w:r>
      <w:r w:rsidRPr="008A0EE2">
        <w:rPr>
          <w:lang w:val="hy-AM"/>
          <w:rPrChange w:id="60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94" w:author="Զարինե Սարգսյան" w:date="2026-04-02T14:26:00Z">
            <w:rPr>
              <w:rFonts w:ascii="Arial" w:hAnsi="Arial" w:cs="Arial"/>
            </w:rPr>
          </w:rPrChange>
        </w:rPr>
        <w:t>չեն</w:t>
      </w:r>
      <w:r w:rsidRPr="008A0EE2">
        <w:rPr>
          <w:lang w:val="hy-AM"/>
          <w:rPrChange w:id="60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96" w:author="Զարինե Սարգսյան" w:date="2026-04-02T14:26:00Z">
            <w:rPr>
              <w:rFonts w:ascii="Arial" w:hAnsi="Arial" w:cs="Arial"/>
            </w:rPr>
          </w:rPrChange>
        </w:rPr>
        <w:t>կցվում</w:t>
      </w:r>
      <w:r w:rsidRPr="008A0EE2">
        <w:rPr>
          <w:lang w:val="hy-AM"/>
          <w:rPrChange w:id="60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098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60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00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1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0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1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04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61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06" w:author="Զարինե Սարգսյան" w:date="2026-04-02T14:26:00Z">
            <w:rPr>
              <w:rFonts w:ascii="Arial" w:hAnsi="Arial" w:cs="Arial"/>
            </w:rPr>
          </w:rPrChange>
        </w:rPr>
        <w:t>ուղարկվող</w:t>
      </w:r>
      <w:r w:rsidRPr="008A0EE2">
        <w:rPr>
          <w:lang w:val="hy-AM"/>
          <w:rPrChange w:id="61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0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109" w:author="Զարինե Սարգսյան" w:date="2026-04-02T14:26:00Z">
            <w:rPr/>
          </w:rPrChange>
        </w:rPr>
        <w:t xml:space="preserve"> 6 </w:t>
      </w:r>
      <w:r w:rsidRPr="008A0EE2">
        <w:rPr>
          <w:rFonts w:ascii="Arial" w:hAnsi="Arial" w:cs="Arial"/>
          <w:lang w:val="hy-AM"/>
          <w:rPrChange w:id="6110" w:author="Զարինե Սարգսյան" w:date="2026-04-02T14:26:00Z">
            <w:rPr>
              <w:rFonts w:ascii="Arial" w:hAnsi="Arial" w:cs="Arial"/>
            </w:rPr>
          </w:rPrChange>
        </w:rPr>
        <w:t>հաղորդագրությանը</w:t>
      </w:r>
      <w:r w:rsidRPr="008A0EE2">
        <w:rPr>
          <w:lang w:val="hy-AM"/>
          <w:rPrChange w:id="6111" w:author="Զարինե Սարգսյան" w:date="2026-04-02T14:26:00Z">
            <w:rPr/>
          </w:rPrChange>
        </w:rPr>
        <w:t>:</w:t>
      </w:r>
    </w:p>
    <w:p w14:paraId="77DFC56E" w14:textId="77777777" w:rsidR="00A320B0" w:rsidRPr="008A0EE2" w:rsidRDefault="00A320B0" w:rsidP="00A320B0">
      <w:pPr>
        <w:rPr>
          <w:lang w:val="hy-AM"/>
          <w:rPrChange w:id="6112" w:author="Զարինե Սարգսյան" w:date="2026-04-02T14:26:00Z">
            <w:rPr/>
          </w:rPrChange>
        </w:rPr>
      </w:pPr>
      <w:r w:rsidRPr="008A0EE2">
        <w:rPr>
          <w:lang w:val="hy-AM"/>
          <w:rPrChange w:id="6113" w:author="Զարինե Սարգսյան" w:date="2026-04-02T14:26:00Z">
            <w:rPr/>
          </w:rPrChange>
        </w:rPr>
        <w:t xml:space="preserve">26. </w:t>
      </w:r>
      <w:r w:rsidRPr="008A0EE2">
        <w:rPr>
          <w:rFonts w:ascii="Arial" w:hAnsi="Arial" w:cs="Arial"/>
          <w:lang w:val="hy-AM"/>
          <w:rPrChange w:id="6114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61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16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61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18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1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20" w:author="Զարինե Սարգսյան" w:date="2026-04-02T14:26:00Z">
            <w:rPr>
              <w:rFonts w:ascii="Arial" w:hAnsi="Arial" w:cs="Arial"/>
            </w:rPr>
          </w:rPrChange>
        </w:rPr>
        <w:t>ուղարկելու</w:t>
      </w:r>
      <w:r w:rsidRPr="008A0EE2">
        <w:rPr>
          <w:lang w:val="hy-AM"/>
          <w:rPrChange w:id="61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22" w:author="Զարինե Սարգսյան" w:date="2026-04-02T14:26:00Z">
            <w:rPr>
              <w:rFonts w:ascii="Arial" w:hAnsi="Arial" w:cs="Arial"/>
            </w:rPr>
          </w:rPrChange>
        </w:rPr>
        <w:t>պահից</w:t>
      </w:r>
      <w:r w:rsidRPr="008A0EE2">
        <w:rPr>
          <w:lang w:val="hy-AM"/>
          <w:rPrChange w:id="612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124" w:author="Զարինե Սարգսյան" w:date="2026-04-02T14:26:00Z">
            <w:rPr>
              <w:rFonts w:ascii="Arial" w:hAnsi="Arial" w:cs="Arial"/>
            </w:rPr>
          </w:rPrChange>
        </w:rPr>
        <w:t>եթե</w:t>
      </w:r>
      <w:r w:rsidRPr="008A0EE2">
        <w:rPr>
          <w:lang w:val="hy-AM"/>
          <w:rPrChange w:id="61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26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61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2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1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30" w:author="Զարինե Սարգսյան" w:date="2026-04-02T14:26:00Z">
            <w:rPr>
              <w:rFonts w:ascii="Arial" w:hAnsi="Arial" w:cs="Arial"/>
            </w:rPr>
          </w:rPrChange>
        </w:rPr>
        <w:t>համակարգի</w:t>
      </w:r>
      <w:r w:rsidRPr="008A0EE2">
        <w:rPr>
          <w:lang w:val="hy-AM"/>
          <w:rPrChange w:id="61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32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1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34" w:author="Զարինե Սարգսյան" w:date="2026-04-02T14:26:00Z">
            <w:rPr>
              <w:rFonts w:ascii="Arial" w:hAnsi="Arial" w:cs="Arial"/>
            </w:rPr>
          </w:rPrChange>
        </w:rPr>
        <w:t>տրված</w:t>
      </w:r>
      <w:r w:rsidRPr="008A0EE2">
        <w:rPr>
          <w:lang w:val="hy-AM"/>
          <w:rPrChange w:id="61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36" w:author="Զարինե Սարգսյան" w:date="2026-04-02T14:26:00Z">
            <w:rPr>
              <w:rFonts w:ascii="Arial" w:hAnsi="Arial" w:cs="Arial"/>
            </w:rPr>
          </w:rPrChange>
        </w:rPr>
        <w:t>ուղարկման</w:t>
      </w:r>
      <w:r w:rsidRPr="008A0EE2">
        <w:rPr>
          <w:lang w:val="hy-AM"/>
          <w:rPrChange w:id="6137" w:author="Զարինե Սարգսյան" w:date="2026-04-02T14:26:00Z">
            <w:rPr/>
          </w:rPrChange>
        </w:rPr>
        <w:t>/</w:t>
      </w:r>
      <w:r w:rsidRPr="008A0EE2">
        <w:rPr>
          <w:rFonts w:ascii="Arial" w:hAnsi="Arial" w:cs="Arial"/>
          <w:lang w:val="hy-AM"/>
          <w:rPrChange w:id="6138" w:author="Զարինե Սարգսյան" w:date="2026-04-02T14:26:00Z">
            <w:rPr>
              <w:rFonts w:ascii="Arial" w:hAnsi="Arial" w:cs="Arial"/>
            </w:rPr>
          </w:rPrChange>
        </w:rPr>
        <w:t>ստացման</w:t>
      </w:r>
      <w:r w:rsidRPr="008A0EE2">
        <w:rPr>
          <w:lang w:val="hy-AM"/>
          <w:rPrChange w:id="61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40" w:author="Զարինե Սարգսյան" w:date="2026-04-02T14:26:00Z">
            <w:rPr>
              <w:rFonts w:ascii="Arial" w:hAnsi="Arial" w:cs="Arial"/>
            </w:rPr>
          </w:rPrChange>
        </w:rPr>
        <w:t>հաստատումը</w:t>
      </w:r>
      <w:r w:rsidRPr="008A0EE2">
        <w:rPr>
          <w:lang w:val="hy-AM"/>
          <w:rPrChange w:id="6141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142" w:author="Զարինե Սարգսյան" w:date="2026-04-02T14:26:00Z">
            <w:rPr>
              <w:rFonts w:ascii="Arial" w:hAnsi="Arial" w:cs="Arial"/>
            </w:rPr>
          </w:rPrChange>
        </w:rPr>
        <w:t>մեկ</w:t>
      </w:r>
      <w:r w:rsidRPr="008A0EE2">
        <w:rPr>
          <w:lang w:val="hy-AM"/>
          <w:rPrChange w:id="61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44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61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46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61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48" w:author="Զարինե Սարգսյան" w:date="2026-04-02T14:26:00Z">
            <w:rPr>
              <w:rFonts w:ascii="Arial" w:hAnsi="Arial" w:cs="Arial"/>
            </w:rPr>
          </w:rPrChange>
        </w:rPr>
        <w:t>ընթացքում</w:t>
      </w:r>
      <w:r w:rsidRPr="008A0EE2">
        <w:rPr>
          <w:lang w:val="hy-AM"/>
          <w:rPrChange w:id="61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50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1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52" w:author="Զարինե Սարգսյան" w:date="2026-04-02T14:26:00Z">
            <w:rPr>
              <w:rFonts w:ascii="Arial" w:hAnsi="Arial" w:cs="Arial"/>
            </w:rPr>
          </w:rPrChange>
        </w:rPr>
        <w:t>մարմնից</w:t>
      </w:r>
      <w:r w:rsidRPr="008A0EE2">
        <w:rPr>
          <w:lang w:val="hy-AM"/>
          <w:rPrChange w:id="61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54" w:author="Զարինե Սարգսյան" w:date="2026-04-02T14:26:00Z">
            <w:rPr>
              <w:rFonts w:ascii="Arial" w:hAnsi="Arial" w:cs="Arial"/>
            </w:rPr>
          </w:rPrChange>
        </w:rPr>
        <w:t>չի</w:t>
      </w:r>
      <w:r w:rsidRPr="008A0EE2">
        <w:rPr>
          <w:lang w:val="hy-AM"/>
          <w:rPrChange w:id="61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56" w:author="Զարինե Սարգսյան" w:date="2026-04-02T14:26:00Z">
            <w:rPr>
              <w:rFonts w:ascii="Arial" w:hAnsi="Arial" w:cs="Arial"/>
            </w:rPr>
          </w:rPrChange>
        </w:rPr>
        <w:t>ստանում</w:t>
      </w:r>
      <w:r w:rsidRPr="008A0EE2">
        <w:rPr>
          <w:lang w:val="hy-AM"/>
          <w:rPrChange w:id="61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58" w:author="Զարինե Սարգսյան" w:date="2026-04-02T14:26:00Z">
            <w:rPr>
              <w:rFonts w:ascii="Arial" w:hAnsi="Arial" w:cs="Arial"/>
            </w:rPr>
          </w:rPrChange>
        </w:rPr>
        <w:t>մերժման</w:t>
      </w:r>
      <w:r w:rsidRPr="008A0EE2">
        <w:rPr>
          <w:lang w:val="hy-AM"/>
          <w:rPrChange w:id="61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60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61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62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163" w:author="Զարինե Սարգսյան" w:date="2026-04-02T14:26:00Z">
            <w:rPr/>
          </w:rPrChange>
        </w:rPr>
        <w:t xml:space="preserve"> 7 </w:t>
      </w:r>
      <w:r w:rsidRPr="008A0EE2">
        <w:rPr>
          <w:rFonts w:ascii="Arial" w:hAnsi="Arial" w:cs="Arial"/>
          <w:lang w:val="hy-AM"/>
          <w:rPrChange w:id="6164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16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166" w:author="Զարինե Սարգսյան" w:date="2026-04-02T14:26:00Z">
            <w:rPr>
              <w:rFonts w:ascii="Arial" w:hAnsi="Arial" w:cs="Arial"/>
            </w:rPr>
          </w:rPrChange>
        </w:rPr>
        <w:t>ապա</w:t>
      </w:r>
      <w:r w:rsidRPr="008A0EE2">
        <w:rPr>
          <w:lang w:val="hy-AM"/>
          <w:rPrChange w:id="61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68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61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70" w:author="Զարինե Սարգսյան" w:date="2026-04-02T14:26:00Z">
            <w:rPr>
              <w:rFonts w:ascii="Arial" w:hAnsi="Arial" w:cs="Arial"/>
            </w:rPr>
          </w:rPrChange>
        </w:rPr>
        <w:t>պարտավոր</w:t>
      </w:r>
      <w:r w:rsidRPr="008A0EE2">
        <w:rPr>
          <w:lang w:val="hy-AM"/>
          <w:rPrChange w:id="61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7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1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74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61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76" w:author="Զարինե Սարգսյան" w:date="2026-04-02T14:26:00Z">
            <w:rPr>
              <w:rFonts w:ascii="Arial" w:hAnsi="Arial" w:cs="Arial"/>
            </w:rPr>
          </w:rPrChange>
        </w:rPr>
        <w:t>կետում</w:t>
      </w:r>
      <w:r w:rsidRPr="008A0EE2">
        <w:rPr>
          <w:lang w:val="hy-AM"/>
          <w:rPrChange w:id="61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7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61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80" w:author="Զարինե Սարգսյան" w:date="2026-04-02T14:26:00Z">
            <w:rPr>
              <w:rFonts w:ascii="Arial" w:hAnsi="Arial" w:cs="Arial"/>
            </w:rPr>
          </w:rPrChange>
        </w:rPr>
        <w:t>ժամկետի</w:t>
      </w:r>
      <w:r w:rsidRPr="008A0EE2">
        <w:rPr>
          <w:lang w:val="hy-AM"/>
          <w:rPrChange w:id="61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82" w:author="Զարինե Սարգսյան" w:date="2026-04-02T14:26:00Z">
            <w:rPr>
              <w:rFonts w:ascii="Arial" w:hAnsi="Arial" w:cs="Arial"/>
            </w:rPr>
          </w:rPrChange>
        </w:rPr>
        <w:lastRenderedPageBreak/>
        <w:t>գործառնական</w:t>
      </w:r>
      <w:r w:rsidRPr="008A0EE2">
        <w:rPr>
          <w:lang w:val="hy-AM"/>
          <w:rPrChange w:id="61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84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61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86" w:author="Զարինե Սարգսյան" w:date="2026-04-02T14:26:00Z">
            <w:rPr>
              <w:rFonts w:ascii="Arial" w:hAnsi="Arial" w:cs="Arial"/>
            </w:rPr>
          </w:rPrChange>
        </w:rPr>
        <w:t>ավարտին</w:t>
      </w:r>
      <w:r w:rsidRPr="008A0EE2">
        <w:rPr>
          <w:lang w:val="hy-AM"/>
          <w:rPrChange w:id="61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88" w:author="Զարինե Սարգսյան" w:date="2026-04-02T14:26:00Z">
            <w:rPr>
              <w:rFonts w:ascii="Arial" w:hAnsi="Arial" w:cs="Arial"/>
            </w:rPr>
          </w:rPrChange>
        </w:rPr>
        <w:t>հանել</w:t>
      </w:r>
      <w:r w:rsidRPr="008A0EE2">
        <w:rPr>
          <w:lang w:val="hy-AM"/>
          <w:rPrChange w:id="61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90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61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92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61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94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1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96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61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198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61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00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620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202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62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04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62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06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620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208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62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10" w:author="Զարինե Սարգսյան" w:date="2026-04-02T14:26:00Z">
            <w:rPr>
              <w:rFonts w:ascii="Arial" w:hAnsi="Arial" w:cs="Arial"/>
            </w:rPr>
          </w:rPrChange>
        </w:rPr>
        <w:t>թվում՝</w:t>
      </w:r>
      <w:r w:rsidRPr="008A0EE2">
        <w:rPr>
          <w:lang w:val="hy-AM"/>
          <w:rPrChange w:id="62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12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62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14" w:author="Զարինե Սարգսյան" w:date="2026-04-02T14:26:00Z">
            <w:rPr>
              <w:rFonts w:ascii="Arial" w:hAnsi="Arial" w:cs="Arial"/>
            </w:rPr>
          </w:rPrChange>
        </w:rPr>
        <w:t>հաշիվների</w:t>
      </w:r>
      <w:r w:rsidRPr="008A0EE2">
        <w:rPr>
          <w:lang w:val="hy-AM"/>
          <w:rPrChange w:id="6215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216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62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18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62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20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6221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6222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62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24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62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26" w:author="Զարինե Սարգսյան" w:date="2026-04-02T14:26:00Z">
            <w:rPr>
              <w:rFonts w:ascii="Arial" w:hAnsi="Arial" w:cs="Arial"/>
            </w:rPr>
          </w:rPrChange>
        </w:rPr>
        <w:t>վերացնելու</w:t>
      </w:r>
      <w:r w:rsidRPr="008A0EE2">
        <w:rPr>
          <w:lang w:val="hy-AM"/>
          <w:rPrChange w:id="62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28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62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30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62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3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2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34" w:author="Զարինե Սարգսյան" w:date="2026-04-02T14:26:00Z">
            <w:rPr>
              <w:rFonts w:ascii="Arial" w:hAnsi="Arial" w:cs="Arial"/>
            </w:rPr>
          </w:rPrChange>
        </w:rPr>
        <w:t>մարմին</w:t>
      </w:r>
      <w:r w:rsidRPr="008A0EE2">
        <w:rPr>
          <w:lang w:val="hy-AM"/>
          <w:rPrChange w:id="62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36" w:author="Զարինե Սարգսյան" w:date="2026-04-02T14:26:00Z">
            <w:rPr>
              <w:rFonts w:ascii="Arial" w:hAnsi="Arial" w:cs="Arial"/>
            </w:rPr>
          </w:rPrChange>
        </w:rPr>
        <w:t>ուղարկում</w:t>
      </w:r>
      <w:r w:rsidRPr="008A0EE2">
        <w:rPr>
          <w:lang w:val="hy-AM"/>
          <w:rPrChange w:id="62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3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2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40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241" w:author="Զարինե Սարգսյան" w:date="2026-04-02T14:26:00Z">
            <w:rPr/>
          </w:rPrChange>
        </w:rPr>
        <w:t xml:space="preserve"> 4 </w:t>
      </w:r>
      <w:r w:rsidRPr="008A0EE2">
        <w:rPr>
          <w:rFonts w:ascii="Arial" w:hAnsi="Arial" w:cs="Arial"/>
          <w:lang w:val="hy-AM"/>
          <w:rPrChange w:id="6242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243" w:author="Զարինե Սարգսյան" w:date="2026-04-02T14:26:00Z">
            <w:rPr/>
          </w:rPrChange>
        </w:rPr>
        <w:t>:</w:t>
      </w:r>
    </w:p>
    <w:p w14:paraId="5EA60CB6" w14:textId="77777777" w:rsidR="00A320B0" w:rsidRPr="008A0EE2" w:rsidRDefault="00A320B0" w:rsidP="00A320B0">
      <w:pPr>
        <w:rPr>
          <w:lang w:val="hy-AM"/>
          <w:rPrChange w:id="6244" w:author="Զարինե Սարգսյան" w:date="2026-04-02T14:26:00Z">
            <w:rPr/>
          </w:rPrChange>
        </w:rPr>
      </w:pPr>
      <w:r w:rsidRPr="008A0EE2">
        <w:rPr>
          <w:lang w:val="hy-AM"/>
          <w:rPrChange w:id="6245" w:author="Զարինե Սարգսյան" w:date="2026-04-02T14:26:00Z">
            <w:rPr/>
          </w:rPrChange>
        </w:rPr>
        <w:t> </w:t>
      </w:r>
    </w:p>
    <w:p w14:paraId="234296C8" w14:textId="77777777" w:rsidR="00A320B0" w:rsidRPr="008A0EE2" w:rsidRDefault="00A320B0" w:rsidP="00A320B0">
      <w:pPr>
        <w:rPr>
          <w:lang w:val="hy-AM"/>
          <w:rPrChange w:id="6246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b/>
          <w:bCs/>
          <w:lang w:val="hy-AM"/>
          <w:rPrChange w:id="6247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ԳԼՈՒԽ</w:t>
      </w:r>
      <w:r w:rsidRPr="008A0EE2">
        <w:rPr>
          <w:b/>
          <w:bCs/>
          <w:lang w:val="hy-AM"/>
          <w:rPrChange w:id="6248" w:author="Զարինե Սարգսյան" w:date="2026-04-02T14:26:00Z">
            <w:rPr>
              <w:b/>
              <w:bCs/>
            </w:rPr>
          </w:rPrChange>
        </w:rPr>
        <w:t> 8. </w:t>
      </w:r>
      <w:r w:rsidRPr="008A0EE2">
        <w:rPr>
          <w:rFonts w:ascii="Arial" w:hAnsi="Arial" w:cs="Arial"/>
          <w:b/>
          <w:bCs/>
          <w:lang w:val="hy-AM"/>
          <w:rPrChange w:id="6249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ԿՈՂՄԵՐԻ</w:t>
      </w:r>
      <w:r w:rsidRPr="008A0EE2">
        <w:rPr>
          <w:b/>
          <w:bCs/>
          <w:lang w:val="hy-AM"/>
          <w:rPrChange w:id="6250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251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ՄԻՋԵՎ</w:t>
      </w:r>
      <w:r w:rsidRPr="008A0EE2">
        <w:rPr>
          <w:b/>
          <w:bCs/>
          <w:lang w:val="hy-AM"/>
          <w:rPrChange w:id="6252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253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ՏԵՂԵԿԱՏՎՈՒԹՅԱՆ</w:t>
      </w:r>
      <w:r w:rsidRPr="008A0EE2">
        <w:rPr>
          <w:b/>
          <w:bCs/>
          <w:lang w:val="hy-AM"/>
          <w:rPrChange w:id="6254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255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ՓՈԽԱՆՑՈՒՄԸ</w:t>
      </w:r>
    </w:p>
    <w:p w14:paraId="4C9F4960" w14:textId="77777777" w:rsidR="00A320B0" w:rsidRPr="008A0EE2" w:rsidRDefault="00A320B0" w:rsidP="00A320B0">
      <w:pPr>
        <w:rPr>
          <w:lang w:val="hy-AM"/>
          <w:rPrChange w:id="6256" w:author="Զարինե Սարգսյան" w:date="2026-04-02T14:26:00Z">
            <w:rPr/>
          </w:rPrChange>
        </w:rPr>
      </w:pPr>
      <w:r w:rsidRPr="008A0EE2">
        <w:rPr>
          <w:lang w:val="hy-AM"/>
          <w:rPrChange w:id="6257" w:author="Զարինե Սարգսյան" w:date="2026-04-02T14:26:00Z">
            <w:rPr/>
          </w:rPrChange>
        </w:rPr>
        <w:t> </w:t>
      </w:r>
    </w:p>
    <w:p w14:paraId="15CED619" w14:textId="1A9D832A" w:rsidR="00A320B0" w:rsidRPr="008A0EE2" w:rsidRDefault="00A320B0" w:rsidP="00A320B0">
      <w:pPr>
        <w:rPr>
          <w:lang w:val="hy-AM"/>
          <w:rPrChange w:id="6258" w:author="Զարինե Սարգսյան" w:date="2026-04-02T14:26:00Z">
            <w:rPr/>
          </w:rPrChange>
        </w:rPr>
      </w:pPr>
      <w:r w:rsidRPr="008A0EE2">
        <w:rPr>
          <w:lang w:val="hy-AM"/>
          <w:rPrChange w:id="6259" w:author="Զարինե Սարգսյան" w:date="2026-04-02T14:26:00Z">
            <w:rPr/>
          </w:rPrChange>
        </w:rPr>
        <w:t xml:space="preserve">27. </w:t>
      </w:r>
      <w:r w:rsidRPr="008A0EE2">
        <w:rPr>
          <w:rFonts w:ascii="Arial" w:hAnsi="Arial" w:cs="Arial"/>
          <w:lang w:val="hy-AM"/>
          <w:rPrChange w:id="6260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62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62" w:author="Զարինե Սարգսյան" w:date="2026-04-02T14:26:00Z">
            <w:rPr>
              <w:rFonts w:ascii="Arial" w:hAnsi="Arial" w:cs="Arial"/>
            </w:rPr>
          </w:rPrChange>
        </w:rPr>
        <w:t>գործընթացի</w:t>
      </w:r>
      <w:r w:rsidRPr="008A0EE2">
        <w:rPr>
          <w:lang w:val="hy-AM"/>
          <w:rPrChange w:id="62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64" w:author="Զարինե Սարգսյան" w:date="2026-04-02T14:26:00Z">
            <w:rPr>
              <w:rFonts w:ascii="Arial" w:hAnsi="Arial" w:cs="Arial"/>
            </w:rPr>
          </w:rPrChange>
        </w:rPr>
        <w:t>կիրառման</w:t>
      </w:r>
      <w:r w:rsidRPr="008A0EE2">
        <w:rPr>
          <w:lang w:val="hy-AM"/>
          <w:rPrChange w:id="62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66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2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68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62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70" w:author="Զարինե Սարգսյան" w:date="2026-04-02T14:26:00Z">
            <w:rPr>
              <w:rFonts w:ascii="Arial" w:hAnsi="Arial" w:cs="Arial"/>
            </w:rPr>
          </w:rPrChange>
        </w:rPr>
        <w:t>վերացման</w:t>
      </w:r>
      <w:r w:rsidRPr="008A0EE2">
        <w:rPr>
          <w:lang w:val="hy-AM"/>
          <w:rPrChange w:id="62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72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62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74" w:author="Զարինե Սարգսյան" w:date="2026-04-02T14:26:00Z">
            <w:rPr>
              <w:rFonts w:ascii="Arial" w:hAnsi="Arial" w:cs="Arial"/>
            </w:rPr>
          </w:rPrChange>
        </w:rPr>
        <w:t>կապված՝</w:t>
      </w:r>
      <w:r w:rsidRPr="008A0EE2">
        <w:rPr>
          <w:lang w:val="hy-AM"/>
          <w:rPrChange w:id="62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76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2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78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62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8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2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82" w:author="Զարինե Սարգսյան" w:date="2026-04-02T14:26:00Z">
            <w:rPr>
              <w:rFonts w:ascii="Arial" w:hAnsi="Arial" w:cs="Arial"/>
            </w:rPr>
          </w:rPrChange>
        </w:rPr>
        <w:t>Բանկերի</w:t>
      </w:r>
      <w:r w:rsidRPr="008A0EE2">
        <w:rPr>
          <w:lang w:val="hy-AM"/>
          <w:rPrChange w:id="628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284" w:author="Զարինե Սարգսյան" w:date="2026-04-02T14:26:00Z">
            <w:rPr>
              <w:rFonts w:ascii="Arial" w:hAnsi="Arial" w:cs="Arial"/>
            </w:rPr>
          </w:rPrChange>
        </w:rPr>
        <w:t>այսուհետ՝</w:t>
      </w:r>
      <w:r w:rsidRPr="008A0EE2">
        <w:rPr>
          <w:lang w:val="hy-AM"/>
          <w:rPrChange w:id="62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86" w:author="Զարինե Սարգսյան" w:date="2026-04-02T14:26:00Z">
            <w:rPr>
              <w:rFonts w:ascii="Arial" w:hAnsi="Arial" w:cs="Arial"/>
            </w:rPr>
          </w:rPrChange>
        </w:rPr>
        <w:t>Կողմեր</w:t>
      </w:r>
      <w:r w:rsidRPr="008A0EE2">
        <w:rPr>
          <w:lang w:val="hy-AM"/>
          <w:rPrChange w:id="6287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288" w:author="Զարինե Սարգսյան" w:date="2026-04-02T14:26:00Z">
            <w:rPr>
              <w:rFonts w:ascii="Arial" w:hAnsi="Arial" w:cs="Arial"/>
            </w:rPr>
          </w:rPrChange>
        </w:rPr>
        <w:t>միջև</w:t>
      </w:r>
      <w:del w:id="6289" w:author="Զարինե Սարգսյան" w:date="2026-04-02T12:05:00Z">
        <w:r w:rsidRPr="008A0EE2" w:rsidDel="0064737D">
          <w:rPr>
            <w:lang w:val="hy-AM"/>
            <w:rPrChange w:id="6290" w:author="Զարինե Սարգսյան" w:date="2026-04-02T14:26:00Z">
              <w:rPr/>
            </w:rPrChange>
          </w:rPr>
          <w:delText xml:space="preserve">, </w:delText>
        </w:r>
        <w:r w:rsidRPr="008A0EE2" w:rsidDel="0064737D">
          <w:rPr>
            <w:rFonts w:ascii="Arial" w:hAnsi="Arial" w:cs="Arial"/>
            <w:lang w:val="hy-AM"/>
            <w:rPrChange w:id="6291" w:author="Զարինե Սարգսյան" w:date="2026-04-02T14:26:00Z">
              <w:rPr>
                <w:rFonts w:ascii="Arial" w:hAnsi="Arial" w:cs="Arial"/>
              </w:rPr>
            </w:rPrChange>
          </w:rPr>
          <w:delText>ինչպես</w:delText>
        </w:r>
        <w:r w:rsidRPr="008A0EE2" w:rsidDel="0064737D">
          <w:rPr>
            <w:lang w:val="hy-AM"/>
            <w:rPrChange w:id="6292" w:author="Զարինե Սարգսյան" w:date="2026-04-02T14:26:00Z">
              <w:rPr/>
            </w:rPrChange>
          </w:rPr>
          <w:delText xml:space="preserve"> </w:delText>
        </w:r>
        <w:r w:rsidRPr="008A0EE2" w:rsidDel="0064737D">
          <w:rPr>
            <w:rFonts w:ascii="Arial" w:hAnsi="Arial" w:cs="Arial"/>
            <w:lang w:val="hy-AM"/>
            <w:rPrChange w:id="6293" w:author="Զարինե Սարգսյան" w:date="2026-04-02T14:26:00Z">
              <w:rPr>
                <w:rFonts w:ascii="Arial" w:hAnsi="Arial" w:cs="Arial"/>
              </w:rPr>
            </w:rPrChange>
          </w:rPr>
          <w:delText>նաև</w:delText>
        </w:r>
        <w:r w:rsidRPr="008A0EE2" w:rsidDel="0064737D">
          <w:rPr>
            <w:lang w:val="hy-AM"/>
            <w:rPrChange w:id="6294" w:author="Զարինե Սարգսյան" w:date="2026-04-02T14:26:00Z">
              <w:rPr/>
            </w:rPrChange>
          </w:rPr>
          <w:delText xml:space="preserve"> </w:delText>
        </w:r>
        <w:r w:rsidRPr="008A0EE2" w:rsidDel="0064737D">
          <w:rPr>
            <w:rFonts w:ascii="Arial" w:hAnsi="Arial" w:cs="Arial"/>
            <w:lang w:val="hy-AM"/>
            <w:rPrChange w:id="6295" w:author="Զարինե Սարգսյան" w:date="2026-04-02T14:26:00Z">
              <w:rPr>
                <w:rFonts w:ascii="Arial" w:hAnsi="Arial" w:cs="Arial"/>
              </w:rPr>
            </w:rPrChange>
          </w:rPr>
          <w:delText>Կենտրոնական</w:delText>
        </w:r>
        <w:r w:rsidRPr="008A0EE2" w:rsidDel="0064737D">
          <w:rPr>
            <w:lang w:val="hy-AM"/>
            <w:rPrChange w:id="6296" w:author="Զարինե Սարգսյան" w:date="2026-04-02T14:26:00Z">
              <w:rPr/>
            </w:rPrChange>
          </w:rPr>
          <w:delText xml:space="preserve"> </w:delText>
        </w:r>
        <w:r w:rsidRPr="008A0EE2" w:rsidDel="0064737D">
          <w:rPr>
            <w:rFonts w:ascii="Arial" w:hAnsi="Arial" w:cs="Arial"/>
            <w:lang w:val="hy-AM"/>
            <w:rPrChange w:id="6297" w:author="Զարինե Սարգսյան" w:date="2026-04-02T14:26:00Z">
              <w:rPr>
                <w:rFonts w:ascii="Arial" w:hAnsi="Arial" w:cs="Arial"/>
              </w:rPr>
            </w:rPrChange>
          </w:rPr>
          <w:delText>բանկին</w:delText>
        </w:r>
      </w:del>
      <w:r w:rsidRPr="008A0EE2">
        <w:rPr>
          <w:lang w:val="hy-AM"/>
          <w:rPrChange w:id="62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299" w:author="Զարինե Սարգսյան" w:date="2026-04-02T14:26:00Z">
            <w:rPr>
              <w:rFonts w:ascii="Arial" w:hAnsi="Arial" w:cs="Arial"/>
            </w:rPr>
          </w:rPrChange>
        </w:rPr>
        <w:t>տեղեկատվության</w:t>
      </w:r>
      <w:r w:rsidRPr="008A0EE2">
        <w:rPr>
          <w:lang w:val="hy-AM"/>
          <w:rPrChange w:id="63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01" w:author="Զարինե Սարգսյան" w:date="2026-04-02T14:26:00Z">
            <w:rPr>
              <w:rFonts w:ascii="Arial" w:hAnsi="Arial" w:cs="Arial"/>
            </w:rPr>
          </w:rPrChange>
        </w:rPr>
        <w:t>փոխանցումը</w:t>
      </w:r>
      <w:r w:rsidRPr="008A0EE2">
        <w:rPr>
          <w:lang w:val="hy-AM"/>
          <w:rPrChange w:id="63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03" w:author="Զարինե Սարգսյան" w:date="2026-04-02T14:26:00Z">
            <w:rPr>
              <w:rFonts w:ascii="Arial" w:hAnsi="Arial" w:cs="Arial"/>
            </w:rPr>
          </w:rPrChange>
        </w:rPr>
        <w:t>կատարվում</w:t>
      </w:r>
      <w:r w:rsidRPr="008A0EE2">
        <w:rPr>
          <w:lang w:val="hy-AM"/>
          <w:rPrChange w:id="63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0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306" w:author="Զարինե Սարգսյան" w:date="2026-04-02T14:26:00Z">
            <w:rPr/>
          </w:rPrChange>
        </w:rPr>
        <w:t>.</w:t>
      </w:r>
    </w:p>
    <w:p w14:paraId="3AF837FA" w14:textId="77777777" w:rsidR="00A320B0" w:rsidRPr="008A0EE2" w:rsidRDefault="00A320B0" w:rsidP="00A320B0">
      <w:pPr>
        <w:rPr>
          <w:lang w:val="hy-AM"/>
          <w:rPrChange w:id="6307" w:author="Զարինե Սարգսյան" w:date="2026-04-02T14:26:00Z">
            <w:rPr/>
          </w:rPrChange>
        </w:rPr>
      </w:pPr>
      <w:r w:rsidRPr="008A0EE2">
        <w:rPr>
          <w:lang w:val="hy-AM"/>
          <w:rPrChange w:id="6308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6309" w:author="Զարինե Սարգսյան" w:date="2026-04-02T14:26:00Z">
            <w:rPr>
              <w:rFonts w:ascii="Arial" w:hAnsi="Arial" w:cs="Arial"/>
            </w:rPr>
          </w:rPrChange>
        </w:rPr>
        <w:t>Էլեկտրոնային</w:t>
      </w:r>
      <w:r w:rsidRPr="008A0EE2">
        <w:rPr>
          <w:lang w:val="hy-AM"/>
          <w:rPrChange w:id="63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11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հաղորդագրությունների</w:t>
      </w:r>
      <w:r w:rsidRPr="008A0EE2">
        <w:rPr>
          <w:lang w:val="hy-AM"/>
          <w:rPrChange w:id="63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13" w:author="Զարինե Սարգսյան" w:date="2026-04-02T14:26:00Z">
            <w:rPr>
              <w:rFonts w:ascii="Arial" w:hAnsi="Arial" w:cs="Arial"/>
            </w:rPr>
          </w:rPrChange>
        </w:rPr>
        <w:t>միջոցով</w:t>
      </w:r>
      <w:r w:rsidRPr="008A0EE2">
        <w:rPr>
          <w:lang w:val="hy-AM"/>
          <w:rPrChange w:id="631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315" w:author="Զարինե Սարգսյան" w:date="2026-04-02T14:26:00Z">
            <w:rPr>
              <w:rFonts w:ascii="Arial" w:hAnsi="Arial" w:cs="Arial"/>
            </w:rPr>
          </w:rPrChange>
        </w:rPr>
        <w:t>որոնք</w:t>
      </w:r>
      <w:r w:rsidRPr="008A0EE2">
        <w:rPr>
          <w:lang w:val="hy-AM"/>
          <w:rPrChange w:id="63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17" w:author="Զարինե Սարգսյան" w:date="2026-04-02T14:26:00Z">
            <w:rPr>
              <w:rFonts w:ascii="Arial" w:hAnsi="Arial" w:cs="Arial"/>
            </w:rPr>
          </w:rPrChange>
        </w:rPr>
        <w:t>ձևավորվում</w:t>
      </w:r>
      <w:r w:rsidRPr="008A0EE2">
        <w:rPr>
          <w:lang w:val="hy-AM"/>
          <w:rPrChange w:id="63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19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63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21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63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23" w:author="Զարինե Սարգսյան" w:date="2026-04-02T14:26:00Z">
            <w:rPr>
              <w:rFonts w:ascii="Arial" w:hAnsi="Arial" w:cs="Arial"/>
            </w:rPr>
          </w:rPrChange>
        </w:rPr>
        <w:t>դրանց</w:t>
      </w:r>
      <w:r w:rsidRPr="008A0EE2">
        <w:rPr>
          <w:lang w:val="hy-AM"/>
          <w:rPrChange w:id="63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25" w:author="Զարինե Սարգսյան" w:date="2026-04-02T14:26:00Z">
            <w:rPr>
              <w:rFonts w:ascii="Arial" w:hAnsi="Arial" w:cs="Arial"/>
            </w:rPr>
          </w:rPrChange>
        </w:rPr>
        <w:t>կիրառման</w:t>
      </w:r>
      <w:r w:rsidRPr="008A0EE2">
        <w:rPr>
          <w:lang w:val="hy-AM"/>
          <w:rPrChange w:id="63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27" w:author="Զարինե Սարգսյան" w:date="2026-04-02T14:26:00Z">
            <w:rPr>
              <w:rFonts w:ascii="Arial" w:hAnsi="Arial" w:cs="Arial"/>
            </w:rPr>
          </w:rPrChange>
        </w:rPr>
        <w:t>համար</w:t>
      </w:r>
      <w:r w:rsidRPr="008A0EE2">
        <w:rPr>
          <w:lang w:val="hy-AM"/>
          <w:rPrChange w:id="63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29" w:author="Զարինե Սարգսյան" w:date="2026-04-02T14:26:00Z">
            <w:rPr>
              <w:rFonts w:ascii="Arial" w:hAnsi="Arial" w:cs="Arial"/>
            </w:rPr>
          </w:rPrChange>
        </w:rPr>
        <w:t>Կենտրոնական</w:t>
      </w:r>
      <w:r w:rsidRPr="008A0EE2">
        <w:rPr>
          <w:lang w:val="hy-AM"/>
          <w:rPrChange w:id="63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31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63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33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3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35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63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37" w:author="Զարինե Սարգսյան" w:date="2026-04-02T14:26:00Z">
            <w:rPr>
              <w:rFonts w:ascii="Arial" w:hAnsi="Arial" w:cs="Arial"/>
            </w:rPr>
          </w:rPrChange>
        </w:rPr>
        <w:t>պահանջների</w:t>
      </w:r>
      <w:r w:rsidRPr="008A0EE2">
        <w:rPr>
          <w:lang w:val="hy-AM"/>
          <w:rPrChange w:id="6338" w:author="Զարինե Սարգսյան" w:date="2026-04-02T14:26:00Z">
            <w:rPr/>
          </w:rPrChange>
        </w:rPr>
        <w:t>:</w:t>
      </w:r>
    </w:p>
    <w:p w14:paraId="5F8842D1" w14:textId="4919E61F" w:rsidR="00A320B0" w:rsidRPr="008A0EE2" w:rsidRDefault="00A320B0" w:rsidP="00A320B0">
      <w:pPr>
        <w:rPr>
          <w:lang w:val="hy-AM"/>
          <w:rPrChange w:id="6339" w:author="Զարինե Սարգսյան" w:date="2026-04-02T14:26:00Z">
            <w:rPr/>
          </w:rPrChange>
        </w:rPr>
      </w:pPr>
      <w:r w:rsidRPr="008A0EE2">
        <w:rPr>
          <w:lang w:val="hy-AM"/>
          <w:rPrChange w:id="6340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6341" w:author="Զարինե Սարգսյան" w:date="2026-04-02T14:26:00Z">
            <w:rPr>
              <w:rFonts w:ascii="Arial" w:hAnsi="Arial" w:cs="Arial"/>
            </w:rPr>
          </w:rPrChange>
        </w:rPr>
        <w:t>Էլեկտրոնային</w:t>
      </w:r>
      <w:r w:rsidRPr="008A0EE2">
        <w:rPr>
          <w:lang w:val="hy-AM"/>
          <w:rPrChange w:id="63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43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հաղորդագրությունները</w:t>
      </w:r>
      <w:r w:rsidRPr="008A0EE2">
        <w:rPr>
          <w:lang w:val="hy-AM"/>
          <w:rPrChange w:id="63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45" w:author="Զարինե Սարգսյան" w:date="2026-04-02T14:26:00Z">
            <w:rPr>
              <w:rFonts w:ascii="Arial" w:hAnsi="Arial" w:cs="Arial"/>
            </w:rPr>
          </w:rPrChange>
        </w:rPr>
        <w:t>փոխանցվում</w:t>
      </w:r>
      <w:r w:rsidRPr="008A0EE2">
        <w:rPr>
          <w:lang w:val="hy-AM"/>
          <w:rPrChange w:id="63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47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6348" w:author="Զարինե Սարգսյան" w:date="2026-04-02T14:26:00Z">
            <w:rPr/>
          </w:rPrChange>
        </w:rPr>
        <w:t xml:space="preserve"> </w:t>
      </w:r>
      <w:del w:id="6349" w:author="Զարինե Սարգսյան" w:date="2026-04-02T11:38:00Z">
        <w:r w:rsidRPr="008A0EE2" w:rsidDel="00516B6E">
          <w:rPr>
            <w:rFonts w:ascii="Arial" w:hAnsi="Arial" w:cs="Arial"/>
            <w:lang w:val="hy-AM"/>
            <w:rPrChange w:id="6350" w:author="Զարինե Սարգսյան" w:date="2026-04-02T14:26:00Z">
              <w:rPr>
                <w:rFonts w:ascii="Arial" w:hAnsi="Arial" w:cs="Arial"/>
              </w:rPr>
            </w:rPrChange>
          </w:rPr>
          <w:delText>Կենտրոնական</w:delText>
        </w:r>
        <w:r w:rsidRPr="008A0EE2" w:rsidDel="00516B6E">
          <w:rPr>
            <w:lang w:val="hy-AM"/>
            <w:rPrChange w:id="6351" w:author="Զարինե Սարգսյան" w:date="2026-04-02T14:26:00Z">
              <w:rPr/>
            </w:rPrChange>
          </w:rPr>
          <w:delText xml:space="preserve"> </w:delText>
        </w:r>
        <w:r w:rsidRPr="008A0EE2" w:rsidDel="00516B6E">
          <w:rPr>
            <w:rFonts w:ascii="Arial" w:hAnsi="Arial" w:cs="Arial"/>
            <w:lang w:val="hy-AM"/>
            <w:rPrChange w:id="6352" w:author="Զարինե Սարգսյան" w:date="2026-04-02T14:26:00Z">
              <w:rPr>
                <w:rFonts w:ascii="Arial" w:hAnsi="Arial" w:cs="Arial"/>
              </w:rPr>
            </w:rPrChange>
          </w:rPr>
          <w:delText>բանկի</w:delText>
        </w:r>
        <w:r w:rsidRPr="008A0EE2" w:rsidDel="00516B6E">
          <w:rPr>
            <w:lang w:val="hy-AM"/>
            <w:rPrChange w:id="6353" w:author="Զարինե Սարգսյան" w:date="2026-04-02T14:26:00Z">
              <w:rPr/>
            </w:rPrChange>
          </w:rPr>
          <w:delText xml:space="preserve"> </w:delText>
        </w:r>
        <w:r w:rsidRPr="008A0EE2" w:rsidDel="00516B6E">
          <w:rPr>
            <w:rFonts w:ascii="Arial" w:hAnsi="Arial" w:cs="Arial"/>
            <w:lang w:val="hy-AM"/>
            <w:rPrChange w:id="6354" w:author="Զարինե Սարգսյան" w:date="2026-04-02T14:26:00Z">
              <w:rPr>
                <w:rFonts w:ascii="Arial" w:hAnsi="Arial" w:cs="Arial"/>
              </w:rPr>
            </w:rPrChange>
          </w:rPr>
          <w:delText>միջնորդությամբ</w:delText>
        </w:r>
      </w:del>
      <w:ins w:id="6355" w:author="Զարինե Սարգսյան" w:date="2026-04-02T11:38:00Z">
        <w:r w:rsidR="00516B6E" w:rsidRPr="008A0EE2">
          <w:rPr>
            <w:rFonts w:ascii="Arial" w:hAnsi="Arial" w:cs="Arial"/>
            <w:lang w:val="hy-AM"/>
            <w:rPrChange w:id="6356" w:author="Զարինե Սարգսյան" w:date="2026-04-02T14:26:00Z">
              <w:rPr>
                <w:rFonts w:ascii="Arial" w:hAnsi="Arial" w:cs="Arial"/>
              </w:rPr>
            </w:rPrChange>
          </w:rPr>
          <w:t>տվյալների փոխանակման շերտի</w:t>
        </w:r>
      </w:ins>
      <w:r w:rsidRPr="008A0EE2">
        <w:rPr>
          <w:lang w:val="hy-AM"/>
          <w:rPrChange w:id="6357" w:author="Զարինե Սարգսյան" w:date="2026-04-02T14:26:00Z">
            <w:rPr/>
          </w:rPrChange>
        </w:rPr>
        <w:t>:</w:t>
      </w:r>
    </w:p>
    <w:p w14:paraId="09783355" w14:textId="77777777" w:rsidR="00A320B0" w:rsidRPr="008A0EE2" w:rsidRDefault="00A320B0" w:rsidP="00A320B0">
      <w:pPr>
        <w:rPr>
          <w:lang w:val="hy-AM"/>
          <w:rPrChange w:id="6358" w:author="Զարինե Սարգսյան" w:date="2026-04-02T14:26:00Z">
            <w:rPr/>
          </w:rPrChange>
        </w:rPr>
      </w:pPr>
      <w:r w:rsidRPr="008A0EE2">
        <w:rPr>
          <w:lang w:val="hy-AM"/>
          <w:rPrChange w:id="6359" w:author="Զարինե Սարգսյան" w:date="2026-04-02T14:26:00Z">
            <w:rPr/>
          </w:rPrChange>
        </w:rPr>
        <w:t xml:space="preserve">28. </w:t>
      </w:r>
      <w:r w:rsidRPr="008A0EE2">
        <w:rPr>
          <w:rFonts w:ascii="Arial" w:hAnsi="Arial" w:cs="Arial"/>
          <w:lang w:val="hy-AM"/>
          <w:rPrChange w:id="6360" w:author="Զարինե Սարգսյան" w:date="2026-04-02T14:26:00Z">
            <w:rPr>
              <w:rFonts w:ascii="Arial" w:hAnsi="Arial" w:cs="Arial"/>
            </w:rPr>
          </w:rPrChange>
        </w:rPr>
        <w:t>Էլեկտրոնային</w:t>
      </w:r>
      <w:r w:rsidRPr="008A0EE2">
        <w:rPr>
          <w:lang w:val="hy-AM"/>
          <w:rPrChange w:id="63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62" w:author="Զարինե Սարգսյան" w:date="2026-04-02T14:26:00Z">
            <w:rPr>
              <w:rFonts w:ascii="Arial" w:hAnsi="Arial" w:cs="Arial"/>
            </w:rPr>
          </w:rPrChange>
        </w:rPr>
        <w:t>եղանակով</w:t>
      </w:r>
      <w:r w:rsidRPr="008A0EE2">
        <w:rPr>
          <w:lang w:val="hy-AM"/>
          <w:rPrChange w:id="63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64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Հաղորդագրությունների</w:t>
      </w:r>
      <w:r w:rsidRPr="008A0EE2">
        <w:rPr>
          <w:lang w:val="hy-AM"/>
          <w:rPrChange w:id="63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66" w:author="Զարինե Սարգսյան" w:date="2026-04-02T14:26:00Z">
            <w:rPr>
              <w:rFonts w:ascii="Arial" w:hAnsi="Arial" w:cs="Arial"/>
            </w:rPr>
          </w:rPrChange>
        </w:rPr>
        <w:t>փոխանցումը</w:t>
      </w:r>
      <w:r w:rsidRPr="008A0EE2">
        <w:rPr>
          <w:lang w:val="hy-AM"/>
          <w:rPrChange w:id="63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68" w:author="Զարինե Սարգսյան" w:date="2026-04-02T14:26:00Z">
            <w:rPr>
              <w:rFonts w:ascii="Arial" w:hAnsi="Arial" w:cs="Arial"/>
            </w:rPr>
          </w:rPrChange>
        </w:rPr>
        <w:t>կատարվում</w:t>
      </w:r>
      <w:r w:rsidRPr="008A0EE2">
        <w:rPr>
          <w:lang w:val="hy-AM"/>
          <w:rPrChange w:id="63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7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371" w:author="Զարինե Սարգսյան" w:date="2026-04-02T14:26:00Z">
            <w:rPr/>
          </w:rPrChange>
        </w:rPr>
        <w:t>.</w:t>
      </w:r>
    </w:p>
    <w:p w14:paraId="6355EA77" w14:textId="7C0D2CB4" w:rsidR="00A320B0" w:rsidRPr="008A0EE2" w:rsidRDefault="00A320B0" w:rsidP="00A320B0">
      <w:pPr>
        <w:rPr>
          <w:lang w:val="hy-AM"/>
          <w:rPrChange w:id="6372" w:author="Զարինե Սարգսյան" w:date="2026-04-02T14:26:00Z">
            <w:rPr/>
          </w:rPrChange>
        </w:rPr>
      </w:pPr>
      <w:r w:rsidRPr="008A0EE2">
        <w:rPr>
          <w:lang w:val="hy-AM"/>
          <w:rPrChange w:id="6373" w:author="Զարինե Սարգսյան" w:date="2026-04-02T14:26:00Z">
            <w:rPr/>
          </w:rPrChange>
        </w:rPr>
        <w:t xml:space="preserve">1) </w:t>
      </w:r>
      <w:del w:id="6374" w:author="Զարինե Սարգսյան" w:date="2026-04-06T11:03:00Z">
        <w:r w:rsidRPr="008A0EE2" w:rsidDel="00537147">
          <w:rPr>
            <w:rFonts w:ascii="Arial" w:hAnsi="Arial" w:cs="Arial"/>
            <w:lang w:val="hy-AM"/>
            <w:rPrChange w:id="6375" w:author="Զարինե Սարգսյան" w:date="2026-04-02T14:26:00Z">
              <w:rPr>
                <w:rFonts w:ascii="Arial" w:hAnsi="Arial" w:cs="Arial"/>
              </w:rPr>
            </w:rPrChange>
          </w:rPr>
          <w:delText>Կենտրոնական</w:delText>
        </w:r>
        <w:r w:rsidRPr="008A0EE2" w:rsidDel="00537147">
          <w:rPr>
            <w:lang w:val="hy-AM"/>
            <w:rPrChange w:id="6376" w:author="Զարինե Սարգսյան" w:date="2026-04-02T14:26:00Z">
              <w:rPr/>
            </w:rPrChange>
          </w:rPr>
          <w:delText xml:space="preserve"> </w:delText>
        </w:r>
        <w:r w:rsidRPr="008A0EE2" w:rsidDel="00537147">
          <w:rPr>
            <w:rFonts w:ascii="Arial" w:hAnsi="Arial" w:cs="Arial"/>
            <w:lang w:val="hy-AM"/>
            <w:rPrChange w:id="6377" w:author="Զարինե Սարգսյան" w:date="2026-04-02T14:26:00Z">
              <w:rPr>
                <w:rFonts w:ascii="Arial" w:hAnsi="Arial" w:cs="Arial"/>
              </w:rPr>
            </w:rPrChange>
          </w:rPr>
          <w:delText>բանկի</w:delText>
        </w:r>
        <w:r w:rsidRPr="008A0EE2" w:rsidDel="00537147">
          <w:rPr>
            <w:lang w:val="hy-AM"/>
            <w:rPrChange w:id="6378" w:author="Զարինե Սարգսյան" w:date="2026-04-02T14:26:00Z">
              <w:rPr/>
            </w:rPrChange>
          </w:rPr>
          <w:delText xml:space="preserve"> </w:delText>
        </w:r>
        <w:r w:rsidRPr="008A0EE2" w:rsidDel="00537147">
          <w:rPr>
            <w:rFonts w:ascii="Arial" w:hAnsi="Arial" w:cs="Arial"/>
            <w:lang w:val="hy-AM"/>
            <w:rPrChange w:id="6379" w:author="Զարինե Սարգսյան" w:date="2026-04-02T14:26:00Z">
              <w:rPr>
                <w:rFonts w:ascii="Arial" w:hAnsi="Arial" w:cs="Arial"/>
              </w:rPr>
            </w:rPrChange>
          </w:rPr>
          <w:delText>Սի</w:delText>
        </w:r>
        <w:r w:rsidRPr="008A0EE2" w:rsidDel="00537147">
          <w:rPr>
            <w:lang w:val="hy-AM"/>
            <w:rPrChange w:id="6380" w:author="Զարինե Սարգսյան" w:date="2026-04-02T14:26:00Z">
              <w:rPr/>
            </w:rPrChange>
          </w:rPr>
          <w:delText>-</w:delText>
        </w:r>
        <w:r w:rsidRPr="008A0EE2" w:rsidDel="00537147">
          <w:rPr>
            <w:rFonts w:ascii="Arial" w:hAnsi="Arial" w:cs="Arial"/>
            <w:lang w:val="hy-AM"/>
            <w:rPrChange w:id="6381" w:author="Զարինե Սարգսյան" w:date="2026-04-02T14:26:00Z">
              <w:rPr>
                <w:rFonts w:ascii="Arial" w:hAnsi="Arial" w:cs="Arial"/>
              </w:rPr>
            </w:rPrChange>
          </w:rPr>
          <w:delText>Բի</w:delText>
        </w:r>
        <w:r w:rsidRPr="008A0EE2" w:rsidDel="00537147">
          <w:rPr>
            <w:lang w:val="hy-AM"/>
            <w:rPrChange w:id="6382" w:author="Զարինե Սարգսյան" w:date="2026-04-02T14:26:00Z">
              <w:rPr/>
            </w:rPrChange>
          </w:rPr>
          <w:delText>-</w:delText>
        </w:r>
        <w:r w:rsidRPr="008A0EE2" w:rsidDel="00537147">
          <w:rPr>
            <w:rFonts w:ascii="Arial" w:hAnsi="Arial" w:cs="Arial"/>
            <w:lang w:val="hy-AM"/>
            <w:rPrChange w:id="6383" w:author="Զարինե Սարգսյան" w:date="2026-04-02T14:26:00Z">
              <w:rPr>
                <w:rFonts w:ascii="Arial" w:hAnsi="Arial" w:cs="Arial"/>
              </w:rPr>
            </w:rPrChange>
          </w:rPr>
          <w:delText>Էյ</w:delText>
        </w:r>
        <w:r w:rsidRPr="008A0EE2" w:rsidDel="00537147">
          <w:rPr>
            <w:lang w:val="hy-AM"/>
            <w:rPrChange w:id="6384" w:author="Զարինե Սարգսյան" w:date="2026-04-02T14:26:00Z">
              <w:rPr/>
            </w:rPrChange>
          </w:rPr>
          <w:delText>-</w:delText>
        </w:r>
        <w:r w:rsidRPr="008A0EE2" w:rsidDel="00537147">
          <w:rPr>
            <w:rFonts w:ascii="Arial" w:hAnsi="Arial" w:cs="Arial"/>
            <w:lang w:val="hy-AM"/>
            <w:rPrChange w:id="6385" w:author="Զարինե Սարգսյան" w:date="2026-04-02T14:26:00Z">
              <w:rPr>
                <w:rFonts w:ascii="Arial" w:hAnsi="Arial" w:cs="Arial"/>
              </w:rPr>
            </w:rPrChange>
          </w:rPr>
          <w:delText>Նեթ</w:delText>
        </w:r>
        <w:r w:rsidRPr="008A0EE2" w:rsidDel="00537147">
          <w:rPr>
            <w:lang w:val="hy-AM"/>
            <w:rPrChange w:id="6386" w:author="Զարինե Սարգսյան" w:date="2026-04-02T14:26:00Z">
              <w:rPr/>
            </w:rPrChange>
          </w:rPr>
          <w:delText xml:space="preserve"> (CBANet) </w:delText>
        </w:r>
        <w:r w:rsidRPr="008A0EE2" w:rsidDel="00537147">
          <w:rPr>
            <w:rFonts w:ascii="Arial" w:hAnsi="Arial" w:cs="Arial"/>
            <w:lang w:val="hy-AM"/>
            <w:rPrChange w:id="6387" w:author="Զարինե Սարգսյան" w:date="2026-04-02T14:26:00Z">
              <w:rPr>
                <w:rFonts w:ascii="Arial" w:hAnsi="Arial" w:cs="Arial"/>
              </w:rPr>
            </w:rPrChange>
          </w:rPr>
          <w:delText>միջբանկային</w:delText>
        </w:r>
        <w:r w:rsidRPr="008A0EE2" w:rsidDel="00537147">
          <w:rPr>
            <w:lang w:val="hy-AM"/>
            <w:rPrChange w:id="6388" w:author="Զարինե Սարգսյան" w:date="2026-04-02T14:26:00Z">
              <w:rPr/>
            </w:rPrChange>
          </w:rPr>
          <w:delText xml:space="preserve"> </w:delText>
        </w:r>
        <w:r w:rsidRPr="008A0EE2" w:rsidDel="00537147">
          <w:rPr>
            <w:rFonts w:ascii="Arial" w:hAnsi="Arial" w:cs="Arial"/>
            <w:lang w:val="hy-AM"/>
            <w:rPrChange w:id="6389" w:author="Զարինե Սարգսյան" w:date="2026-04-02T14:26:00Z">
              <w:rPr>
                <w:rFonts w:ascii="Arial" w:hAnsi="Arial" w:cs="Arial"/>
              </w:rPr>
            </w:rPrChange>
          </w:rPr>
          <w:delText>համակարգչային</w:delText>
        </w:r>
        <w:r w:rsidRPr="008A0EE2" w:rsidDel="00537147">
          <w:rPr>
            <w:lang w:val="hy-AM"/>
            <w:rPrChange w:id="6390" w:author="Զարինե Սարգսյան" w:date="2026-04-02T14:26:00Z">
              <w:rPr/>
            </w:rPrChange>
          </w:rPr>
          <w:delText xml:space="preserve"> </w:delText>
        </w:r>
        <w:r w:rsidRPr="008A0EE2" w:rsidDel="00537147">
          <w:rPr>
            <w:rFonts w:ascii="Arial" w:hAnsi="Arial" w:cs="Arial"/>
            <w:lang w:val="hy-AM"/>
            <w:rPrChange w:id="6391" w:author="Զարինե Սարգսյան" w:date="2026-04-02T14:26:00Z">
              <w:rPr>
                <w:rFonts w:ascii="Arial" w:hAnsi="Arial" w:cs="Arial"/>
              </w:rPr>
            </w:rPrChange>
          </w:rPr>
          <w:delText>ցանցի</w:delText>
        </w:r>
      </w:del>
      <w:ins w:id="6392" w:author="Զարինե Սարգսյան" w:date="2026-04-02T11:39:00Z">
        <w:r w:rsidR="00516B6E" w:rsidRPr="008A0EE2">
          <w:rPr>
            <w:rFonts w:ascii="Arial" w:hAnsi="Arial" w:cs="Arial"/>
            <w:lang w:val="hy-AM"/>
            <w:rPrChange w:id="6393" w:author="Զարինե Սարգսյան" w:date="2026-04-02T14:26:00Z">
              <w:rPr>
                <w:rFonts w:ascii="Arial" w:hAnsi="Arial" w:cs="Arial"/>
              </w:rPr>
            </w:rPrChange>
          </w:rPr>
          <w:t>Տվյալների փոխանակման շերտի</w:t>
        </w:r>
      </w:ins>
      <w:r w:rsidRPr="008A0EE2">
        <w:rPr>
          <w:lang w:val="hy-AM"/>
          <w:rPrChange w:id="63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395" w:author="Զարինե Սարգսյան" w:date="2026-04-02T14:26:00Z">
            <w:rPr>
              <w:rFonts w:ascii="Arial" w:hAnsi="Arial" w:cs="Arial"/>
            </w:rPr>
          </w:rPrChange>
        </w:rPr>
        <w:t>միջոցով</w:t>
      </w:r>
      <w:r w:rsidRPr="008A0EE2">
        <w:rPr>
          <w:lang w:val="hy-AM"/>
          <w:rPrChange w:id="6396" w:author="Զարինե Սարգսյան" w:date="2026-04-02T14:26:00Z">
            <w:rPr/>
          </w:rPrChange>
        </w:rPr>
        <w:t>:</w:t>
      </w:r>
    </w:p>
    <w:p w14:paraId="7210C5F9" w14:textId="77777777" w:rsidR="00A320B0" w:rsidRPr="008A0EE2" w:rsidRDefault="00A320B0" w:rsidP="00A320B0">
      <w:pPr>
        <w:rPr>
          <w:lang w:val="hy-AM"/>
          <w:rPrChange w:id="6397" w:author="Զարինե Սարգսյան" w:date="2026-04-02T14:26:00Z">
            <w:rPr/>
          </w:rPrChange>
        </w:rPr>
      </w:pPr>
      <w:r w:rsidRPr="008A0EE2">
        <w:rPr>
          <w:lang w:val="hy-AM"/>
          <w:rPrChange w:id="6398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6399" w:author="Զարինե Սարգսյան" w:date="2026-04-02T14:26:00Z">
            <w:rPr>
              <w:rFonts w:ascii="Arial" w:hAnsi="Arial" w:cs="Arial"/>
            </w:rPr>
          </w:rPrChange>
        </w:rPr>
        <w:t>Արտակարգ</w:t>
      </w:r>
      <w:r w:rsidRPr="008A0EE2">
        <w:rPr>
          <w:lang w:val="hy-AM"/>
          <w:rPrChange w:id="64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01" w:author="Զարինե Սարգսյան" w:date="2026-04-02T14:26:00Z">
            <w:rPr>
              <w:rFonts w:ascii="Arial" w:hAnsi="Arial" w:cs="Arial"/>
            </w:rPr>
          </w:rPrChange>
        </w:rPr>
        <w:t>իրավիճակների</w:t>
      </w:r>
      <w:r w:rsidRPr="008A0EE2">
        <w:rPr>
          <w:lang w:val="hy-AM"/>
          <w:rPrChange w:id="64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03" w:author="Զարինե Սարգսյան" w:date="2026-04-02T14:26:00Z">
            <w:rPr>
              <w:rFonts w:ascii="Arial" w:hAnsi="Arial" w:cs="Arial"/>
            </w:rPr>
          </w:rPrChange>
        </w:rPr>
        <w:t>առաջացման</w:t>
      </w:r>
      <w:r w:rsidRPr="008A0EE2">
        <w:rPr>
          <w:lang w:val="hy-AM"/>
          <w:rPrChange w:id="64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05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64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07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64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09" w:author="Զարինե Սարգսյան" w:date="2026-04-02T14:26:00Z">
            <w:rPr>
              <w:rFonts w:ascii="Arial" w:hAnsi="Arial" w:cs="Arial"/>
            </w:rPr>
          </w:rPrChange>
        </w:rPr>
        <w:t>Էլեկտրոնային</w:t>
      </w:r>
      <w:r w:rsidRPr="008A0EE2">
        <w:rPr>
          <w:lang w:val="hy-AM"/>
          <w:rPrChange w:id="64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11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հաղորդագրությունների</w:t>
      </w:r>
      <w:r w:rsidRPr="008A0EE2">
        <w:rPr>
          <w:lang w:val="hy-AM"/>
          <w:rPrChange w:id="64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13" w:author="Զարինե Սարգսյան" w:date="2026-04-02T14:26:00Z">
            <w:rPr>
              <w:rFonts w:ascii="Arial" w:hAnsi="Arial" w:cs="Arial"/>
            </w:rPr>
          </w:rPrChange>
        </w:rPr>
        <w:t>փոխանցումը</w:t>
      </w:r>
      <w:r w:rsidRPr="008A0EE2">
        <w:rPr>
          <w:lang w:val="hy-AM"/>
          <w:rPrChange w:id="64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15" w:author="Զարինե Սարգսյան" w:date="2026-04-02T14:26:00Z">
            <w:rPr>
              <w:rFonts w:ascii="Arial" w:hAnsi="Arial" w:cs="Arial"/>
            </w:rPr>
          </w:rPrChange>
        </w:rPr>
        <w:t>կատարվում</w:t>
      </w:r>
      <w:r w:rsidRPr="008A0EE2">
        <w:rPr>
          <w:lang w:val="hy-AM"/>
          <w:rPrChange w:id="64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17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4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19" w:author="Զարինե Սարգսյան" w:date="2026-04-02T14:26:00Z">
            <w:rPr>
              <w:rFonts w:ascii="Arial" w:hAnsi="Arial" w:cs="Arial"/>
            </w:rPr>
          </w:rPrChange>
        </w:rPr>
        <w:t>Կենտրոնական</w:t>
      </w:r>
      <w:r w:rsidRPr="008A0EE2">
        <w:rPr>
          <w:lang w:val="hy-AM"/>
          <w:rPrChange w:id="64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21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64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23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64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25" w:author="Զարինե Սարգսյան" w:date="2026-04-02T14:26:00Z">
            <w:rPr>
              <w:rFonts w:ascii="Arial" w:hAnsi="Arial" w:cs="Arial"/>
            </w:rPr>
          </w:rPrChange>
        </w:rPr>
        <w:t>համաձայնեցված</w:t>
      </w:r>
      <w:r w:rsidRPr="008A0EE2">
        <w:rPr>
          <w:lang w:val="hy-AM"/>
          <w:rPrChange w:id="64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27" w:author="Զարինե Սարգսյան" w:date="2026-04-02T14:26:00Z">
            <w:rPr>
              <w:rFonts w:ascii="Arial" w:hAnsi="Arial" w:cs="Arial"/>
            </w:rPr>
          </w:rPrChange>
        </w:rPr>
        <w:t>եղանակով</w:t>
      </w:r>
      <w:r w:rsidRPr="008A0EE2">
        <w:rPr>
          <w:lang w:val="hy-AM"/>
          <w:rPrChange w:id="6428" w:author="Զարինե Սարգսյան" w:date="2026-04-02T14:26:00Z">
            <w:rPr/>
          </w:rPrChange>
        </w:rPr>
        <w:t>:</w:t>
      </w:r>
    </w:p>
    <w:p w14:paraId="0887CD22" w14:textId="77777777" w:rsidR="00A320B0" w:rsidRPr="008A0EE2" w:rsidRDefault="00A320B0" w:rsidP="00A320B0">
      <w:pPr>
        <w:rPr>
          <w:lang w:val="hy-AM"/>
          <w:rPrChange w:id="6429" w:author="Զարինե Սարգսյան" w:date="2026-04-02T14:26:00Z">
            <w:rPr/>
          </w:rPrChange>
        </w:rPr>
      </w:pPr>
      <w:r w:rsidRPr="008A0EE2">
        <w:rPr>
          <w:lang w:val="hy-AM"/>
          <w:rPrChange w:id="6430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6431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4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33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64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35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4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37" w:author="Զարինե Սարգսյան" w:date="2026-04-02T14:26:00Z">
            <w:rPr>
              <w:rFonts w:ascii="Arial" w:hAnsi="Arial" w:cs="Arial"/>
            </w:rPr>
          </w:rPrChange>
        </w:rPr>
        <w:t>Բանկերի</w:t>
      </w:r>
      <w:r w:rsidRPr="008A0EE2">
        <w:rPr>
          <w:lang w:val="hy-AM"/>
          <w:rPrChange w:id="64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39" w:author="Զարինե Սարգսյան" w:date="2026-04-02T14:26:00Z">
            <w:rPr>
              <w:rFonts w:ascii="Arial" w:hAnsi="Arial" w:cs="Arial"/>
            </w:rPr>
          </w:rPrChange>
        </w:rPr>
        <w:t>միջև</w:t>
      </w:r>
      <w:r w:rsidRPr="008A0EE2">
        <w:rPr>
          <w:lang w:val="hy-AM"/>
          <w:rPrChange w:id="64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41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64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43" w:author="Զարինե Սարգսյան" w:date="2026-04-02T14:26:00Z">
            <w:rPr>
              <w:rFonts w:ascii="Arial" w:hAnsi="Arial" w:cs="Arial"/>
            </w:rPr>
          </w:rPrChange>
        </w:rPr>
        <w:t>էլեկտրոնային</w:t>
      </w:r>
      <w:r w:rsidRPr="008A0EE2">
        <w:rPr>
          <w:lang w:val="hy-AM"/>
          <w:rPrChange w:id="64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4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64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47" w:author="Զարինե Սարգսյան" w:date="2026-04-02T14:26:00Z">
            <w:rPr>
              <w:rFonts w:ascii="Arial" w:hAnsi="Arial" w:cs="Arial"/>
            </w:rPr>
          </w:rPrChange>
        </w:rPr>
        <w:t>փոխանցման</w:t>
      </w:r>
      <w:r w:rsidRPr="008A0EE2">
        <w:rPr>
          <w:lang w:val="hy-AM"/>
          <w:rPrChange w:id="64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49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4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51" w:author="Զարինե Սարգսյան" w:date="2026-04-02T14:26:00Z">
            <w:rPr>
              <w:rFonts w:ascii="Arial" w:hAnsi="Arial" w:cs="Arial"/>
            </w:rPr>
          </w:rPrChange>
        </w:rPr>
        <w:t>ընդունման</w:t>
      </w:r>
      <w:r w:rsidRPr="008A0EE2">
        <w:rPr>
          <w:lang w:val="hy-AM"/>
          <w:rPrChange w:id="64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53" w:author="Զարինե Սարգսյան" w:date="2026-04-02T14:26:00Z">
            <w:rPr>
              <w:rFonts w:ascii="Arial" w:hAnsi="Arial" w:cs="Arial"/>
            </w:rPr>
          </w:rPrChange>
        </w:rPr>
        <w:t>ժամանակ</w:t>
      </w:r>
      <w:r w:rsidRPr="008A0EE2">
        <w:rPr>
          <w:lang w:val="hy-AM"/>
          <w:rPrChange w:id="64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55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64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57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64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59" w:author="Զարինե Սարգսյան" w:date="2026-04-02T14:26:00Z">
            <w:rPr>
              <w:rFonts w:ascii="Arial" w:hAnsi="Arial" w:cs="Arial"/>
            </w:rPr>
          </w:rPrChange>
        </w:rPr>
        <w:t>ձևավորում</w:t>
      </w:r>
      <w:r w:rsidRPr="008A0EE2">
        <w:rPr>
          <w:lang w:val="hy-AM"/>
          <w:rPrChange w:id="64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6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4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63" w:author="Զարինե Սարգսյան" w:date="2026-04-02T14:26:00Z">
            <w:rPr>
              <w:rFonts w:ascii="Arial" w:hAnsi="Arial" w:cs="Arial"/>
            </w:rPr>
          </w:rPrChange>
        </w:rPr>
        <w:t>տրամադրում</w:t>
      </w:r>
      <w:r w:rsidRPr="008A0EE2">
        <w:rPr>
          <w:lang w:val="hy-AM"/>
          <w:rPrChange w:id="64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6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4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67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64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69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հաղորդագրությունների</w:t>
      </w:r>
      <w:r w:rsidRPr="008A0EE2">
        <w:rPr>
          <w:lang w:val="hy-AM"/>
          <w:rPrChange w:id="64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71" w:author="Զարինե Սարգսյան" w:date="2026-04-02T14:26:00Z">
            <w:rPr>
              <w:rFonts w:ascii="Arial" w:hAnsi="Arial" w:cs="Arial"/>
            </w:rPr>
          </w:rPrChange>
        </w:rPr>
        <w:t>ընդունումը</w:t>
      </w:r>
      <w:r w:rsidRPr="008A0EE2">
        <w:rPr>
          <w:lang w:val="hy-AM"/>
          <w:rPrChange w:id="64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73" w:author="Զարինե Սարգսյան" w:date="2026-04-02T14:26:00Z">
            <w:rPr>
              <w:rFonts w:ascii="Arial" w:hAnsi="Arial" w:cs="Arial"/>
            </w:rPr>
          </w:rPrChange>
        </w:rPr>
        <w:t>հաստատող</w:t>
      </w:r>
      <w:r w:rsidRPr="008A0EE2">
        <w:rPr>
          <w:lang w:val="hy-AM"/>
          <w:rPrChange w:id="64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75" w:author="Զարինե Սարգսյան" w:date="2026-04-02T14:26:00Z">
            <w:rPr>
              <w:rFonts w:ascii="Arial" w:hAnsi="Arial" w:cs="Arial"/>
            </w:rPr>
          </w:rPrChange>
        </w:rPr>
        <w:t>ներքին</w:t>
      </w:r>
      <w:r w:rsidRPr="008A0EE2">
        <w:rPr>
          <w:lang w:val="hy-AM"/>
          <w:rPrChange w:id="64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77" w:author="Զարինե Սարգսյան" w:date="2026-04-02T14:26:00Z">
            <w:rPr>
              <w:rFonts w:ascii="Arial" w:hAnsi="Arial" w:cs="Arial"/>
            </w:rPr>
          </w:rPrChange>
        </w:rPr>
        <w:t>համակարգային</w:t>
      </w:r>
      <w:r w:rsidRPr="008A0EE2">
        <w:rPr>
          <w:lang w:val="hy-AM"/>
          <w:rPrChange w:id="64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79" w:author="Զարինե Սարգսյան" w:date="2026-04-02T14:26:00Z">
            <w:rPr>
              <w:rFonts w:ascii="Arial" w:hAnsi="Arial" w:cs="Arial"/>
            </w:rPr>
          </w:rPrChange>
        </w:rPr>
        <w:t>հաղորդագրություն</w:t>
      </w:r>
      <w:r w:rsidRPr="008A0EE2">
        <w:rPr>
          <w:lang w:val="hy-AM"/>
          <w:rPrChange w:id="6480" w:author="Զարինե Սարգսյան" w:date="2026-04-02T14:26:00Z">
            <w:rPr/>
          </w:rPrChange>
        </w:rPr>
        <w:t>:</w:t>
      </w:r>
    </w:p>
    <w:p w14:paraId="5CD54593" w14:textId="5CE47D02" w:rsidR="00A320B0" w:rsidRPr="008A0EE2" w:rsidRDefault="00A320B0" w:rsidP="00A320B0">
      <w:pPr>
        <w:rPr>
          <w:lang w:val="hy-AM"/>
          <w:rPrChange w:id="6481" w:author="Զարինե Սարգսյան" w:date="2026-04-02T14:26:00Z">
            <w:rPr/>
          </w:rPrChange>
        </w:rPr>
      </w:pPr>
      <w:r w:rsidRPr="008A0EE2">
        <w:rPr>
          <w:lang w:val="hy-AM"/>
          <w:rPrChange w:id="6482" w:author="Զարինե Սարգսյան" w:date="2026-04-02T14:26:00Z">
            <w:rPr/>
          </w:rPrChange>
        </w:rPr>
        <w:t xml:space="preserve">4) </w:t>
      </w:r>
      <w:r w:rsidRPr="008A0EE2">
        <w:rPr>
          <w:rFonts w:ascii="Arial" w:hAnsi="Arial" w:cs="Arial"/>
          <w:lang w:val="hy-AM"/>
          <w:rPrChange w:id="6483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4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85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64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87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4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89" w:author="Զարինե Սարգսյան" w:date="2026-04-02T14:26:00Z">
            <w:rPr>
              <w:rFonts w:ascii="Arial" w:hAnsi="Arial" w:cs="Arial"/>
            </w:rPr>
          </w:rPrChange>
        </w:rPr>
        <w:t>Բանկերը</w:t>
      </w:r>
      <w:r w:rsidRPr="008A0EE2">
        <w:rPr>
          <w:lang w:val="hy-AM"/>
          <w:rPrChange w:id="649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491" w:author="Զարինե Սարգսյան" w:date="2026-04-02T14:26:00Z">
            <w:rPr>
              <w:rFonts w:ascii="Arial" w:hAnsi="Arial" w:cs="Arial"/>
            </w:rPr>
          </w:rPrChange>
        </w:rPr>
        <w:t>համապատասխանաբար</w:t>
      </w:r>
      <w:r w:rsidRPr="008A0EE2">
        <w:rPr>
          <w:lang w:val="hy-AM"/>
          <w:rPrChange w:id="64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93" w:author="Զարինե Սարգսյան" w:date="2026-04-02T14:26:00Z">
            <w:rPr>
              <w:rFonts w:ascii="Arial" w:hAnsi="Arial" w:cs="Arial"/>
            </w:rPr>
          </w:rPrChange>
        </w:rPr>
        <w:t>իրենց</w:t>
      </w:r>
      <w:r w:rsidRPr="008A0EE2">
        <w:rPr>
          <w:lang w:val="hy-AM"/>
          <w:rPrChange w:id="64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495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649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497" w:author="Զարինե Սարգսյան" w:date="2026-04-02T14:26:00Z">
            <w:rPr>
              <w:rFonts w:ascii="Arial" w:hAnsi="Arial" w:cs="Arial"/>
            </w:rPr>
          </w:rPrChange>
        </w:rPr>
        <w:t>գործառնական</w:t>
      </w:r>
      <w:r w:rsidRPr="008A0EE2">
        <w:rPr>
          <w:lang w:val="hy-AM"/>
          <w:rPrChange w:id="6498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499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65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01" w:author="Զարինե Սարգսյան" w:date="2026-04-02T14:26:00Z">
            <w:rPr>
              <w:rFonts w:ascii="Arial" w:hAnsi="Arial" w:cs="Arial"/>
            </w:rPr>
          </w:rPrChange>
        </w:rPr>
        <w:t>ընթացքում՝</w:t>
      </w:r>
      <w:r w:rsidRPr="008A0EE2">
        <w:rPr>
          <w:lang w:val="hy-AM"/>
          <w:rPrChange w:id="65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03" w:author="Զարինե Սարգսյան" w:date="2026-04-02T14:26:00Z">
            <w:rPr>
              <w:rFonts w:ascii="Arial" w:hAnsi="Arial" w:cs="Arial"/>
            </w:rPr>
          </w:rPrChange>
        </w:rPr>
        <w:t>ոչ</w:t>
      </w:r>
      <w:r w:rsidRPr="008A0EE2">
        <w:rPr>
          <w:lang w:val="hy-AM"/>
          <w:rPrChange w:id="65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05" w:author="Զարինե Սարգսյան" w:date="2026-04-02T14:26:00Z">
            <w:rPr>
              <w:rFonts w:ascii="Arial" w:hAnsi="Arial" w:cs="Arial"/>
            </w:rPr>
          </w:rPrChange>
        </w:rPr>
        <w:t>ուշ</w:t>
      </w:r>
      <w:r w:rsidRPr="008A0EE2">
        <w:rPr>
          <w:lang w:val="hy-AM"/>
          <w:rPrChange w:id="650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507" w:author="Զարինե Սարգսյան" w:date="2026-04-02T14:26:00Z">
            <w:rPr>
              <w:rFonts w:ascii="Arial" w:hAnsi="Arial" w:cs="Arial"/>
            </w:rPr>
          </w:rPrChange>
        </w:rPr>
        <w:t>քան</w:t>
      </w:r>
      <w:r w:rsidRPr="008A0EE2">
        <w:rPr>
          <w:lang w:val="hy-AM"/>
          <w:rPrChange w:id="6508" w:author="Զարինե Սարգսյան" w:date="2026-04-02T14:26:00Z">
            <w:rPr/>
          </w:rPrChange>
        </w:rPr>
        <w:t xml:space="preserve"> 10 </w:t>
      </w:r>
      <w:r w:rsidRPr="008A0EE2">
        <w:rPr>
          <w:rFonts w:ascii="Arial" w:hAnsi="Arial" w:cs="Arial"/>
          <w:lang w:val="hy-AM"/>
          <w:rPrChange w:id="6509" w:author="Զարինե Սարգսյան" w:date="2026-04-02T14:26:00Z">
            <w:rPr>
              <w:rFonts w:ascii="Arial" w:hAnsi="Arial" w:cs="Arial"/>
            </w:rPr>
          </w:rPrChange>
        </w:rPr>
        <w:t>րոպե</w:t>
      </w:r>
      <w:r w:rsidRPr="008A0EE2">
        <w:rPr>
          <w:lang w:val="hy-AM"/>
          <w:rPrChange w:id="65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11" w:author="Զարինե Սարգսյան" w:date="2026-04-02T14:26:00Z">
            <w:rPr>
              <w:rFonts w:ascii="Arial" w:hAnsi="Arial" w:cs="Arial"/>
            </w:rPr>
          </w:rPrChange>
        </w:rPr>
        <w:t>հաճախականությամբ</w:t>
      </w:r>
      <w:r w:rsidRPr="008A0EE2">
        <w:rPr>
          <w:lang w:val="hy-AM"/>
          <w:rPrChange w:id="651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513" w:author="Զարինե Սարգսյան" w:date="2026-04-02T14:26:00Z">
            <w:rPr>
              <w:rFonts w:ascii="Arial" w:hAnsi="Arial" w:cs="Arial"/>
            </w:rPr>
          </w:rPrChange>
        </w:rPr>
        <w:t>ինչպես</w:t>
      </w:r>
      <w:r w:rsidRPr="008A0EE2">
        <w:rPr>
          <w:lang w:val="hy-AM"/>
          <w:rPrChange w:id="65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15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65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17" w:author="Զարինե Սարգսյան" w:date="2026-04-02T14:26:00Z">
            <w:rPr>
              <w:rFonts w:ascii="Arial" w:hAnsi="Arial" w:cs="Arial"/>
            </w:rPr>
          </w:rPrChange>
        </w:rPr>
        <w:t>աշխատանքային</w:t>
      </w:r>
      <w:r w:rsidRPr="008A0EE2">
        <w:rPr>
          <w:lang w:val="hy-AM"/>
          <w:rPrChange w:id="6518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519" w:author="Զարինե Սարգսյան" w:date="2026-04-02T14:26:00Z">
            <w:rPr>
              <w:rFonts w:ascii="Arial" w:hAnsi="Arial" w:cs="Arial"/>
            </w:rPr>
          </w:rPrChange>
        </w:rPr>
        <w:t>գործառնական</w:t>
      </w:r>
      <w:r w:rsidRPr="008A0EE2">
        <w:rPr>
          <w:lang w:val="hy-AM"/>
          <w:rPrChange w:id="6520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521" w:author="Զարինե Սարգսյան" w:date="2026-04-02T14:26:00Z">
            <w:rPr>
              <w:rFonts w:ascii="Arial" w:hAnsi="Arial" w:cs="Arial"/>
            </w:rPr>
          </w:rPrChange>
        </w:rPr>
        <w:t>օրվա</w:t>
      </w:r>
      <w:r w:rsidRPr="008A0EE2">
        <w:rPr>
          <w:lang w:val="hy-AM"/>
          <w:rPrChange w:id="65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23" w:author="Զարինե Սարգսյան" w:date="2026-04-02T14:26:00Z">
            <w:rPr>
              <w:rFonts w:ascii="Arial" w:hAnsi="Arial" w:cs="Arial"/>
            </w:rPr>
          </w:rPrChange>
        </w:rPr>
        <w:t>վերջում</w:t>
      </w:r>
      <w:r w:rsidRPr="008A0EE2">
        <w:rPr>
          <w:lang w:val="hy-AM"/>
          <w:rPrChange w:id="65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25" w:author="Զարինե Սարգսյան" w:date="2026-04-02T14:26:00Z">
            <w:rPr>
              <w:rFonts w:ascii="Arial" w:hAnsi="Arial" w:cs="Arial"/>
            </w:rPr>
          </w:rPrChange>
        </w:rPr>
        <w:t>ստուգում</w:t>
      </w:r>
      <w:r w:rsidRPr="008A0EE2">
        <w:rPr>
          <w:lang w:val="hy-AM"/>
          <w:rPrChange w:id="65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27" w:author="Զարինե Սարգսյան" w:date="2026-04-02T14:26:00Z">
            <w:rPr>
              <w:rFonts w:ascii="Arial" w:hAnsi="Arial" w:cs="Arial"/>
            </w:rPr>
          </w:rPrChange>
        </w:rPr>
        <w:t>են՝</w:t>
      </w:r>
      <w:r w:rsidRPr="008A0EE2">
        <w:rPr>
          <w:lang w:val="hy-AM"/>
          <w:rPrChange w:id="6528" w:author="Զարինե Սարգսյան" w:date="2026-04-02T14:26:00Z">
            <w:rPr/>
          </w:rPrChange>
        </w:rPr>
        <w:t xml:space="preserve"> </w:t>
      </w:r>
      <w:del w:id="6529" w:author="Զարինե Սարգսյան" w:date="2026-04-06T11:05:00Z">
        <w:r w:rsidRPr="008A0EE2" w:rsidDel="000F168D">
          <w:rPr>
            <w:rFonts w:ascii="Arial" w:hAnsi="Arial" w:cs="Arial"/>
            <w:lang w:val="hy-AM"/>
            <w:rPrChange w:id="6530" w:author="Զարինե Սարգսյան" w:date="2026-04-02T14:26:00Z">
              <w:rPr>
                <w:rFonts w:ascii="Arial" w:hAnsi="Arial" w:cs="Arial"/>
              </w:rPr>
            </w:rPrChange>
          </w:rPr>
          <w:delText>Կենտրոնական</w:delText>
        </w:r>
        <w:r w:rsidRPr="008A0EE2" w:rsidDel="000F168D">
          <w:rPr>
            <w:lang w:val="hy-AM"/>
            <w:rPrChange w:id="6531" w:author="Զարինե Սարգսյան" w:date="2026-04-02T14:26:00Z">
              <w:rPr/>
            </w:rPrChange>
          </w:rPr>
          <w:delText xml:space="preserve"> </w:delText>
        </w:r>
        <w:r w:rsidRPr="008A0EE2" w:rsidDel="000F168D">
          <w:rPr>
            <w:rFonts w:ascii="Arial" w:hAnsi="Arial" w:cs="Arial"/>
            <w:lang w:val="hy-AM"/>
            <w:rPrChange w:id="6532" w:author="Զարինե Սարգսյան" w:date="2026-04-02T14:26:00Z">
              <w:rPr>
                <w:rFonts w:ascii="Arial" w:hAnsi="Arial" w:cs="Arial"/>
              </w:rPr>
            </w:rPrChange>
          </w:rPr>
          <w:delText>բանկի</w:delText>
        </w:r>
        <w:r w:rsidRPr="008A0EE2" w:rsidDel="000F168D">
          <w:rPr>
            <w:lang w:val="hy-AM"/>
            <w:rPrChange w:id="6533" w:author="Զարինե Սարգսյան" w:date="2026-04-02T14:26:00Z">
              <w:rPr/>
            </w:rPrChange>
          </w:rPr>
          <w:delText xml:space="preserve"> </w:delText>
        </w:r>
        <w:r w:rsidRPr="008A0EE2" w:rsidDel="000F168D">
          <w:rPr>
            <w:rFonts w:ascii="Arial" w:hAnsi="Arial" w:cs="Arial"/>
            <w:lang w:val="hy-AM"/>
            <w:rPrChange w:id="6534" w:author="Զարինե Սարգսյան" w:date="2026-04-02T14:26:00Z">
              <w:rPr>
                <w:rFonts w:ascii="Arial" w:hAnsi="Arial" w:cs="Arial"/>
              </w:rPr>
            </w:rPrChange>
          </w:rPr>
          <w:delText>տրամադրած</w:delText>
        </w:r>
        <w:r w:rsidRPr="008A0EE2" w:rsidDel="000F168D">
          <w:rPr>
            <w:lang w:val="hy-AM"/>
            <w:rPrChange w:id="6535" w:author="Զարինե Սարգսյան" w:date="2026-04-02T14:26:00Z">
              <w:rPr/>
            </w:rPrChange>
          </w:rPr>
          <w:delText xml:space="preserve"> </w:delText>
        </w:r>
        <w:r w:rsidRPr="008A0EE2" w:rsidDel="000F168D">
          <w:rPr>
            <w:rFonts w:ascii="Arial" w:hAnsi="Arial" w:cs="Arial"/>
            <w:lang w:val="hy-AM"/>
            <w:rPrChange w:id="6536" w:author="Զարինե Սարգսյան" w:date="2026-04-02T14:26:00Z">
              <w:rPr>
                <w:rFonts w:ascii="Arial" w:hAnsi="Arial" w:cs="Arial"/>
              </w:rPr>
            </w:rPrChange>
          </w:rPr>
          <w:delText>տեխնիկածրագրային</w:delText>
        </w:r>
        <w:r w:rsidRPr="008A0EE2" w:rsidDel="000F168D">
          <w:rPr>
            <w:lang w:val="hy-AM"/>
            <w:rPrChange w:id="6537" w:author="Զարինե Սարգսյան" w:date="2026-04-02T14:26:00Z">
              <w:rPr/>
            </w:rPrChange>
          </w:rPr>
          <w:delText xml:space="preserve"> </w:delText>
        </w:r>
        <w:r w:rsidRPr="008A0EE2" w:rsidDel="000F168D">
          <w:rPr>
            <w:rFonts w:ascii="Arial" w:hAnsi="Arial" w:cs="Arial"/>
            <w:lang w:val="hy-AM"/>
            <w:rPrChange w:id="6538" w:author="Զարինե Սարգսյան" w:date="2026-04-02T14:26:00Z">
              <w:rPr>
                <w:rFonts w:ascii="Arial" w:hAnsi="Arial" w:cs="Arial"/>
              </w:rPr>
            </w:rPrChange>
          </w:rPr>
          <w:delText>տիրույթի</w:delText>
        </w:r>
      </w:del>
      <w:del w:id="6539" w:author="Զարինե Սարգսյան" w:date="2026-04-06T11:04:00Z">
        <w:r w:rsidRPr="008A0EE2" w:rsidDel="000F168D">
          <w:rPr>
            <w:lang w:val="hy-AM"/>
            <w:rPrChange w:id="6540" w:author="Զարինե Սարգսյան" w:date="2026-04-02T14:26:00Z">
              <w:rPr/>
            </w:rPrChange>
          </w:rPr>
          <w:delText xml:space="preserve"> </w:delText>
        </w:r>
      </w:del>
      <w:ins w:id="6541" w:author="Զարինե Սարգսյան" w:date="2026-04-02T11:40:00Z">
        <w:r w:rsidR="00516B6E" w:rsidRPr="008A0EE2">
          <w:rPr>
            <w:rFonts w:ascii="Arial" w:hAnsi="Arial" w:cs="Arial"/>
            <w:lang w:val="hy-AM"/>
            <w:rPrChange w:id="6542" w:author="Զարինե Սարգսյան" w:date="2026-04-02T14:26:00Z">
              <w:rPr>
                <w:rFonts w:ascii="Arial" w:hAnsi="Arial" w:cs="Arial"/>
              </w:rPr>
            </w:rPrChange>
          </w:rPr>
          <w:t>տվյալների</w:t>
        </w:r>
      </w:ins>
      <w:ins w:id="6543" w:author="Զարինե Սարգսյան" w:date="2026-04-06T11:04:00Z">
        <w:r w:rsidR="00537147">
          <w:rPr>
            <w:rFonts w:ascii="Arial" w:hAnsi="Arial" w:cs="Arial"/>
            <w:lang w:val="hy-AM"/>
          </w:rPr>
          <w:t xml:space="preserve"> փոխանակման շերտի </w:t>
        </w:r>
      </w:ins>
      <w:r w:rsidRPr="008A0EE2">
        <w:rPr>
          <w:rFonts w:ascii="Arial" w:hAnsi="Arial" w:cs="Arial"/>
          <w:lang w:val="hy-AM"/>
          <w:rPrChange w:id="6544" w:author="Զարինե Սարգսյան" w:date="2026-04-02T14:26:00Z">
            <w:rPr>
              <w:rFonts w:ascii="Arial" w:hAnsi="Arial" w:cs="Arial"/>
            </w:rPr>
          </w:rPrChange>
        </w:rPr>
        <w:t>միջոցով</w:t>
      </w:r>
      <w:r w:rsidRPr="008A0EE2">
        <w:rPr>
          <w:lang w:val="hy-AM"/>
          <w:rPrChange w:id="654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546" w:author="Զարինե Սարգսյան" w:date="2026-04-02T14:26:00Z">
            <w:rPr>
              <w:rFonts w:ascii="Arial" w:hAnsi="Arial" w:cs="Arial"/>
            </w:rPr>
          </w:rPrChange>
        </w:rPr>
        <w:t>իրենց</w:t>
      </w:r>
      <w:r w:rsidRPr="008A0EE2">
        <w:rPr>
          <w:lang w:val="hy-AM"/>
          <w:rPrChange w:id="65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48" w:author="Զարինե Սարգսյան" w:date="2026-04-02T14:26:00Z">
            <w:rPr>
              <w:rFonts w:ascii="Arial" w:hAnsi="Arial" w:cs="Arial"/>
            </w:rPr>
          </w:rPrChange>
        </w:rPr>
        <w:t>ուղղված</w:t>
      </w:r>
      <w:r w:rsidRPr="008A0EE2">
        <w:rPr>
          <w:lang w:val="hy-AM"/>
          <w:rPrChange w:id="6549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550" w:author="Զարինե Սարգսյան" w:date="2026-04-02T14:26:00Z">
            <w:rPr>
              <w:rFonts w:ascii="Arial" w:hAnsi="Arial" w:cs="Arial"/>
            </w:rPr>
          </w:rPrChange>
        </w:rPr>
        <w:t>փոխանցված</w:t>
      </w:r>
      <w:r w:rsidRPr="008A0EE2">
        <w:rPr>
          <w:lang w:val="hy-AM"/>
          <w:rPrChange w:id="6551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552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հաղորդագրությունների</w:t>
      </w:r>
      <w:r w:rsidRPr="008A0EE2">
        <w:rPr>
          <w:lang w:val="hy-AM"/>
          <w:rPrChange w:id="65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54" w:author="Զարինե Սարգսյան" w:date="2026-04-02T14:26:00Z">
            <w:rPr>
              <w:rFonts w:ascii="Arial" w:hAnsi="Arial" w:cs="Arial"/>
            </w:rPr>
          </w:rPrChange>
        </w:rPr>
        <w:t>առկայությունը</w:t>
      </w:r>
      <w:r w:rsidRPr="008A0EE2">
        <w:rPr>
          <w:lang w:val="hy-AM"/>
          <w:rPrChange w:id="65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56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5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58" w:author="Զարինե Սարգսյան" w:date="2026-04-02T14:26:00Z">
            <w:rPr>
              <w:rFonts w:ascii="Arial" w:hAnsi="Arial" w:cs="Arial"/>
            </w:rPr>
          </w:rPrChange>
        </w:rPr>
        <w:t>ապահովում</w:t>
      </w:r>
      <w:r w:rsidRPr="008A0EE2">
        <w:rPr>
          <w:lang w:val="hy-AM"/>
          <w:rPrChange w:id="65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60" w:author="Զարինե Սարգսյան" w:date="2026-04-02T14:26:00Z">
            <w:rPr>
              <w:rFonts w:ascii="Arial" w:hAnsi="Arial" w:cs="Arial"/>
            </w:rPr>
          </w:rPrChange>
        </w:rPr>
        <w:t>դրանց</w:t>
      </w:r>
      <w:r w:rsidRPr="008A0EE2">
        <w:rPr>
          <w:lang w:val="hy-AM"/>
          <w:rPrChange w:id="65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62" w:author="Զարինե Սարգսյան" w:date="2026-04-02T14:26:00Z">
            <w:rPr>
              <w:rFonts w:ascii="Arial" w:hAnsi="Arial" w:cs="Arial"/>
            </w:rPr>
          </w:rPrChange>
        </w:rPr>
        <w:t>ընդունումը</w:t>
      </w:r>
      <w:r w:rsidRPr="008A0EE2">
        <w:rPr>
          <w:lang w:val="hy-AM"/>
          <w:rPrChange w:id="656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564" w:author="Զարինե Սարգսյան" w:date="2026-04-02T14:26:00Z">
            <w:rPr>
              <w:rFonts w:ascii="Arial" w:hAnsi="Arial" w:cs="Arial"/>
            </w:rPr>
          </w:rPrChange>
        </w:rPr>
        <w:t>մշակումը</w:t>
      </w:r>
      <w:r w:rsidRPr="008A0EE2">
        <w:rPr>
          <w:lang w:val="hy-AM"/>
          <w:rPrChange w:id="6565" w:author="Զարինե Սարգսյան" w:date="2026-04-02T14:26:00Z">
            <w:rPr/>
          </w:rPrChange>
        </w:rPr>
        <w:t>:</w:t>
      </w:r>
    </w:p>
    <w:p w14:paraId="7CDB0964" w14:textId="77777777" w:rsidR="00A320B0" w:rsidRPr="008A0EE2" w:rsidRDefault="00A320B0" w:rsidP="00A320B0">
      <w:pPr>
        <w:rPr>
          <w:lang w:val="hy-AM"/>
          <w:rPrChange w:id="6566" w:author="Զարինե Սարգսյան" w:date="2026-04-02T14:26:00Z">
            <w:rPr/>
          </w:rPrChange>
        </w:rPr>
      </w:pPr>
      <w:r w:rsidRPr="008A0EE2">
        <w:rPr>
          <w:lang w:val="hy-AM"/>
          <w:rPrChange w:id="6567" w:author="Զարինե Սարգսյան" w:date="2026-04-02T14:26:00Z">
            <w:rPr/>
          </w:rPrChange>
        </w:rPr>
        <w:t xml:space="preserve">29. </w:t>
      </w:r>
      <w:r w:rsidRPr="008A0EE2">
        <w:rPr>
          <w:rFonts w:ascii="Arial" w:hAnsi="Arial" w:cs="Arial"/>
          <w:lang w:val="hy-AM"/>
          <w:rPrChange w:id="6568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5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70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65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72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5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74" w:author="Զարինե Սարգսյան" w:date="2026-04-02T14:26:00Z">
            <w:rPr>
              <w:rFonts w:ascii="Arial" w:hAnsi="Arial" w:cs="Arial"/>
            </w:rPr>
          </w:rPrChange>
        </w:rPr>
        <w:t>փոխանցվում</w:t>
      </w:r>
      <w:r w:rsidRPr="008A0EE2">
        <w:rPr>
          <w:lang w:val="hy-AM"/>
          <w:rPrChange w:id="65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76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65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78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65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80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հաղորդագրությունները</w:t>
      </w:r>
      <w:r w:rsidRPr="008A0EE2">
        <w:rPr>
          <w:lang w:val="hy-AM"/>
          <w:rPrChange w:id="6581" w:author="Զարինե Սարգսյան" w:date="2026-04-02T14:26:00Z">
            <w:rPr/>
          </w:rPrChange>
        </w:rPr>
        <w:t>:</w:t>
      </w:r>
    </w:p>
    <w:p w14:paraId="7A043E3B" w14:textId="77777777" w:rsidR="00A320B0" w:rsidRPr="008A0EE2" w:rsidRDefault="00A320B0" w:rsidP="00A320B0">
      <w:pPr>
        <w:rPr>
          <w:lang w:val="hy-AM"/>
          <w:rPrChange w:id="6582" w:author="Զարինե Սարգսյան" w:date="2026-04-02T14:26:00Z">
            <w:rPr/>
          </w:rPrChange>
        </w:rPr>
      </w:pPr>
      <w:r w:rsidRPr="008A0EE2">
        <w:rPr>
          <w:lang w:val="hy-AM"/>
          <w:rPrChange w:id="6583" w:author="Զարինե Սարգսյան" w:date="2026-04-02T14:26:00Z">
            <w:rPr/>
          </w:rPrChange>
        </w:rPr>
        <w:t>1) «</w:t>
      </w:r>
      <w:r w:rsidRPr="008A0EE2">
        <w:rPr>
          <w:rFonts w:ascii="Arial" w:hAnsi="Arial" w:cs="Arial"/>
          <w:lang w:val="hy-AM"/>
          <w:rPrChange w:id="6584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65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86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65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588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589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590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591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6592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59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594" w:author="Զարինե Սարգսյան" w:date="2026-04-02T14:26:00Z">
            <w:rPr>
              <w:rFonts w:ascii="Arial" w:hAnsi="Arial" w:cs="Arial"/>
            </w:rPr>
          </w:rPrChange>
        </w:rPr>
        <w:t>կարգադրություն</w:t>
      </w:r>
      <w:r w:rsidRPr="008A0EE2">
        <w:rPr>
          <w:lang w:val="hy-AM"/>
          <w:rPrChange w:id="6595" w:author="Զարինե Սարգսյան" w:date="2026-04-02T14:26:00Z">
            <w:rPr/>
          </w:rPrChange>
        </w:rPr>
        <w:t>),</w:t>
      </w:r>
    </w:p>
    <w:p w14:paraId="0FD455D9" w14:textId="77777777" w:rsidR="00A320B0" w:rsidRPr="008A0EE2" w:rsidRDefault="00A320B0" w:rsidP="00A320B0">
      <w:pPr>
        <w:rPr>
          <w:lang w:val="hy-AM"/>
          <w:rPrChange w:id="6596" w:author="Զարինե Սարգսյան" w:date="2026-04-02T14:26:00Z">
            <w:rPr/>
          </w:rPrChange>
        </w:rPr>
      </w:pPr>
      <w:r w:rsidRPr="008A0EE2">
        <w:rPr>
          <w:lang w:val="hy-AM"/>
          <w:rPrChange w:id="6597" w:author="Զարինե Սարգսյան" w:date="2026-04-02T14:26:00Z">
            <w:rPr/>
          </w:rPrChange>
        </w:rPr>
        <w:lastRenderedPageBreak/>
        <w:t>2) «</w:t>
      </w:r>
      <w:r w:rsidRPr="008A0EE2">
        <w:rPr>
          <w:rFonts w:ascii="Arial" w:hAnsi="Arial" w:cs="Arial"/>
          <w:lang w:val="hy-AM"/>
          <w:rPrChange w:id="6598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5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00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66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02" w:author="Զարինե Սարգսյան" w:date="2026-04-02T14:26:00Z">
            <w:rPr>
              <w:rFonts w:ascii="Arial" w:hAnsi="Arial" w:cs="Arial"/>
            </w:rPr>
          </w:rPrChange>
        </w:rPr>
        <w:t>կարգադրության</w:t>
      </w:r>
      <w:r w:rsidRPr="008A0EE2">
        <w:rPr>
          <w:lang w:val="hy-AM"/>
          <w:rPrChange w:id="66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04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66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06" w:author="Զարինե Սարգսյան" w:date="2026-04-02T14:26:00Z">
            <w:rPr>
              <w:rFonts w:ascii="Arial" w:hAnsi="Arial" w:cs="Arial"/>
            </w:rPr>
          </w:rPrChange>
        </w:rPr>
        <w:t>բանկերում</w:t>
      </w:r>
      <w:r w:rsidRPr="008A0EE2">
        <w:rPr>
          <w:lang w:val="hy-AM"/>
          <w:rPrChange w:id="66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08" w:author="Զարինե Սարգսյան" w:date="2026-04-02T14:26:00Z">
            <w:rPr>
              <w:rFonts w:ascii="Arial" w:hAnsi="Arial" w:cs="Arial"/>
            </w:rPr>
          </w:rPrChange>
        </w:rPr>
        <w:t>կիրառվող</w:t>
      </w:r>
      <w:r w:rsidRPr="008A0EE2">
        <w:rPr>
          <w:lang w:val="hy-AM"/>
          <w:rPrChange w:id="66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10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66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12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66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14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66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16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66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18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66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20" w:author="Զարինե Սարգսյան" w:date="2026-04-02T14:26:00Z">
            <w:rPr>
              <w:rFonts w:ascii="Arial" w:hAnsi="Arial" w:cs="Arial"/>
            </w:rPr>
          </w:rPrChange>
        </w:rPr>
        <w:t>շարունակելու</w:t>
      </w:r>
      <w:r w:rsidRPr="008A0EE2">
        <w:rPr>
          <w:lang w:val="hy-AM"/>
          <w:rPrChange w:id="66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22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6623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624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625" w:author="Զարինե Սարգսյան" w:date="2026-04-02T14:26:00Z">
            <w:rPr/>
          </w:rPrChange>
        </w:rPr>
        <w:t xml:space="preserve"> 3 </w:t>
      </w:r>
      <w:r w:rsidRPr="008A0EE2">
        <w:rPr>
          <w:rFonts w:ascii="Arial" w:hAnsi="Arial" w:cs="Arial"/>
          <w:lang w:val="hy-AM"/>
          <w:rPrChange w:id="6626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62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628" w:author="Զարինե Սարգսյան" w:date="2026-04-02T14:26:00Z">
            <w:rPr>
              <w:rFonts w:ascii="Arial" w:hAnsi="Arial" w:cs="Arial"/>
            </w:rPr>
          </w:rPrChange>
        </w:rPr>
        <w:t>կարգադրություն</w:t>
      </w:r>
      <w:r w:rsidRPr="008A0EE2">
        <w:rPr>
          <w:lang w:val="hy-AM"/>
          <w:rPrChange w:id="6629" w:author="Զարինե Սարգսյան" w:date="2026-04-02T14:26:00Z">
            <w:rPr/>
          </w:rPrChange>
        </w:rPr>
        <w:t>),</w:t>
      </w:r>
    </w:p>
    <w:p w14:paraId="5FEE1569" w14:textId="77777777" w:rsidR="00A320B0" w:rsidRPr="008A0EE2" w:rsidRDefault="00A320B0" w:rsidP="00A320B0">
      <w:pPr>
        <w:rPr>
          <w:lang w:val="hy-AM"/>
          <w:rPrChange w:id="6630" w:author="Զարինե Սարգսյան" w:date="2026-04-02T14:26:00Z">
            <w:rPr/>
          </w:rPrChange>
        </w:rPr>
      </w:pPr>
      <w:r w:rsidRPr="008A0EE2">
        <w:rPr>
          <w:lang w:val="hy-AM"/>
          <w:rPrChange w:id="6631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663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6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34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66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36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6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38" w:author="Զարինե Սարգսյան" w:date="2026-04-02T14:26:00Z">
            <w:rPr>
              <w:rFonts w:ascii="Arial" w:hAnsi="Arial" w:cs="Arial"/>
            </w:rPr>
          </w:rPrChange>
        </w:rPr>
        <w:t>անհրաժեշտության</w:t>
      </w:r>
      <w:r w:rsidRPr="008A0EE2">
        <w:rPr>
          <w:lang w:val="hy-AM"/>
          <w:rPrChange w:id="66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40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66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42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66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44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66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46" w:author="Զարինե Սարգսյան" w:date="2026-04-02T14:26:00Z">
            <w:rPr>
              <w:rFonts w:ascii="Arial" w:hAnsi="Arial" w:cs="Arial"/>
            </w:rPr>
          </w:rPrChange>
        </w:rPr>
        <w:t>կիրառվել</w:t>
      </w:r>
      <w:r w:rsidRPr="008A0EE2">
        <w:rPr>
          <w:lang w:val="hy-AM"/>
          <w:rPrChange w:id="66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48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66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50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66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52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հաղորդագրությունները</w:t>
      </w:r>
      <w:r w:rsidRPr="008A0EE2">
        <w:rPr>
          <w:lang w:val="hy-AM"/>
          <w:rPrChange w:id="6653" w:author="Զարինե Սարգսյան" w:date="2026-04-02T14:26:00Z">
            <w:rPr/>
          </w:rPrChange>
        </w:rPr>
        <w:t>.</w:t>
      </w:r>
    </w:p>
    <w:p w14:paraId="4BB84418" w14:textId="77777777" w:rsidR="00A320B0" w:rsidRPr="008A0EE2" w:rsidRDefault="00A320B0" w:rsidP="00A320B0">
      <w:pPr>
        <w:rPr>
          <w:lang w:val="hy-AM"/>
          <w:rPrChange w:id="6654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6655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6656" w:author="Զարինե Սարգսյան" w:date="2026-04-02T14:26:00Z">
            <w:rPr/>
          </w:rPrChange>
        </w:rPr>
        <w:t>. «</w:t>
      </w:r>
      <w:r w:rsidRPr="008A0EE2">
        <w:rPr>
          <w:rFonts w:ascii="Arial" w:hAnsi="Arial" w:cs="Arial"/>
          <w:lang w:val="hy-AM"/>
          <w:rPrChange w:id="6657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66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59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6660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661" w:author="Զարինե Սարգսյան" w:date="2026-04-02T14:26:00Z">
            <w:rPr>
              <w:rFonts w:ascii="Arial" w:hAnsi="Arial" w:cs="Arial"/>
            </w:rPr>
          </w:rPrChange>
        </w:rPr>
        <w:t>վերացնելու</w:t>
      </w:r>
      <w:r w:rsidRPr="008A0EE2">
        <w:rPr>
          <w:lang w:val="hy-AM"/>
          <w:rPrChange w:id="6662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663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664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665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666" w:author="Զարինե Սարգսյան" w:date="2026-04-02T14:26:00Z">
            <w:rPr/>
          </w:rPrChange>
        </w:rPr>
        <w:t xml:space="preserve"> 5 </w:t>
      </w:r>
      <w:r w:rsidRPr="008A0EE2">
        <w:rPr>
          <w:rFonts w:ascii="Arial" w:hAnsi="Arial" w:cs="Arial"/>
          <w:lang w:val="hy-AM"/>
          <w:rPrChange w:id="6667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668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669" w:author="Զարինե Սարգսյան" w:date="2026-04-02T14:26:00Z">
            <w:rPr>
              <w:rFonts w:ascii="Arial" w:hAnsi="Arial" w:cs="Arial"/>
            </w:rPr>
          </w:rPrChange>
        </w:rPr>
        <w:t>կարգադրություն</w:t>
      </w:r>
      <w:r w:rsidRPr="008A0EE2">
        <w:rPr>
          <w:lang w:val="hy-AM"/>
          <w:rPrChange w:id="6670" w:author="Զարինե Սարգսյան" w:date="2026-04-02T14:26:00Z">
            <w:rPr/>
          </w:rPrChange>
        </w:rPr>
        <w:t>),</w:t>
      </w:r>
    </w:p>
    <w:p w14:paraId="77193C95" w14:textId="77777777" w:rsidR="00A320B0" w:rsidRPr="008A0EE2" w:rsidRDefault="00A320B0" w:rsidP="00A320B0">
      <w:pPr>
        <w:rPr>
          <w:lang w:val="hy-AM"/>
          <w:rPrChange w:id="667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6672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6673" w:author="Զարինե Սարգսյան" w:date="2026-04-02T14:26:00Z">
            <w:rPr/>
          </w:rPrChange>
        </w:rPr>
        <w:t>. «</w:t>
      </w:r>
      <w:r w:rsidRPr="008A0EE2">
        <w:rPr>
          <w:rFonts w:ascii="Arial" w:hAnsi="Arial" w:cs="Arial"/>
          <w:lang w:val="hy-AM"/>
          <w:rPrChange w:id="6674" w:author="Զարինե Սարգսյան" w:date="2026-04-02T14:26:00Z">
            <w:rPr>
              <w:rFonts w:ascii="Arial" w:hAnsi="Arial" w:cs="Arial"/>
            </w:rPr>
          </w:rPrChange>
        </w:rPr>
        <w:t>Մերժման</w:t>
      </w:r>
      <w:r w:rsidRPr="008A0EE2">
        <w:rPr>
          <w:lang w:val="hy-AM"/>
          <w:rPrChange w:id="66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7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677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67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679" w:author="Զարինե Սարգսյան" w:date="2026-04-02T14:26:00Z">
            <w:rPr/>
          </w:rPrChange>
        </w:rPr>
        <w:t xml:space="preserve"> 7 </w:t>
      </w:r>
      <w:r w:rsidRPr="008A0EE2">
        <w:rPr>
          <w:rFonts w:ascii="Arial" w:hAnsi="Arial" w:cs="Arial"/>
          <w:lang w:val="hy-AM"/>
          <w:rPrChange w:id="668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681" w:author="Զարինե Սարգսյան" w:date="2026-04-02T14:26:00Z">
            <w:rPr/>
          </w:rPrChange>
        </w:rPr>
        <w:t>:</w:t>
      </w:r>
    </w:p>
    <w:p w14:paraId="1E36279A" w14:textId="77777777" w:rsidR="00A320B0" w:rsidRPr="008A0EE2" w:rsidRDefault="00A320B0" w:rsidP="00A320B0">
      <w:pPr>
        <w:rPr>
          <w:lang w:val="hy-AM"/>
          <w:rPrChange w:id="6682" w:author="Զարինե Սարգսյան" w:date="2026-04-02T14:26:00Z">
            <w:rPr/>
          </w:rPrChange>
        </w:rPr>
      </w:pPr>
      <w:r w:rsidRPr="008A0EE2">
        <w:rPr>
          <w:lang w:val="hy-AM"/>
          <w:rPrChange w:id="6683" w:author="Զարինե Սարգսյան" w:date="2026-04-02T14:26:00Z">
            <w:rPr/>
          </w:rPrChange>
        </w:rPr>
        <w:t xml:space="preserve">30. </w:t>
      </w:r>
      <w:r w:rsidRPr="008A0EE2">
        <w:rPr>
          <w:rFonts w:ascii="Arial" w:hAnsi="Arial" w:cs="Arial"/>
          <w:lang w:val="hy-AM"/>
          <w:rPrChange w:id="6684" w:author="Զարինե Սարգսյան" w:date="2026-04-02T14:26:00Z">
            <w:rPr>
              <w:rFonts w:ascii="Arial" w:hAnsi="Arial" w:cs="Arial"/>
            </w:rPr>
          </w:rPrChange>
        </w:rPr>
        <w:t>Բանկերի</w:t>
      </w:r>
      <w:r w:rsidRPr="008A0EE2">
        <w:rPr>
          <w:lang w:val="hy-AM"/>
          <w:rPrChange w:id="66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86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6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88" w:author="Զարինե Սարգսյան" w:date="2026-04-02T14:26:00Z">
            <w:rPr>
              <w:rFonts w:ascii="Arial" w:hAnsi="Arial" w:cs="Arial"/>
            </w:rPr>
          </w:rPrChange>
        </w:rPr>
        <w:t>փոխանցվում</w:t>
      </w:r>
      <w:r w:rsidRPr="008A0EE2">
        <w:rPr>
          <w:lang w:val="hy-AM"/>
          <w:rPrChange w:id="66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90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66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92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66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694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հաղորդագրությունները</w:t>
      </w:r>
      <w:r w:rsidRPr="008A0EE2">
        <w:rPr>
          <w:lang w:val="hy-AM"/>
          <w:rPrChange w:id="6695" w:author="Զարինե Սարգսյան" w:date="2026-04-02T14:26:00Z">
            <w:rPr/>
          </w:rPrChange>
        </w:rPr>
        <w:t>.</w:t>
      </w:r>
    </w:p>
    <w:p w14:paraId="1E9A0202" w14:textId="77777777" w:rsidR="00A320B0" w:rsidRPr="008A0EE2" w:rsidRDefault="00A320B0" w:rsidP="00A320B0">
      <w:pPr>
        <w:rPr>
          <w:lang w:val="hy-AM"/>
          <w:rPrChange w:id="6696" w:author="Զարինե Սարգսյան" w:date="2026-04-02T14:26:00Z">
            <w:rPr/>
          </w:rPrChange>
        </w:rPr>
      </w:pPr>
      <w:r w:rsidRPr="008A0EE2">
        <w:rPr>
          <w:lang w:val="hy-AM"/>
          <w:rPrChange w:id="6697" w:author="Զարինե Սարգսյան" w:date="2026-04-02T14:26:00Z">
            <w:rPr/>
          </w:rPrChange>
        </w:rPr>
        <w:t>1) «</w:t>
      </w:r>
      <w:r w:rsidRPr="008A0EE2">
        <w:rPr>
          <w:rFonts w:ascii="Arial" w:hAnsi="Arial" w:cs="Arial"/>
          <w:lang w:val="hy-AM"/>
          <w:rPrChange w:id="6698" w:author="Զարինե Սարգսյան" w:date="2026-04-02T14:26:00Z">
            <w:rPr>
              <w:rFonts w:ascii="Arial" w:hAnsi="Arial" w:cs="Arial"/>
            </w:rPr>
          </w:rPrChange>
        </w:rPr>
        <w:t>Հաստատում</w:t>
      </w:r>
      <w:r w:rsidRPr="008A0EE2">
        <w:rPr>
          <w:lang w:val="hy-AM"/>
          <w:rPrChange w:id="66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00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67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02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7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04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67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06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67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08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67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10" w:author="Զարինե Սարգսյան" w:date="2026-04-02T14:26:00Z">
            <w:rPr>
              <w:rFonts w:ascii="Arial" w:hAnsi="Arial" w:cs="Arial"/>
            </w:rPr>
          </w:rPrChange>
        </w:rPr>
        <w:t>հաշվի</w:t>
      </w:r>
      <w:r w:rsidRPr="008A0EE2">
        <w:rPr>
          <w:lang w:val="hy-AM"/>
          <w:rPrChange w:id="6711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712" w:author="Զարինե Սարգսյան" w:date="2026-04-02T14:26:00Z">
            <w:rPr>
              <w:rFonts w:ascii="Arial" w:hAnsi="Arial" w:cs="Arial"/>
            </w:rPr>
          </w:rPrChange>
        </w:rPr>
        <w:t>հաշիվների</w:t>
      </w:r>
      <w:r w:rsidRPr="008A0EE2">
        <w:rPr>
          <w:lang w:val="hy-AM"/>
          <w:rPrChange w:id="6713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714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67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16" w:author="Զարինե Սարգսյան" w:date="2026-04-02T14:26:00Z">
            <w:rPr>
              <w:rFonts w:ascii="Arial" w:hAnsi="Arial" w:cs="Arial"/>
            </w:rPr>
          </w:rPrChange>
        </w:rPr>
        <w:t>վրա</w:t>
      </w:r>
      <w:r w:rsidRPr="008A0EE2">
        <w:rPr>
          <w:lang w:val="hy-AM"/>
          <w:rPrChange w:id="67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18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67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20" w:author="Զարինե Սարգսյան" w:date="2026-04-02T14:26:00Z">
            <w:rPr>
              <w:rFonts w:ascii="Arial" w:hAnsi="Arial" w:cs="Arial"/>
            </w:rPr>
          </w:rPrChange>
        </w:rPr>
        <w:t>դնելու</w:t>
      </w:r>
      <w:r w:rsidRPr="008A0EE2">
        <w:rPr>
          <w:lang w:val="hy-AM"/>
          <w:rPrChange w:id="67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2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723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724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725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6726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727" w:author="Զարինե Սարգսյան" w:date="2026-04-02T14:26:00Z">
            <w:rPr/>
          </w:rPrChange>
        </w:rPr>
        <w:t>,</w:t>
      </w:r>
    </w:p>
    <w:p w14:paraId="154BD002" w14:textId="77777777" w:rsidR="00A320B0" w:rsidRPr="008A0EE2" w:rsidRDefault="00A320B0" w:rsidP="00A320B0">
      <w:pPr>
        <w:rPr>
          <w:lang w:val="hy-AM"/>
          <w:rPrChange w:id="6728" w:author="Զարինե Սարգսյան" w:date="2026-04-02T14:26:00Z">
            <w:rPr/>
          </w:rPrChange>
        </w:rPr>
      </w:pPr>
      <w:r w:rsidRPr="008A0EE2">
        <w:rPr>
          <w:lang w:val="hy-AM"/>
          <w:rPrChange w:id="6729" w:author="Զարինե Սարգսյան" w:date="2026-04-02T14:26:00Z">
            <w:rPr/>
          </w:rPrChange>
        </w:rPr>
        <w:t>2) «</w:t>
      </w:r>
      <w:r w:rsidRPr="008A0EE2">
        <w:rPr>
          <w:rFonts w:ascii="Arial" w:hAnsi="Arial" w:cs="Arial"/>
          <w:lang w:val="hy-AM"/>
          <w:rPrChange w:id="6730" w:author="Զարինե Սարգսյան" w:date="2026-04-02T14:26:00Z">
            <w:rPr>
              <w:rFonts w:ascii="Arial" w:hAnsi="Arial" w:cs="Arial"/>
            </w:rPr>
          </w:rPrChange>
        </w:rPr>
        <w:t>Հաստատում</w:t>
      </w:r>
      <w:r w:rsidRPr="008A0EE2">
        <w:rPr>
          <w:lang w:val="hy-AM"/>
          <w:rPrChange w:id="67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32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67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34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67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36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67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38" w:author="Զարինե Սարգսյան" w:date="2026-04-02T14:26:00Z">
            <w:rPr>
              <w:rFonts w:ascii="Arial" w:hAnsi="Arial" w:cs="Arial"/>
            </w:rPr>
          </w:rPrChange>
        </w:rPr>
        <w:t>հաշվի</w:t>
      </w:r>
      <w:r w:rsidRPr="008A0EE2">
        <w:rPr>
          <w:lang w:val="hy-AM"/>
          <w:rPrChange w:id="67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40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67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42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67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44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67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46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674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748" w:author="Զարինե Սարգսյան" w:date="2026-04-02T14:26:00Z">
            <w:rPr>
              <w:rFonts w:ascii="Arial" w:hAnsi="Arial" w:cs="Arial"/>
            </w:rPr>
          </w:rPrChange>
        </w:rPr>
        <w:t>մասնակի</w:t>
      </w:r>
      <w:r w:rsidRPr="008A0EE2">
        <w:rPr>
          <w:lang w:val="hy-AM"/>
          <w:rPrChange w:id="67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50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67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52" w:author="Զարինե Սարգսյան" w:date="2026-04-02T14:26:00Z">
            <w:rPr>
              <w:rFonts w:ascii="Arial" w:hAnsi="Arial" w:cs="Arial"/>
            </w:rPr>
          </w:rPrChange>
        </w:rPr>
        <w:t>ամբողջությամբ</w:t>
      </w:r>
      <w:r w:rsidRPr="008A0EE2">
        <w:rPr>
          <w:lang w:val="hy-AM"/>
          <w:rPrChange w:id="6753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754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67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56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6757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75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759" w:author="Զարինե Սարգսյան" w:date="2026-04-02T14:26:00Z">
            <w:rPr/>
          </w:rPrChange>
        </w:rPr>
        <w:t xml:space="preserve"> 4 </w:t>
      </w:r>
      <w:r w:rsidRPr="008A0EE2">
        <w:rPr>
          <w:rFonts w:ascii="Arial" w:hAnsi="Arial" w:cs="Arial"/>
          <w:lang w:val="hy-AM"/>
          <w:rPrChange w:id="676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761" w:author="Զարինե Սարգսյան" w:date="2026-04-02T14:26:00Z">
            <w:rPr/>
          </w:rPrChange>
        </w:rPr>
        <w:t>,</w:t>
      </w:r>
    </w:p>
    <w:p w14:paraId="1877A8EE" w14:textId="77777777" w:rsidR="00A320B0" w:rsidRPr="008A0EE2" w:rsidRDefault="00A320B0" w:rsidP="00A320B0">
      <w:pPr>
        <w:rPr>
          <w:lang w:val="hy-AM"/>
          <w:rPrChange w:id="6762" w:author="Զարինե Սարգսյան" w:date="2026-04-02T14:26:00Z">
            <w:rPr/>
          </w:rPrChange>
        </w:rPr>
      </w:pPr>
      <w:r w:rsidRPr="008A0EE2">
        <w:rPr>
          <w:lang w:val="hy-AM"/>
          <w:rPrChange w:id="6763" w:author="Զարինե Սարգսյան" w:date="2026-04-02T14:26:00Z">
            <w:rPr/>
          </w:rPrChange>
        </w:rPr>
        <w:t>3) «</w:t>
      </w:r>
      <w:r w:rsidRPr="008A0EE2">
        <w:rPr>
          <w:rFonts w:ascii="Arial" w:hAnsi="Arial" w:cs="Arial"/>
          <w:lang w:val="hy-AM"/>
          <w:rPrChange w:id="6764" w:author="Զարինե Սարգսյան" w:date="2026-04-02T14:26:00Z">
            <w:rPr>
              <w:rFonts w:ascii="Arial" w:hAnsi="Arial" w:cs="Arial"/>
            </w:rPr>
          </w:rPrChange>
        </w:rPr>
        <w:t>Հարցում</w:t>
      </w:r>
      <w:r w:rsidRPr="008A0EE2">
        <w:rPr>
          <w:lang w:val="hy-AM"/>
          <w:rPrChange w:id="67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66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7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68" w:author="Զարինե Սարգսյան" w:date="2026-04-02T14:26:00Z">
            <w:rPr>
              <w:rFonts w:ascii="Arial" w:hAnsi="Arial" w:cs="Arial"/>
            </w:rPr>
          </w:rPrChange>
        </w:rPr>
        <w:t>մարմնին՝</w:t>
      </w:r>
      <w:r w:rsidRPr="008A0EE2">
        <w:rPr>
          <w:lang w:val="hy-AM"/>
          <w:rPrChange w:id="67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7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67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72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67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74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67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76" w:author="Զարինե Սարգսյան" w:date="2026-04-02T14:26:00Z">
            <w:rPr>
              <w:rFonts w:ascii="Arial" w:hAnsi="Arial" w:cs="Arial"/>
            </w:rPr>
          </w:rPrChange>
        </w:rPr>
        <w:t>հաշվի</w:t>
      </w:r>
      <w:r w:rsidRPr="008A0EE2">
        <w:rPr>
          <w:lang w:val="hy-AM"/>
          <w:rPrChange w:id="677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778" w:author="Զարինե Սարգսյան" w:date="2026-04-02T14:26:00Z">
            <w:rPr>
              <w:rFonts w:ascii="Arial" w:hAnsi="Arial" w:cs="Arial"/>
            </w:rPr>
          </w:rPrChange>
        </w:rPr>
        <w:t>Հաշիվների</w:t>
      </w:r>
      <w:r w:rsidRPr="008A0EE2">
        <w:rPr>
          <w:lang w:val="hy-AM"/>
          <w:rPrChange w:id="6779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6780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67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82" w:author="Զարինե Սարգսյան" w:date="2026-04-02T14:26:00Z">
            <w:rPr>
              <w:rFonts w:ascii="Arial" w:hAnsi="Arial" w:cs="Arial"/>
            </w:rPr>
          </w:rPrChange>
        </w:rPr>
        <w:t>Արգելանքից</w:t>
      </w:r>
      <w:r w:rsidRPr="008A0EE2">
        <w:rPr>
          <w:lang w:val="hy-AM"/>
          <w:rPrChange w:id="67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84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67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8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787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78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789" w:author="Զարինե Սարգսյան" w:date="2026-04-02T14:26:00Z">
            <w:rPr/>
          </w:rPrChange>
        </w:rPr>
        <w:t xml:space="preserve"> 6 </w:t>
      </w:r>
      <w:r w:rsidRPr="008A0EE2">
        <w:rPr>
          <w:rFonts w:ascii="Arial" w:hAnsi="Arial" w:cs="Arial"/>
          <w:lang w:val="hy-AM"/>
          <w:rPrChange w:id="679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791" w:author="Զարինե Սարգսյան" w:date="2026-04-02T14:26:00Z">
            <w:rPr/>
          </w:rPrChange>
        </w:rPr>
        <w:t>,</w:t>
      </w:r>
    </w:p>
    <w:p w14:paraId="419881E3" w14:textId="77777777" w:rsidR="00A320B0" w:rsidRPr="008A0EE2" w:rsidRDefault="00A320B0" w:rsidP="00A320B0">
      <w:pPr>
        <w:rPr>
          <w:lang w:val="hy-AM"/>
          <w:rPrChange w:id="6792" w:author="Զարինե Սարգսյան" w:date="2026-04-02T14:26:00Z">
            <w:rPr/>
          </w:rPrChange>
        </w:rPr>
      </w:pPr>
      <w:r w:rsidRPr="008A0EE2">
        <w:rPr>
          <w:lang w:val="hy-AM"/>
          <w:rPrChange w:id="6793" w:author="Զարինե Սարգսյան" w:date="2026-04-02T14:26:00Z">
            <w:rPr/>
          </w:rPrChange>
        </w:rPr>
        <w:t>4) «</w:t>
      </w:r>
      <w:r w:rsidRPr="008A0EE2">
        <w:rPr>
          <w:rFonts w:ascii="Arial" w:hAnsi="Arial" w:cs="Arial"/>
          <w:lang w:val="hy-AM"/>
          <w:rPrChange w:id="6794" w:author="Զարինե Սարգսյան" w:date="2026-04-02T14:26:00Z">
            <w:rPr>
              <w:rFonts w:ascii="Arial" w:hAnsi="Arial" w:cs="Arial"/>
            </w:rPr>
          </w:rPrChange>
        </w:rPr>
        <w:t>Մերժման</w:t>
      </w:r>
      <w:r w:rsidRPr="008A0EE2">
        <w:rPr>
          <w:lang w:val="hy-AM"/>
          <w:rPrChange w:id="67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79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797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79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799" w:author="Զարինե Սարգսյան" w:date="2026-04-02T14:26:00Z">
            <w:rPr/>
          </w:rPrChange>
        </w:rPr>
        <w:t xml:space="preserve"> 7 </w:t>
      </w:r>
      <w:r w:rsidRPr="008A0EE2">
        <w:rPr>
          <w:rFonts w:ascii="Arial" w:hAnsi="Arial" w:cs="Arial"/>
          <w:lang w:val="hy-AM"/>
          <w:rPrChange w:id="680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801" w:author="Զարինե Սարգսյան" w:date="2026-04-02T14:26:00Z">
            <w:rPr/>
          </w:rPrChange>
        </w:rPr>
        <w:t>:</w:t>
      </w:r>
    </w:p>
    <w:p w14:paraId="12BBA9A0" w14:textId="77777777" w:rsidR="00A320B0" w:rsidRPr="008A0EE2" w:rsidRDefault="00A320B0" w:rsidP="00A320B0">
      <w:pPr>
        <w:rPr>
          <w:lang w:val="hy-AM"/>
          <w:rPrChange w:id="6802" w:author="Զարինե Սարգսյան" w:date="2026-04-02T14:26:00Z">
            <w:rPr/>
          </w:rPrChange>
        </w:rPr>
      </w:pPr>
      <w:r w:rsidRPr="008A0EE2">
        <w:rPr>
          <w:lang w:val="hy-AM"/>
          <w:rPrChange w:id="6803" w:author="Զարինե Սարգսյան" w:date="2026-04-02T14:26:00Z">
            <w:rPr/>
          </w:rPrChange>
        </w:rPr>
        <w:t xml:space="preserve">31. </w:t>
      </w:r>
      <w:r w:rsidRPr="008A0EE2">
        <w:rPr>
          <w:rFonts w:ascii="Arial" w:hAnsi="Arial" w:cs="Arial"/>
          <w:lang w:val="hy-AM"/>
          <w:rPrChange w:id="6804" w:author="Զարինե Սարգսյան" w:date="2026-04-02T14:26:00Z">
            <w:rPr>
              <w:rFonts w:ascii="Arial" w:hAnsi="Arial" w:cs="Arial"/>
            </w:rPr>
          </w:rPrChange>
        </w:rPr>
        <w:t>Յուրաքանչյուր</w:t>
      </w:r>
      <w:r w:rsidRPr="008A0EE2">
        <w:rPr>
          <w:lang w:val="hy-AM"/>
          <w:rPrChange w:id="68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06" w:author="Զարինե Սարգսյան" w:date="2026-04-02T14:26:00Z">
            <w:rPr>
              <w:rFonts w:ascii="Arial" w:hAnsi="Arial" w:cs="Arial"/>
            </w:rPr>
          </w:rPrChange>
        </w:rPr>
        <w:t>Բանկ</w:t>
      </w:r>
      <w:r w:rsidRPr="008A0EE2">
        <w:rPr>
          <w:lang w:val="hy-AM"/>
          <w:rPrChange w:id="68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08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8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10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68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12" w:author="Զարինե Սարգսյան" w:date="2026-04-02T14:26:00Z">
            <w:rPr>
              <w:rFonts w:ascii="Arial" w:hAnsi="Arial" w:cs="Arial"/>
            </w:rPr>
          </w:rPrChange>
        </w:rPr>
        <w:t>մարմինը</w:t>
      </w:r>
      <w:r w:rsidRPr="008A0EE2">
        <w:rPr>
          <w:lang w:val="hy-AM"/>
          <w:rPrChange w:id="68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14" w:author="Զարինե Սարգսյան" w:date="2026-04-02T14:26:00Z">
            <w:rPr>
              <w:rFonts w:ascii="Arial" w:hAnsi="Arial" w:cs="Arial"/>
            </w:rPr>
          </w:rPrChange>
        </w:rPr>
        <w:t>իրականացնում</w:t>
      </w:r>
      <w:r w:rsidRPr="008A0EE2">
        <w:rPr>
          <w:lang w:val="hy-AM"/>
          <w:rPrChange w:id="68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16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68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18" w:author="Զարինե Սարգսյան" w:date="2026-04-02T14:26:00Z">
            <w:rPr>
              <w:rFonts w:ascii="Arial" w:hAnsi="Arial" w:cs="Arial"/>
            </w:rPr>
          </w:rPrChange>
        </w:rPr>
        <w:t>իրենց</w:t>
      </w:r>
      <w:r w:rsidRPr="008A0EE2">
        <w:rPr>
          <w:lang w:val="hy-AM"/>
          <w:rPrChange w:id="68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20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68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22" w:author="Զարինե Սարգսյան" w:date="2026-04-02T14:26:00Z">
            <w:rPr>
              <w:rFonts w:ascii="Arial" w:hAnsi="Arial" w:cs="Arial"/>
            </w:rPr>
          </w:rPrChange>
        </w:rPr>
        <w:t>փոխանցված</w:t>
      </w:r>
      <w:r w:rsidRPr="008A0EE2">
        <w:rPr>
          <w:lang w:val="hy-AM"/>
          <w:rPrChange w:id="68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24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8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26" w:author="Զարինե Սարգսյան" w:date="2026-04-02T14:26:00Z">
            <w:rPr>
              <w:rFonts w:ascii="Arial" w:hAnsi="Arial" w:cs="Arial"/>
            </w:rPr>
          </w:rPrChange>
        </w:rPr>
        <w:t>ստացված</w:t>
      </w:r>
      <w:r w:rsidRPr="008A0EE2">
        <w:rPr>
          <w:lang w:val="hy-AM"/>
          <w:rPrChange w:id="68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28" w:author="Զարինե Սարգսյան" w:date="2026-04-02T14:26:00Z">
            <w:rPr>
              <w:rFonts w:ascii="Arial" w:hAnsi="Arial" w:cs="Arial"/>
            </w:rPr>
          </w:rPrChange>
        </w:rPr>
        <w:t>Հաղորդագրությունների</w:t>
      </w:r>
      <w:r w:rsidRPr="008A0EE2">
        <w:rPr>
          <w:lang w:val="hy-AM"/>
          <w:rPrChange w:id="68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3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8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32" w:author="Զարինե Սարգսյան" w:date="2026-04-02T14:26:00Z">
            <w:rPr>
              <w:rFonts w:ascii="Arial" w:hAnsi="Arial" w:cs="Arial"/>
            </w:rPr>
          </w:rPrChange>
        </w:rPr>
        <w:t>դրանցում</w:t>
      </w:r>
      <w:r w:rsidRPr="008A0EE2">
        <w:rPr>
          <w:lang w:val="hy-AM"/>
          <w:rPrChange w:id="68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34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68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36" w:author="Զարինե Սարգսյան" w:date="2026-04-02T14:26:00Z">
            <w:rPr>
              <w:rFonts w:ascii="Arial" w:hAnsi="Arial" w:cs="Arial"/>
            </w:rPr>
          </w:rPrChange>
        </w:rPr>
        <w:t>տեղեկատվության</w:t>
      </w:r>
      <w:r w:rsidRPr="008A0EE2">
        <w:rPr>
          <w:lang w:val="hy-AM"/>
          <w:rPrChange w:id="68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38" w:author="Զարինե Սարգսյան" w:date="2026-04-02T14:26:00Z">
            <w:rPr>
              <w:rFonts w:ascii="Arial" w:hAnsi="Arial" w:cs="Arial"/>
            </w:rPr>
          </w:rPrChange>
        </w:rPr>
        <w:t>պահպանումը</w:t>
      </w:r>
      <w:r w:rsidRPr="008A0EE2">
        <w:rPr>
          <w:lang w:val="hy-AM"/>
          <w:rPrChange w:id="68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40" w:author="Զարինե Սարգսյան" w:date="2026-04-02T14:26:00Z">
            <w:rPr>
              <w:rFonts w:ascii="Arial" w:hAnsi="Arial" w:cs="Arial"/>
            </w:rPr>
          </w:rPrChange>
        </w:rPr>
        <w:t>նվազագույնը</w:t>
      </w:r>
      <w:r w:rsidRPr="008A0EE2">
        <w:rPr>
          <w:lang w:val="hy-AM"/>
          <w:rPrChange w:id="6841" w:author="Զարինե Սարգսյան" w:date="2026-04-02T14:26:00Z">
            <w:rPr/>
          </w:rPrChange>
        </w:rPr>
        <w:t xml:space="preserve"> 5 </w:t>
      </w:r>
      <w:r w:rsidRPr="008A0EE2">
        <w:rPr>
          <w:rFonts w:ascii="Arial" w:hAnsi="Arial" w:cs="Arial"/>
          <w:lang w:val="hy-AM"/>
          <w:rPrChange w:id="6842" w:author="Զարինե Սարգսյան" w:date="2026-04-02T14:26:00Z">
            <w:rPr>
              <w:rFonts w:ascii="Arial" w:hAnsi="Arial" w:cs="Arial"/>
            </w:rPr>
          </w:rPrChange>
        </w:rPr>
        <w:t>տարի</w:t>
      </w:r>
      <w:r w:rsidRPr="008A0EE2">
        <w:rPr>
          <w:lang w:val="hy-AM"/>
          <w:rPrChange w:id="68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44" w:author="Զարինե Սարգսյան" w:date="2026-04-02T14:26:00Z">
            <w:rPr>
              <w:rFonts w:ascii="Arial" w:hAnsi="Arial" w:cs="Arial"/>
            </w:rPr>
          </w:rPrChange>
        </w:rPr>
        <w:t>ժամկետով</w:t>
      </w:r>
      <w:r w:rsidRPr="008A0EE2">
        <w:rPr>
          <w:lang w:val="hy-AM"/>
          <w:rPrChange w:id="6845" w:author="Զարինե Սարգսյան" w:date="2026-04-02T14:26:00Z">
            <w:rPr/>
          </w:rPrChange>
        </w:rPr>
        <w:t>:</w:t>
      </w:r>
    </w:p>
    <w:p w14:paraId="44670F87" w14:textId="77777777" w:rsidR="00A320B0" w:rsidRPr="008A0EE2" w:rsidRDefault="00A320B0" w:rsidP="00A320B0">
      <w:pPr>
        <w:rPr>
          <w:lang w:val="hy-AM"/>
          <w:rPrChange w:id="6846" w:author="Զարինե Սարգսյան" w:date="2026-04-02T14:26:00Z">
            <w:rPr/>
          </w:rPrChange>
        </w:rPr>
      </w:pPr>
      <w:r w:rsidRPr="008A0EE2">
        <w:rPr>
          <w:lang w:val="hy-AM"/>
          <w:rPrChange w:id="6847" w:author="Զարինե Սարգսյան" w:date="2026-04-02T14:26:00Z">
            <w:rPr/>
          </w:rPrChange>
        </w:rPr>
        <w:t> </w:t>
      </w:r>
    </w:p>
    <w:p w14:paraId="40CB94EB" w14:textId="77777777" w:rsidR="00A320B0" w:rsidRPr="008A0EE2" w:rsidRDefault="00A320B0" w:rsidP="00A320B0">
      <w:pPr>
        <w:rPr>
          <w:lang w:val="hy-AM"/>
          <w:rPrChange w:id="684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b/>
          <w:bCs/>
          <w:lang w:val="hy-AM"/>
          <w:rPrChange w:id="6849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ԳԼՈՒԽ</w:t>
      </w:r>
      <w:r w:rsidRPr="008A0EE2">
        <w:rPr>
          <w:b/>
          <w:bCs/>
          <w:lang w:val="hy-AM"/>
          <w:rPrChange w:id="6850" w:author="Զարինե Սարգսյան" w:date="2026-04-02T14:26:00Z">
            <w:rPr>
              <w:b/>
              <w:bCs/>
            </w:rPr>
          </w:rPrChange>
        </w:rPr>
        <w:t> 9. </w:t>
      </w:r>
      <w:r w:rsidRPr="008A0EE2">
        <w:rPr>
          <w:rFonts w:ascii="Arial" w:hAnsi="Arial" w:cs="Arial"/>
          <w:b/>
          <w:bCs/>
          <w:lang w:val="hy-AM"/>
          <w:rPrChange w:id="6851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ԱՐԳԵԼԱԴՐՄԱՆ</w:t>
      </w:r>
      <w:r w:rsidRPr="008A0EE2">
        <w:rPr>
          <w:b/>
          <w:bCs/>
          <w:lang w:val="hy-AM"/>
          <w:rPrChange w:id="6852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53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ԵՎ</w:t>
      </w:r>
      <w:r w:rsidRPr="008A0EE2">
        <w:rPr>
          <w:b/>
          <w:bCs/>
          <w:lang w:val="hy-AM"/>
          <w:rPrChange w:id="6854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55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ԿԻՐԱՌՎԱԾ</w:t>
      </w:r>
      <w:r w:rsidRPr="008A0EE2">
        <w:rPr>
          <w:b/>
          <w:bCs/>
          <w:lang w:val="hy-AM"/>
          <w:rPrChange w:id="6856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57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ԱՐԳԵԼԱՆՔԻ</w:t>
      </w:r>
      <w:r w:rsidRPr="008A0EE2">
        <w:rPr>
          <w:b/>
          <w:bCs/>
          <w:lang w:val="hy-AM"/>
          <w:rPrChange w:id="6858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59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ՎԵՐԱՑՄԱՆ</w:t>
      </w:r>
      <w:r w:rsidRPr="008A0EE2">
        <w:rPr>
          <w:b/>
          <w:bCs/>
          <w:lang w:val="hy-AM"/>
          <w:rPrChange w:id="6860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61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ՀԵՏ</w:t>
      </w:r>
      <w:r w:rsidRPr="008A0EE2">
        <w:rPr>
          <w:b/>
          <w:bCs/>
          <w:lang w:val="hy-AM"/>
          <w:rPrChange w:id="6862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63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ԿԱՊՎԱԾ</w:t>
      </w:r>
      <w:r w:rsidRPr="008A0EE2">
        <w:rPr>
          <w:b/>
          <w:bCs/>
          <w:lang w:val="hy-AM"/>
          <w:rPrChange w:id="6864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65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ԿԻՐԱՌՎՈՂ</w:t>
      </w:r>
      <w:r w:rsidRPr="008A0EE2">
        <w:rPr>
          <w:b/>
          <w:bCs/>
          <w:lang w:val="hy-AM"/>
          <w:rPrChange w:id="6866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67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ՀԱՂՈՐԴԱԳՐՈՒԹՅՈՒՆՆԵՐՈՒՄ</w:t>
      </w:r>
      <w:r w:rsidRPr="008A0EE2">
        <w:rPr>
          <w:b/>
          <w:bCs/>
          <w:lang w:val="hy-AM"/>
          <w:rPrChange w:id="6868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69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ԼՐԱՑՎՈՂ</w:t>
      </w:r>
      <w:r w:rsidRPr="008A0EE2">
        <w:rPr>
          <w:b/>
          <w:bCs/>
          <w:lang w:val="hy-AM"/>
          <w:rPrChange w:id="6870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71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ՆՎԱԶԱԳՈՒՅՆ</w:t>
      </w:r>
      <w:r w:rsidRPr="008A0EE2">
        <w:rPr>
          <w:b/>
          <w:bCs/>
          <w:lang w:val="hy-AM"/>
          <w:rPrChange w:id="6872" w:author="Զարինե Սարգսյան" w:date="2026-04-02T14:26:00Z">
            <w:rPr>
              <w:b/>
              <w:bCs/>
            </w:rPr>
          </w:rPrChange>
        </w:rPr>
        <w:t> </w:t>
      </w:r>
      <w:r w:rsidRPr="008A0EE2">
        <w:rPr>
          <w:rFonts w:ascii="Arial" w:hAnsi="Arial" w:cs="Arial"/>
          <w:b/>
          <w:bCs/>
          <w:lang w:val="hy-AM"/>
          <w:rPrChange w:id="6873" w:author="Զարինե Սարգսյան" w:date="2026-04-02T14:26:00Z">
            <w:rPr>
              <w:rFonts w:ascii="Arial" w:hAnsi="Arial" w:cs="Arial"/>
              <w:b/>
              <w:bCs/>
            </w:rPr>
          </w:rPrChange>
        </w:rPr>
        <w:t>ՏԵՂԵԿԱՏՎՈՒԹՅՈՒՆԸ</w:t>
      </w:r>
    </w:p>
    <w:p w14:paraId="5D1CE445" w14:textId="77777777" w:rsidR="00A320B0" w:rsidRPr="008A0EE2" w:rsidRDefault="00A320B0" w:rsidP="00A320B0">
      <w:pPr>
        <w:rPr>
          <w:lang w:val="hy-AM"/>
          <w:rPrChange w:id="6874" w:author="Զարինե Սարգսյան" w:date="2026-04-02T14:26:00Z">
            <w:rPr/>
          </w:rPrChange>
        </w:rPr>
      </w:pPr>
      <w:r w:rsidRPr="008A0EE2">
        <w:rPr>
          <w:lang w:val="hy-AM"/>
          <w:rPrChange w:id="6875" w:author="Զարինե Սարգսյան" w:date="2026-04-02T14:26:00Z">
            <w:rPr/>
          </w:rPrChange>
        </w:rPr>
        <w:t> </w:t>
      </w:r>
    </w:p>
    <w:p w14:paraId="386E104C" w14:textId="77777777" w:rsidR="00A320B0" w:rsidRPr="008A0EE2" w:rsidRDefault="00A320B0" w:rsidP="00A320B0">
      <w:pPr>
        <w:rPr>
          <w:lang w:val="hy-AM"/>
          <w:rPrChange w:id="6876" w:author="Զարինե Սարգսյան" w:date="2026-04-02T14:26:00Z">
            <w:rPr/>
          </w:rPrChange>
        </w:rPr>
      </w:pPr>
      <w:r w:rsidRPr="008A0EE2">
        <w:rPr>
          <w:lang w:val="hy-AM"/>
          <w:rPrChange w:id="6877" w:author="Զարինե Սարգսյան" w:date="2026-04-02T14:26:00Z">
            <w:rPr/>
          </w:rPrChange>
        </w:rPr>
        <w:t>32. «</w:t>
      </w:r>
      <w:r w:rsidRPr="008A0EE2">
        <w:rPr>
          <w:rFonts w:ascii="Arial" w:hAnsi="Arial" w:cs="Arial"/>
          <w:lang w:val="hy-AM"/>
          <w:rPrChange w:id="6878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68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80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68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8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883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6884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6885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6886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8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88" w:author="Զարինե Սարգսյան" w:date="2026-04-02T14:26:00Z">
            <w:rPr>
              <w:rFonts w:ascii="Arial" w:hAnsi="Arial" w:cs="Arial"/>
            </w:rPr>
          </w:rPrChange>
        </w:rPr>
        <w:t>պարունակում</w:t>
      </w:r>
      <w:r w:rsidRPr="008A0EE2">
        <w:rPr>
          <w:lang w:val="hy-AM"/>
          <w:rPrChange w:id="68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9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8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92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68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94" w:author="Զարինե Սարգսյան" w:date="2026-04-02T14:26:00Z">
            <w:rPr>
              <w:rFonts w:ascii="Arial" w:hAnsi="Arial" w:cs="Arial"/>
            </w:rPr>
          </w:rPrChange>
        </w:rPr>
        <w:t>ուղղված</w:t>
      </w:r>
      <w:r w:rsidRPr="008A0EE2">
        <w:rPr>
          <w:lang w:val="hy-AM"/>
          <w:rPrChange w:id="68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96" w:author="Զարինե Սարգսյան" w:date="2026-04-02T14:26:00Z">
            <w:rPr>
              <w:rFonts w:ascii="Arial" w:hAnsi="Arial" w:cs="Arial"/>
            </w:rPr>
          </w:rPrChange>
        </w:rPr>
        <w:t>կարգադրություն՝</w:t>
      </w:r>
      <w:r w:rsidRPr="008A0EE2">
        <w:rPr>
          <w:lang w:val="hy-AM"/>
          <w:rPrChange w:id="68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898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68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00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69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02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69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04" w:author="Զարինե Սարգսյան" w:date="2026-04-02T14:26:00Z">
            <w:rPr>
              <w:rFonts w:ascii="Arial" w:hAnsi="Arial" w:cs="Arial"/>
            </w:rPr>
          </w:rPrChange>
        </w:rPr>
        <w:t>հաշվին</w:t>
      </w:r>
      <w:r w:rsidRPr="008A0EE2">
        <w:rPr>
          <w:lang w:val="hy-AM"/>
          <w:rPrChange w:id="69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06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69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08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69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10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69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12" w:author="Զարինե Սարգսյան" w:date="2026-04-02T14:26:00Z">
            <w:rPr>
              <w:rFonts w:ascii="Arial" w:hAnsi="Arial" w:cs="Arial"/>
            </w:rPr>
          </w:rPrChange>
        </w:rPr>
        <w:t>արգելադրում</w:t>
      </w:r>
      <w:r w:rsidRPr="008A0EE2">
        <w:rPr>
          <w:lang w:val="hy-AM"/>
          <w:rPrChange w:id="69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14" w:author="Զարինե Սարգսյան" w:date="2026-04-02T14:26:00Z">
            <w:rPr>
              <w:rFonts w:ascii="Arial" w:hAnsi="Arial" w:cs="Arial"/>
            </w:rPr>
          </w:rPrChange>
        </w:rPr>
        <w:t>կիրառելու</w:t>
      </w:r>
      <w:r w:rsidRPr="008A0EE2">
        <w:rPr>
          <w:lang w:val="hy-AM"/>
          <w:rPrChange w:id="69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1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691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918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69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20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69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2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9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24" w:author="Զարինե Սարգսյան" w:date="2026-04-02T14:26:00Z">
            <w:rPr>
              <w:rFonts w:ascii="Arial" w:hAnsi="Arial" w:cs="Arial"/>
            </w:rPr>
          </w:rPrChange>
        </w:rPr>
        <w:t>ներառի</w:t>
      </w:r>
      <w:r w:rsidRPr="008A0EE2">
        <w:rPr>
          <w:lang w:val="hy-AM"/>
          <w:rPrChange w:id="69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26" w:author="Զարինե Սարգսյան" w:date="2026-04-02T14:26:00Z">
            <w:rPr>
              <w:rFonts w:ascii="Arial" w:hAnsi="Arial" w:cs="Arial"/>
            </w:rPr>
          </w:rPrChange>
        </w:rPr>
        <w:t>առնվազն</w:t>
      </w:r>
      <w:r w:rsidRPr="008A0EE2">
        <w:rPr>
          <w:lang w:val="hy-AM"/>
          <w:rPrChange w:id="69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28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69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30" w:author="Զարինե Սարգսյան" w:date="2026-04-02T14:26:00Z">
            <w:rPr>
              <w:rFonts w:ascii="Arial" w:hAnsi="Arial" w:cs="Arial"/>
            </w:rPr>
          </w:rPrChange>
        </w:rPr>
        <w:t>տեղեկատվությունը</w:t>
      </w:r>
      <w:r w:rsidRPr="008A0EE2">
        <w:rPr>
          <w:lang w:val="hy-AM"/>
          <w:rPrChange w:id="6931" w:author="Զարինե Սարգսյան" w:date="2026-04-02T14:26:00Z">
            <w:rPr/>
          </w:rPrChange>
        </w:rPr>
        <w:t>.</w:t>
      </w:r>
    </w:p>
    <w:p w14:paraId="7173F64B" w14:textId="77777777" w:rsidR="00A320B0" w:rsidRPr="008A0EE2" w:rsidRDefault="00A320B0" w:rsidP="00A320B0">
      <w:pPr>
        <w:rPr>
          <w:lang w:val="hy-AM"/>
          <w:rPrChange w:id="6932" w:author="Զարինե Սարգսյան" w:date="2026-04-02T14:26:00Z">
            <w:rPr/>
          </w:rPrChange>
        </w:rPr>
      </w:pPr>
      <w:r w:rsidRPr="008A0EE2">
        <w:rPr>
          <w:lang w:val="hy-AM"/>
          <w:rPrChange w:id="6933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6934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69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36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69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38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6939" w:author="Զարինե Սարգսյան" w:date="2026-04-02T14:26:00Z">
            <w:rPr/>
          </w:rPrChange>
        </w:rPr>
        <w:t>,</w:t>
      </w:r>
    </w:p>
    <w:p w14:paraId="08BC8E6A" w14:textId="77777777" w:rsidR="00A320B0" w:rsidRPr="008A0EE2" w:rsidRDefault="00A320B0" w:rsidP="00A320B0">
      <w:pPr>
        <w:rPr>
          <w:lang w:val="hy-AM"/>
          <w:rPrChange w:id="6940" w:author="Զարինե Սարգսյան" w:date="2026-04-02T14:26:00Z">
            <w:rPr/>
          </w:rPrChange>
        </w:rPr>
      </w:pPr>
      <w:r w:rsidRPr="008A0EE2">
        <w:rPr>
          <w:lang w:val="hy-AM"/>
          <w:rPrChange w:id="6941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6942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69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44" w:author="Զարինե Սարգսյան" w:date="2026-04-02T14:26:00Z">
            <w:rPr>
              <w:rFonts w:ascii="Arial" w:hAnsi="Arial" w:cs="Arial"/>
            </w:rPr>
          </w:rPrChange>
        </w:rPr>
        <w:t>ուղարկման</w:t>
      </w:r>
      <w:r w:rsidRPr="008A0EE2">
        <w:rPr>
          <w:lang w:val="hy-AM"/>
          <w:rPrChange w:id="69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46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694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948" w:author="Զարինե Սարգսյան" w:date="2026-04-02T14:26:00Z">
            <w:rPr>
              <w:rFonts w:ascii="Arial" w:hAnsi="Arial" w:cs="Arial"/>
            </w:rPr>
          </w:rPrChange>
        </w:rPr>
        <w:t>ժամը</w:t>
      </w:r>
      <w:r w:rsidRPr="008A0EE2">
        <w:rPr>
          <w:lang w:val="hy-AM"/>
          <w:rPrChange w:id="6949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950" w:author="Զարինե Սարգսյան" w:date="2026-04-02T14:26:00Z">
            <w:rPr>
              <w:rFonts w:ascii="Arial" w:hAnsi="Arial" w:cs="Arial"/>
            </w:rPr>
          </w:rPrChange>
        </w:rPr>
        <w:t>ժամ</w:t>
      </w:r>
      <w:r w:rsidRPr="008A0EE2">
        <w:rPr>
          <w:lang w:val="hy-AM"/>
          <w:rPrChange w:id="695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952" w:author="Զարինե Սարգսյան" w:date="2026-04-02T14:26:00Z">
            <w:rPr>
              <w:rFonts w:ascii="Arial" w:hAnsi="Arial" w:cs="Arial"/>
            </w:rPr>
          </w:rPrChange>
        </w:rPr>
        <w:t>րոպե</w:t>
      </w:r>
      <w:r w:rsidRPr="008A0EE2">
        <w:rPr>
          <w:lang w:val="hy-AM"/>
          <w:rPrChange w:id="6953" w:author="Զարինե Սարգսյան" w:date="2026-04-02T14:26:00Z">
            <w:rPr/>
          </w:rPrChange>
        </w:rPr>
        <w:t>),</w:t>
      </w:r>
    </w:p>
    <w:p w14:paraId="44B03307" w14:textId="77777777" w:rsidR="00A320B0" w:rsidRPr="008A0EE2" w:rsidRDefault="00A320B0" w:rsidP="00A320B0">
      <w:pPr>
        <w:rPr>
          <w:lang w:val="hy-AM"/>
          <w:rPrChange w:id="6954" w:author="Զարինե Սարգսյան" w:date="2026-04-02T14:26:00Z">
            <w:rPr/>
          </w:rPrChange>
        </w:rPr>
      </w:pPr>
      <w:r w:rsidRPr="008A0EE2">
        <w:rPr>
          <w:lang w:val="hy-AM"/>
          <w:rPrChange w:id="6955" w:author="Զարինե Սարգսյան" w:date="2026-04-02T14:26:00Z">
            <w:rPr/>
          </w:rPrChange>
        </w:rPr>
        <w:lastRenderedPageBreak/>
        <w:t xml:space="preserve">3) </w:t>
      </w:r>
      <w:r w:rsidRPr="008A0EE2">
        <w:rPr>
          <w:rFonts w:ascii="Arial" w:hAnsi="Arial" w:cs="Arial"/>
          <w:lang w:val="hy-AM"/>
          <w:rPrChange w:id="6956" w:author="Զարինե Սարգսյան" w:date="2026-04-02T14:26:00Z">
            <w:rPr>
              <w:rFonts w:ascii="Arial" w:hAnsi="Arial" w:cs="Arial"/>
            </w:rPr>
          </w:rPrChange>
        </w:rPr>
        <w:t>Հղման</w:t>
      </w:r>
      <w:r w:rsidRPr="008A0EE2">
        <w:rPr>
          <w:lang w:val="hy-AM"/>
          <w:rPrChange w:id="69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58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695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960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69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62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69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64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69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66" w:author="Զարինե Սարգսյան" w:date="2026-04-02T14:26:00Z">
            <w:rPr>
              <w:rFonts w:ascii="Arial" w:hAnsi="Arial" w:cs="Arial"/>
            </w:rPr>
          </w:rPrChange>
        </w:rPr>
        <w:t>նշվում</w:t>
      </w:r>
      <w:r w:rsidRPr="008A0EE2">
        <w:rPr>
          <w:lang w:val="hy-AM"/>
          <w:rPrChange w:id="69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6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969" w:author="Զարինե Սարգսյան" w:date="2026-04-02T14:26:00Z">
            <w:rPr/>
          </w:rPrChange>
        </w:rPr>
        <w:t>.</w:t>
      </w:r>
    </w:p>
    <w:p w14:paraId="36A26810" w14:textId="77777777" w:rsidR="00A320B0" w:rsidRPr="008A0EE2" w:rsidRDefault="00A320B0" w:rsidP="00A320B0">
      <w:pPr>
        <w:rPr>
          <w:lang w:val="hy-AM"/>
          <w:rPrChange w:id="6970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6971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6972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6973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69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7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69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77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69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79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698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981" w:author="Զարինե Սարգսյան" w:date="2026-04-02T14:26:00Z">
            <w:rPr>
              <w:rFonts w:ascii="Arial" w:hAnsi="Arial" w:cs="Arial"/>
            </w:rPr>
          </w:rPrChange>
        </w:rPr>
        <w:t>որին</w:t>
      </w:r>
      <w:r w:rsidRPr="008A0EE2">
        <w:rPr>
          <w:lang w:val="hy-AM"/>
          <w:rPrChange w:id="69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83" w:author="Զարինե Սարգսյան" w:date="2026-04-02T14:26:00Z">
            <w:rPr>
              <w:rFonts w:ascii="Arial" w:hAnsi="Arial" w:cs="Arial"/>
            </w:rPr>
          </w:rPrChange>
        </w:rPr>
        <w:t>ի</w:t>
      </w:r>
      <w:r w:rsidRPr="008A0EE2">
        <w:rPr>
          <w:lang w:val="hy-AM"/>
          <w:rPrChange w:id="69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85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69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87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69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8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69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91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69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6993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699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6995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699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6997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6998" w:author="Զարինե Սարգսյան" w:date="2026-04-02T14:26:00Z">
            <w:rPr/>
          </w:rPrChange>
        </w:rPr>
        <w:t>)</w:t>
      </w:r>
    </w:p>
    <w:p w14:paraId="0F7F0375" w14:textId="77777777" w:rsidR="00A320B0" w:rsidRPr="008A0EE2" w:rsidRDefault="00A320B0" w:rsidP="00A320B0">
      <w:pPr>
        <w:rPr>
          <w:lang w:val="hy-AM"/>
          <w:rPrChange w:id="6999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000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7001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002" w:author="Զարինե Սարգսյան" w:date="2026-04-02T14:26:00Z">
            <w:rPr>
              <w:rFonts w:ascii="Arial" w:hAnsi="Arial" w:cs="Arial"/>
            </w:rPr>
          </w:rPrChange>
        </w:rPr>
        <w:t>տրվում</w:t>
      </w:r>
      <w:r w:rsidRPr="008A0EE2">
        <w:rPr>
          <w:lang w:val="hy-AM"/>
          <w:rPrChange w:id="70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0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0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06" w:author="Զարինե Սարգսյան" w:date="2026-04-02T14:26:00Z">
            <w:rPr>
              <w:rFonts w:ascii="Arial" w:hAnsi="Arial" w:cs="Arial"/>
            </w:rPr>
          </w:rPrChange>
        </w:rPr>
        <w:t>հղում՝</w:t>
      </w:r>
      <w:r w:rsidRPr="008A0EE2">
        <w:rPr>
          <w:lang w:val="hy-AM"/>
          <w:rPrChange w:id="70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08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70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10" w:author="Զարինե Սարգսյան" w:date="2026-04-02T14:26:00Z">
            <w:rPr>
              <w:rFonts w:ascii="Arial" w:hAnsi="Arial" w:cs="Arial"/>
            </w:rPr>
          </w:rPrChange>
        </w:rPr>
        <w:t>կողմի</w:t>
      </w:r>
      <w:r w:rsidRPr="008A0EE2">
        <w:rPr>
          <w:lang w:val="hy-AM"/>
          <w:rPrChange w:id="70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12" w:author="Զարինե Սարգսյան" w:date="2026-04-02T14:26:00Z">
            <w:rPr>
              <w:rFonts w:ascii="Arial" w:hAnsi="Arial" w:cs="Arial"/>
            </w:rPr>
          </w:rPrChange>
        </w:rPr>
        <w:t>համակարգում</w:t>
      </w:r>
      <w:r w:rsidRPr="008A0EE2">
        <w:rPr>
          <w:lang w:val="hy-AM"/>
          <w:rPrChange w:id="70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14" w:author="Զարինե Սարգսյան" w:date="2026-04-02T14:26:00Z">
            <w:rPr>
              <w:rFonts w:ascii="Arial" w:hAnsi="Arial" w:cs="Arial"/>
            </w:rPr>
          </w:rPrChange>
        </w:rPr>
        <w:t>ձևավորված</w:t>
      </w:r>
      <w:r w:rsidRPr="008A0EE2">
        <w:rPr>
          <w:lang w:val="hy-AM"/>
          <w:rPrChange w:id="70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16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70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18" w:author="Զարինե Սարգսյան" w:date="2026-04-02T14:26:00Z">
            <w:rPr>
              <w:rFonts w:ascii="Arial" w:hAnsi="Arial" w:cs="Arial"/>
            </w:rPr>
          </w:rPrChange>
        </w:rPr>
        <w:t>փաստաթղթին</w:t>
      </w:r>
      <w:r w:rsidRPr="008A0EE2">
        <w:rPr>
          <w:lang w:val="hy-AM"/>
          <w:rPrChange w:id="701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020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70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22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70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2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0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26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70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28" w:author="Զարինե Սարգսյան" w:date="2026-04-02T14:26:00Z">
            <w:rPr>
              <w:rFonts w:ascii="Arial" w:hAnsi="Arial" w:cs="Arial"/>
            </w:rPr>
          </w:rPrChange>
        </w:rPr>
        <w:t>ուղարկվող</w:t>
      </w:r>
      <w:r w:rsidRPr="008A0EE2">
        <w:rPr>
          <w:lang w:val="hy-AM"/>
          <w:rPrChange w:id="70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30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0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32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70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34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7035" w:author="Զարինե Սարգսյան" w:date="2026-04-02T14:26:00Z">
            <w:rPr/>
          </w:rPrChange>
        </w:rPr>
        <w:t>:</w:t>
      </w:r>
    </w:p>
    <w:p w14:paraId="16B46A96" w14:textId="77777777" w:rsidR="00A320B0" w:rsidRPr="008A0EE2" w:rsidRDefault="00A320B0" w:rsidP="00A320B0">
      <w:pPr>
        <w:rPr>
          <w:lang w:val="hy-AM"/>
          <w:rPrChange w:id="7036" w:author="Զարինե Սարգսյան" w:date="2026-04-02T14:26:00Z">
            <w:rPr/>
          </w:rPrChange>
        </w:rPr>
      </w:pPr>
      <w:r w:rsidRPr="008A0EE2">
        <w:rPr>
          <w:lang w:val="hy-AM"/>
          <w:rPrChange w:id="7037" w:author="Զարինե Սարգսյան" w:date="2026-04-02T14:26:00Z">
            <w:rPr/>
          </w:rPrChange>
        </w:rPr>
        <w:t xml:space="preserve">4) </w:t>
      </w:r>
      <w:r w:rsidRPr="008A0EE2">
        <w:rPr>
          <w:rFonts w:ascii="Arial" w:hAnsi="Arial" w:cs="Arial"/>
          <w:lang w:val="hy-AM"/>
          <w:rPrChange w:id="7038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70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40" w:author="Զարինե Սարգսյան" w:date="2026-04-02T14:26:00Z">
            <w:rPr>
              <w:rFonts w:ascii="Arial" w:hAnsi="Arial" w:cs="Arial"/>
            </w:rPr>
          </w:rPrChange>
        </w:rPr>
        <w:t>ձևավորող</w:t>
      </w:r>
      <w:r w:rsidRPr="008A0EE2">
        <w:rPr>
          <w:lang w:val="hy-AM"/>
          <w:rPrChange w:id="70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42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0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44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70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46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7047" w:author="Զարինե Սարգսյան" w:date="2026-04-02T14:26:00Z">
            <w:rPr/>
          </w:rPrChange>
        </w:rPr>
        <w:t>.</w:t>
      </w:r>
    </w:p>
    <w:p w14:paraId="2269B01F" w14:textId="77777777" w:rsidR="00A320B0" w:rsidRPr="008A0EE2" w:rsidRDefault="00A320B0" w:rsidP="00A320B0">
      <w:pPr>
        <w:rPr>
          <w:lang w:val="hy-AM"/>
          <w:rPrChange w:id="704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049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7050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051" w:author="Զարինե Սարգսյան" w:date="2026-04-02T14:26:00Z">
            <w:rPr>
              <w:rFonts w:ascii="Arial" w:hAnsi="Arial" w:cs="Arial"/>
            </w:rPr>
          </w:rPrChange>
        </w:rPr>
        <w:t>Ուղարկողի</w:t>
      </w:r>
      <w:r w:rsidRPr="008A0EE2">
        <w:rPr>
          <w:lang w:val="hy-AM"/>
          <w:rPrChange w:id="70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53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7054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055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0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57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058" w:author="Զարինե Սարգսյան" w:date="2026-04-02T14:26:00Z">
            <w:rPr/>
          </w:rPrChange>
        </w:rPr>
        <w:t>),</w:t>
      </w:r>
    </w:p>
    <w:p w14:paraId="4B964E82" w14:textId="77777777" w:rsidR="00A320B0" w:rsidRPr="008A0EE2" w:rsidRDefault="00A320B0" w:rsidP="00A320B0">
      <w:pPr>
        <w:rPr>
          <w:lang w:val="hy-AM"/>
          <w:rPrChange w:id="7059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060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7061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062" w:author="Զարինե Սարգսյան" w:date="2026-04-02T14:26:00Z">
            <w:rPr>
              <w:rFonts w:ascii="Arial" w:hAnsi="Arial" w:cs="Arial"/>
            </w:rPr>
          </w:rPrChange>
        </w:rPr>
        <w:t>Ուղարկողի</w:t>
      </w:r>
      <w:r w:rsidRPr="008A0EE2">
        <w:rPr>
          <w:lang w:val="hy-AM"/>
          <w:rPrChange w:id="70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64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7065" w:author="Զարինե Սարգսյան" w:date="2026-04-02T14:26:00Z">
            <w:rPr/>
          </w:rPrChange>
        </w:rPr>
        <w:t>,</w:t>
      </w:r>
    </w:p>
    <w:p w14:paraId="604EA25F" w14:textId="77777777" w:rsidR="00A320B0" w:rsidRPr="008A0EE2" w:rsidRDefault="00A320B0" w:rsidP="00A320B0">
      <w:pPr>
        <w:rPr>
          <w:lang w:val="hy-AM"/>
          <w:rPrChange w:id="7066" w:author="Զարինե Սարգսյան" w:date="2026-04-02T14:26:00Z">
            <w:rPr/>
          </w:rPrChange>
        </w:rPr>
      </w:pPr>
      <w:r w:rsidRPr="008A0EE2">
        <w:rPr>
          <w:lang w:val="hy-AM"/>
          <w:rPrChange w:id="7067" w:author="Զարինե Սարգսյան" w:date="2026-04-02T14:26:00Z">
            <w:rPr/>
          </w:rPrChange>
        </w:rPr>
        <w:t xml:space="preserve">5) </w:t>
      </w:r>
      <w:r w:rsidRPr="008A0EE2">
        <w:rPr>
          <w:rFonts w:ascii="Arial" w:hAnsi="Arial" w:cs="Arial"/>
          <w:lang w:val="hy-AM"/>
          <w:rPrChange w:id="7068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70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70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7071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072" w:author="Զարինե Սարգսյան" w:date="2026-04-02T14:26:00Z">
            <w:rPr>
              <w:rFonts w:ascii="Arial" w:hAnsi="Arial" w:cs="Arial"/>
            </w:rPr>
          </w:rPrChange>
        </w:rPr>
        <w:t>հասցեատեր</w:t>
      </w:r>
      <w:r w:rsidRPr="008A0EE2">
        <w:rPr>
          <w:lang w:val="hy-AM"/>
          <w:rPrChange w:id="7073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074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7075" w:author="Զարինե Սարգսյան" w:date="2026-04-02T14:26:00Z">
            <w:rPr/>
          </w:rPrChange>
        </w:rPr>
        <w:t>.</w:t>
      </w:r>
    </w:p>
    <w:p w14:paraId="43B80BD9" w14:textId="77777777" w:rsidR="00A320B0" w:rsidRPr="008A0EE2" w:rsidRDefault="00A320B0" w:rsidP="00A320B0">
      <w:pPr>
        <w:rPr>
          <w:lang w:val="hy-AM"/>
          <w:rPrChange w:id="7076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077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7078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079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70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81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70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83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7084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085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0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87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088" w:author="Զարինե Սարգսյան" w:date="2026-04-02T14:26:00Z">
            <w:rPr/>
          </w:rPrChange>
        </w:rPr>
        <w:t>),</w:t>
      </w:r>
    </w:p>
    <w:p w14:paraId="06AB6EE9" w14:textId="77777777" w:rsidR="00A320B0" w:rsidRPr="008A0EE2" w:rsidRDefault="00A320B0" w:rsidP="00A320B0">
      <w:pPr>
        <w:rPr>
          <w:lang w:val="hy-AM"/>
          <w:rPrChange w:id="7089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090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7091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092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70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94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70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096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7097" w:author="Զարինե Սարգսյան" w:date="2026-04-02T14:26:00Z">
            <w:rPr/>
          </w:rPrChange>
        </w:rPr>
        <w:t>,</w:t>
      </w:r>
    </w:p>
    <w:p w14:paraId="79CA8368" w14:textId="77777777" w:rsidR="00A320B0" w:rsidRPr="008A0EE2" w:rsidRDefault="00A320B0" w:rsidP="00A320B0">
      <w:pPr>
        <w:rPr>
          <w:lang w:val="hy-AM"/>
          <w:rPrChange w:id="7098" w:author="Զարինե Սարգսյան" w:date="2026-04-02T14:26:00Z">
            <w:rPr/>
          </w:rPrChange>
        </w:rPr>
      </w:pPr>
      <w:r w:rsidRPr="008A0EE2">
        <w:rPr>
          <w:lang w:val="hy-AM"/>
          <w:rPrChange w:id="7099" w:author="Զարինե Սարգսյան" w:date="2026-04-02T14:26:00Z">
            <w:rPr/>
          </w:rPrChange>
        </w:rPr>
        <w:t xml:space="preserve">6) </w:t>
      </w:r>
      <w:r w:rsidRPr="008A0EE2">
        <w:rPr>
          <w:rFonts w:ascii="Arial" w:hAnsi="Arial" w:cs="Arial"/>
          <w:lang w:val="hy-AM"/>
          <w:rPrChange w:id="7100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1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0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1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04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71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06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7107" w:author="Զարինե Սարգսյան" w:date="2026-04-02T14:26:00Z">
            <w:rPr/>
          </w:rPrChange>
        </w:rPr>
        <w:t>,</w:t>
      </w:r>
    </w:p>
    <w:p w14:paraId="692037C5" w14:textId="77777777" w:rsidR="00A320B0" w:rsidRPr="008A0EE2" w:rsidRDefault="00A320B0" w:rsidP="00A320B0">
      <w:pPr>
        <w:rPr>
          <w:lang w:val="hy-AM"/>
          <w:rPrChange w:id="7108" w:author="Զարինե Սարգսյան" w:date="2026-04-02T14:26:00Z">
            <w:rPr/>
          </w:rPrChange>
        </w:rPr>
      </w:pPr>
      <w:r w:rsidRPr="008A0EE2">
        <w:rPr>
          <w:lang w:val="hy-AM"/>
          <w:rPrChange w:id="7109" w:author="Զարինե Սարգսյան" w:date="2026-04-02T14:26:00Z">
            <w:rPr/>
          </w:rPrChange>
        </w:rPr>
        <w:t xml:space="preserve">7) </w:t>
      </w:r>
      <w:r w:rsidRPr="008A0EE2">
        <w:rPr>
          <w:rFonts w:ascii="Arial" w:hAnsi="Arial" w:cs="Arial"/>
          <w:lang w:val="hy-AM"/>
          <w:rPrChange w:id="7110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1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1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1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14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71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16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71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18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119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12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1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22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1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24" w:author="Զարինե Սարգսյան" w:date="2026-04-02T14:26:00Z">
            <w:rPr>
              <w:rFonts w:ascii="Arial" w:hAnsi="Arial" w:cs="Arial"/>
            </w:rPr>
          </w:rPrChange>
        </w:rPr>
        <w:t>անհրաժեշտության՝</w:t>
      </w:r>
      <w:r w:rsidRPr="008A0EE2">
        <w:rPr>
          <w:lang w:val="hy-AM"/>
          <w:rPrChange w:id="71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26" w:author="Զարինե Սարգսյան" w:date="2026-04-02T14:26:00Z">
            <w:rPr>
              <w:rFonts w:ascii="Arial" w:hAnsi="Arial" w:cs="Arial"/>
            </w:rPr>
          </w:rPrChange>
        </w:rPr>
        <w:t>նշում</w:t>
      </w:r>
      <w:r w:rsidRPr="008A0EE2">
        <w:rPr>
          <w:lang w:val="hy-AM"/>
          <w:rPrChange w:id="71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2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1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30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71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32" w:author="Զարինե Սարգսյան" w:date="2026-04-02T14:26:00Z">
            <w:rPr>
              <w:rFonts w:ascii="Arial" w:hAnsi="Arial" w:cs="Arial"/>
            </w:rPr>
          </w:rPrChange>
        </w:rPr>
        <w:t>հերթական</w:t>
      </w:r>
      <w:r w:rsidRPr="008A0EE2">
        <w:rPr>
          <w:lang w:val="hy-AM"/>
          <w:rPrChange w:id="71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34" w:author="Զարինե Սարգսյան" w:date="2026-04-02T14:26:00Z">
            <w:rPr>
              <w:rFonts w:ascii="Arial" w:hAnsi="Arial" w:cs="Arial"/>
            </w:rPr>
          </w:rPrChange>
        </w:rPr>
        <w:t>եզակի</w:t>
      </w:r>
      <w:r w:rsidRPr="008A0EE2">
        <w:rPr>
          <w:lang w:val="hy-AM"/>
          <w:rPrChange w:id="71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36" w:author="Զարինե Սարգսյան" w:date="2026-04-02T14:26:00Z">
            <w:rPr>
              <w:rFonts w:ascii="Arial" w:hAnsi="Arial" w:cs="Arial"/>
            </w:rPr>
          </w:rPrChange>
        </w:rPr>
        <w:t>համարը՝</w:t>
      </w:r>
      <w:r w:rsidRPr="008A0EE2">
        <w:rPr>
          <w:lang w:val="hy-AM"/>
          <w:rPrChange w:id="71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38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71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40" w:author="Զարինե Սարգսյան" w:date="2026-04-02T14:26:00Z">
            <w:rPr>
              <w:rFonts w:ascii="Arial" w:hAnsi="Arial" w:cs="Arial"/>
            </w:rPr>
          </w:rPrChange>
        </w:rPr>
        <w:t>նույն</w:t>
      </w:r>
      <w:r w:rsidRPr="008A0EE2">
        <w:rPr>
          <w:lang w:val="hy-AM"/>
          <w:rPrChange w:id="71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42" w:author="Զարինե Սարգսյան" w:date="2026-04-02T14:26:00Z">
            <w:rPr>
              <w:rFonts w:ascii="Arial" w:hAnsi="Arial" w:cs="Arial"/>
            </w:rPr>
          </w:rPrChange>
        </w:rPr>
        <w:t>որոշումը</w:t>
      </w:r>
      <w:r w:rsidRPr="008A0EE2">
        <w:rPr>
          <w:lang w:val="hy-AM"/>
          <w:rPrChange w:id="71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44" w:author="Զարինե Սարգսյան" w:date="2026-04-02T14:26:00Z">
            <w:rPr>
              <w:rFonts w:ascii="Arial" w:hAnsi="Arial" w:cs="Arial"/>
            </w:rPr>
          </w:rPrChange>
        </w:rPr>
        <w:t>կրկին</w:t>
      </w:r>
      <w:r w:rsidRPr="008A0EE2">
        <w:rPr>
          <w:lang w:val="hy-AM"/>
          <w:rPrChange w:id="71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46" w:author="Զարինե Սարգսյան" w:date="2026-04-02T14:26:00Z">
            <w:rPr>
              <w:rFonts w:ascii="Arial" w:hAnsi="Arial" w:cs="Arial"/>
            </w:rPr>
          </w:rPrChange>
        </w:rPr>
        <w:t>ուղարկելու</w:t>
      </w:r>
      <w:r w:rsidRPr="008A0EE2">
        <w:rPr>
          <w:lang w:val="hy-AM"/>
          <w:rPrChange w:id="71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48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7149" w:author="Զարինե Սարգսյան" w:date="2026-04-02T14:26:00Z">
            <w:rPr/>
          </w:rPrChange>
        </w:rPr>
        <w:t>),</w:t>
      </w:r>
    </w:p>
    <w:p w14:paraId="14087EAC" w14:textId="77777777" w:rsidR="00A320B0" w:rsidRPr="008A0EE2" w:rsidRDefault="00A320B0" w:rsidP="00A320B0">
      <w:pPr>
        <w:rPr>
          <w:lang w:val="hy-AM"/>
          <w:rPrChange w:id="7150" w:author="Զարինե Սարգսյան" w:date="2026-04-02T14:26:00Z">
            <w:rPr/>
          </w:rPrChange>
        </w:rPr>
      </w:pPr>
      <w:r w:rsidRPr="008A0EE2">
        <w:rPr>
          <w:lang w:val="hy-AM"/>
          <w:rPrChange w:id="7151" w:author="Զարինե Սարգսյան" w:date="2026-04-02T14:26:00Z">
            <w:rPr/>
          </w:rPrChange>
        </w:rPr>
        <w:t xml:space="preserve">8) </w:t>
      </w:r>
      <w:r w:rsidRPr="008A0EE2">
        <w:rPr>
          <w:rFonts w:ascii="Arial" w:hAnsi="Arial" w:cs="Arial"/>
          <w:lang w:val="hy-AM"/>
          <w:rPrChange w:id="7152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1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54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71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56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71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58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1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60" w:author="Զարինե Սարգսյան" w:date="2026-04-02T14:26:00Z">
            <w:rPr>
              <w:rFonts w:ascii="Arial" w:hAnsi="Arial" w:cs="Arial"/>
            </w:rPr>
          </w:rPrChange>
        </w:rPr>
        <w:t>արժույթը՝</w:t>
      </w:r>
      <w:r w:rsidRPr="008A0EE2">
        <w:rPr>
          <w:lang w:val="hy-AM"/>
          <w:rPrChange w:id="71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62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1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64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71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66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1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68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1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70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7171" w:author="Զարինե Սարգսյան" w:date="2026-04-02T14:26:00Z">
            <w:rPr/>
          </w:rPrChange>
        </w:rPr>
        <w:t>,</w:t>
      </w:r>
    </w:p>
    <w:p w14:paraId="24F05ADD" w14:textId="77777777" w:rsidR="00A320B0" w:rsidRPr="008A0EE2" w:rsidRDefault="00A320B0" w:rsidP="00A320B0">
      <w:pPr>
        <w:rPr>
          <w:lang w:val="hy-AM"/>
          <w:rPrChange w:id="7172" w:author="Զարինե Սարգսյան" w:date="2026-04-02T14:26:00Z">
            <w:rPr/>
          </w:rPrChange>
        </w:rPr>
      </w:pPr>
      <w:r w:rsidRPr="008A0EE2">
        <w:rPr>
          <w:lang w:val="hy-AM"/>
          <w:rPrChange w:id="7173" w:author="Զարինե Սարգսյան" w:date="2026-04-02T14:26:00Z">
            <w:rPr/>
          </w:rPrChange>
        </w:rPr>
        <w:t xml:space="preserve">9) </w:t>
      </w:r>
      <w:r w:rsidRPr="008A0EE2">
        <w:rPr>
          <w:rFonts w:ascii="Arial" w:hAnsi="Arial" w:cs="Arial"/>
          <w:lang w:val="hy-AM"/>
          <w:rPrChange w:id="7174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1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76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17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178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7179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180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7181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182" w:author="Զարինե Սարգսյան" w:date="2026-04-02T14:26:00Z">
            <w:rPr>
              <w:rFonts w:ascii="Arial" w:hAnsi="Arial" w:cs="Arial"/>
            </w:rPr>
          </w:rPrChange>
        </w:rPr>
        <w:t>անուն</w:t>
      </w:r>
      <w:r w:rsidRPr="008A0EE2">
        <w:rPr>
          <w:lang w:val="hy-AM"/>
          <w:rPrChange w:id="718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184" w:author="Զարինե Սարգսյան" w:date="2026-04-02T14:26:00Z">
            <w:rPr>
              <w:rFonts w:ascii="Arial" w:hAnsi="Arial" w:cs="Arial"/>
            </w:rPr>
          </w:rPrChange>
        </w:rPr>
        <w:t>ազգանունը</w:t>
      </w:r>
      <w:r w:rsidRPr="008A0EE2">
        <w:rPr>
          <w:lang w:val="hy-AM"/>
          <w:rPrChange w:id="7185" w:author="Զարինե Սարգսյան" w:date="2026-04-02T14:26:00Z">
            <w:rPr/>
          </w:rPrChange>
        </w:rPr>
        <w:t>),</w:t>
      </w:r>
    </w:p>
    <w:p w14:paraId="33DA839D" w14:textId="77777777" w:rsidR="00A320B0" w:rsidRPr="008A0EE2" w:rsidRDefault="00A320B0" w:rsidP="00A320B0">
      <w:pPr>
        <w:rPr>
          <w:lang w:val="hy-AM"/>
          <w:rPrChange w:id="7186" w:author="Զարինե Սարգսյան" w:date="2026-04-02T14:26:00Z">
            <w:rPr/>
          </w:rPrChange>
        </w:rPr>
      </w:pPr>
      <w:r w:rsidRPr="008A0EE2">
        <w:rPr>
          <w:lang w:val="hy-AM"/>
          <w:rPrChange w:id="7187" w:author="Զարինե Սարգսյան" w:date="2026-04-02T14:26:00Z">
            <w:rPr/>
          </w:rPrChange>
        </w:rPr>
        <w:t xml:space="preserve">10) </w:t>
      </w:r>
      <w:r w:rsidRPr="008A0EE2">
        <w:rPr>
          <w:rFonts w:ascii="Arial" w:hAnsi="Arial" w:cs="Arial"/>
          <w:lang w:val="hy-AM"/>
          <w:rPrChange w:id="7188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1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90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191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192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7193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194" w:author="Զարինե Սարգսյան" w:date="2026-04-02T14:26:00Z">
            <w:rPr>
              <w:rFonts w:ascii="Arial" w:hAnsi="Arial" w:cs="Arial"/>
            </w:rPr>
          </w:rPrChange>
        </w:rPr>
        <w:t>հաշվառման</w:t>
      </w:r>
      <w:r w:rsidRPr="008A0EE2">
        <w:rPr>
          <w:lang w:val="hy-AM"/>
          <w:rPrChange w:id="71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196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19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198" w:author="Զարինե Սարգսյան" w:date="2026-04-02T14:26:00Z">
            <w:rPr>
              <w:rFonts w:ascii="Arial" w:hAnsi="Arial" w:cs="Arial"/>
            </w:rPr>
          </w:rPrChange>
        </w:rPr>
        <w:t>ՀՎՀՀ</w:t>
      </w:r>
      <w:r w:rsidRPr="008A0EE2">
        <w:rPr>
          <w:lang w:val="hy-AM"/>
          <w:rPrChange w:id="7199" w:author="Զարինե Սարգսյան" w:date="2026-04-02T14:26:00Z">
            <w:rPr/>
          </w:rPrChange>
        </w:rPr>
        <w:t>),</w:t>
      </w:r>
    </w:p>
    <w:p w14:paraId="60F7E1C5" w14:textId="77777777" w:rsidR="00A320B0" w:rsidRPr="008A0EE2" w:rsidRDefault="00A320B0" w:rsidP="00A320B0">
      <w:pPr>
        <w:rPr>
          <w:lang w:val="hy-AM"/>
          <w:rPrChange w:id="7200" w:author="Զարինե Սարգսյան" w:date="2026-04-02T14:26:00Z">
            <w:rPr/>
          </w:rPrChange>
        </w:rPr>
      </w:pPr>
      <w:r w:rsidRPr="008A0EE2">
        <w:rPr>
          <w:lang w:val="hy-AM"/>
          <w:rPrChange w:id="7201" w:author="Զարինե Սարգսյան" w:date="2026-04-02T14:26:00Z">
            <w:rPr/>
          </w:rPrChange>
        </w:rPr>
        <w:t xml:space="preserve">11) </w:t>
      </w:r>
      <w:r w:rsidRPr="008A0EE2">
        <w:rPr>
          <w:rFonts w:ascii="Arial" w:hAnsi="Arial" w:cs="Arial"/>
          <w:lang w:val="hy-AM"/>
          <w:rPrChange w:id="7202" w:author="Զարինե Սարգսյան" w:date="2026-04-02T14:26:00Z">
            <w:rPr>
              <w:rFonts w:ascii="Arial" w:hAnsi="Arial" w:cs="Arial"/>
            </w:rPr>
          </w:rPrChange>
        </w:rPr>
        <w:t>Կատարման</w:t>
      </w:r>
      <w:r w:rsidRPr="008A0EE2">
        <w:rPr>
          <w:lang w:val="hy-AM"/>
          <w:rPrChange w:id="72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04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72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06" w:author="Զարինե Սարգսյան" w:date="2026-04-02T14:26:00Z">
            <w:rPr>
              <w:rFonts w:ascii="Arial" w:hAnsi="Arial" w:cs="Arial"/>
            </w:rPr>
          </w:rPrChange>
        </w:rPr>
        <w:t>գործառնության</w:t>
      </w:r>
      <w:r w:rsidRPr="008A0EE2">
        <w:rPr>
          <w:lang w:val="hy-AM"/>
          <w:rPrChange w:id="72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08" w:author="Զարինե Սարգսյան" w:date="2026-04-02T14:26:00Z">
            <w:rPr>
              <w:rFonts w:ascii="Arial" w:hAnsi="Arial" w:cs="Arial"/>
            </w:rPr>
          </w:rPrChange>
        </w:rPr>
        <w:t>նպատակը</w:t>
      </w:r>
      <w:r w:rsidRPr="008A0EE2">
        <w:rPr>
          <w:lang w:val="hy-AM"/>
          <w:rPrChange w:id="7209" w:author="Զարինե Սարգսյան" w:date="2026-04-02T14:26:00Z">
            <w:rPr/>
          </w:rPrChange>
        </w:rPr>
        <w:t>, (</w:t>
      </w:r>
      <w:r w:rsidRPr="008A0EE2">
        <w:rPr>
          <w:rFonts w:ascii="Arial" w:hAnsi="Arial" w:cs="Arial"/>
          <w:lang w:val="hy-AM"/>
          <w:rPrChange w:id="7210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2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12" w:author="Զարինե Սարգսյան" w:date="2026-04-02T14:26:00Z">
            <w:rPr>
              <w:rFonts w:ascii="Arial" w:hAnsi="Arial" w:cs="Arial"/>
            </w:rPr>
          </w:rPrChange>
        </w:rPr>
        <w:t>անհրաժեշտության</w:t>
      </w:r>
      <w:r w:rsidRPr="008A0EE2">
        <w:rPr>
          <w:lang w:val="hy-AM"/>
          <w:rPrChange w:id="721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214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72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16" w:author="Զարինե Սարգսյան" w:date="2026-04-02T14:26:00Z">
            <w:rPr>
              <w:rFonts w:ascii="Arial" w:hAnsi="Arial" w:cs="Arial"/>
            </w:rPr>
          </w:rPrChange>
        </w:rPr>
        <w:t>կոդի</w:t>
      </w:r>
      <w:r w:rsidRPr="008A0EE2">
        <w:rPr>
          <w:lang w:val="hy-AM"/>
          <w:rPrChange w:id="72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18" w:author="Զարինե Սարգսյան" w:date="2026-04-02T14:26:00Z">
            <w:rPr>
              <w:rFonts w:ascii="Arial" w:hAnsi="Arial" w:cs="Arial"/>
            </w:rPr>
          </w:rPrChange>
        </w:rPr>
        <w:t>կիրառում</w:t>
      </w:r>
      <w:r w:rsidRPr="008A0EE2">
        <w:rPr>
          <w:lang w:val="hy-AM"/>
          <w:rPrChange w:id="7219" w:author="Զարինե Սարգսյան" w:date="2026-04-02T14:26:00Z">
            <w:rPr/>
          </w:rPrChange>
        </w:rPr>
        <w:t>),</w:t>
      </w:r>
    </w:p>
    <w:p w14:paraId="209D2433" w14:textId="77777777" w:rsidR="00A320B0" w:rsidRPr="008A0EE2" w:rsidRDefault="00A320B0" w:rsidP="00A320B0">
      <w:pPr>
        <w:rPr>
          <w:lang w:val="hy-AM"/>
          <w:rPrChange w:id="7220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221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7222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223" w:author="Զարինե Սարգսյան" w:date="2026-04-02T14:26:00Z">
            <w:rPr>
              <w:rFonts w:ascii="Arial" w:hAnsi="Arial" w:cs="Arial"/>
            </w:rPr>
          </w:rPrChange>
        </w:rPr>
        <w:t>ապահովել</w:t>
      </w:r>
      <w:r w:rsidRPr="008A0EE2">
        <w:rPr>
          <w:lang w:val="hy-AM"/>
          <w:rPrChange w:id="72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25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72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27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72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29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72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31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72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33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72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35" w:author="Զարինե Սարգսյան" w:date="2026-04-02T14:26:00Z">
            <w:rPr>
              <w:rFonts w:ascii="Arial" w:hAnsi="Arial" w:cs="Arial"/>
            </w:rPr>
          </w:rPrChange>
        </w:rPr>
        <w:t>օրենսդրությամբ</w:t>
      </w:r>
      <w:r w:rsidRPr="008A0EE2">
        <w:rPr>
          <w:lang w:val="hy-AM"/>
          <w:rPrChange w:id="72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37" w:author="Զարինե Սարգսյան" w:date="2026-04-02T14:26:00Z">
            <w:rPr>
              <w:rFonts w:ascii="Arial" w:hAnsi="Arial" w:cs="Arial"/>
            </w:rPr>
          </w:rPrChange>
        </w:rPr>
        <w:t>սահմանված</w:t>
      </w:r>
      <w:r w:rsidRPr="008A0EE2">
        <w:rPr>
          <w:lang w:val="hy-AM"/>
          <w:rPrChange w:id="72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39" w:author="Զարինե Սարգսյան" w:date="2026-04-02T14:26:00Z">
            <w:rPr>
              <w:rFonts w:ascii="Arial" w:hAnsi="Arial" w:cs="Arial"/>
            </w:rPr>
          </w:rPrChange>
        </w:rPr>
        <w:t>կարգով</w:t>
      </w:r>
      <w:r w:rsidRPr="008A0EE2">
        <w:rPr>
          <w:lang w:val="hy-AM"/>
          <w:rPrChange w:id="7240" w:author="Զարինե Սարգսյան" w:date="2026-04-02T14:26:00Z">
            <w:rPr/>
          </w:rPrChange>
        </w:rPr>
        <w:t xml:space="preserve">-1 </w:t>
      </w:r>
      <w:r w:rsidRPr="008A0EE2">
        <w:rPr>
          <w:rFonts w:ascii="Arial" w:hAnsi="Arial" w:cs="Arial"/>
          <w:lang w:val="hy-AM"/>
          <w:rPrChange w:id="7241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7242" w:author="Զարինե Սարգսյան" w:date="2026-04-02T14:26:00Z">
            <w:rPr/>
          </w:rPrChange>
        </w:rPr>
        <w:t>.</w:t>
      </w:r>
    </w:p>
    <w:p w14:paraId="47828601" w14:textId="77777777" w:rsidR="00A320B0" w:rsidRPr="008A0EE2" w:rsidRDefault="00A320B0" w:rsidP="00A320B0">
      <w:pPr>
        <w:rPr>
          <w:lang w:val="hy-AM"/>
          <w:rPrChange w:id="7243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244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7245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246" w:author="Զարինե Սարգսյան" w:date="2026-04-02T14:26:00Z">
            <w:rPr>
              <w:rFonts w:ascii="Arial" w:hAnsi="Arial" w:cs="Arial"/>
            </w:rPr>
          </w:rPrChange>
        </w:rPr>
        <w:t>պահանջվում</w:t>
      </w:r>
      <w:r w:rsidRPr="008A0EE2">
        <w:rPr>
          <w:lang w:val="hy-AM"/>
          <w:rPrChange w:id="72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4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2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50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72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52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72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54" w:author="Զարինե Սարգսյան" w:date="2026-04-02T14:26:00Z">
            <w:rPr>
              <w:rFonts w:ascii="Arial" w:hAnsi="Arial" w:cs="Arial"/>
            </w:rPr>
          </w:rPrChange>
        </w:rPr>
        <w:t>ամբողջ</w:t>
      </w:r>
      <w:r w:rsidRPr="008A0EE2">
        <w:rPr>
          <w:lang w:val="hy-AM"/>
          <w:rPrChange w:id="72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56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72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58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72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60" w:author="Զարինե Սարգսյան" w:date="2026-04-02T14:26:00Z">
            <w:rPr>
              <w:rFonts w:ascii="Arial" w:hAnsi="Arial" w:cs="Arial"/>
            </w:rPr>
          </w:rPrChange>
        </w:rPr>
        <w:t>արգելադրել</w:t>
      </w:r>
      <w:r w:rsidRPr="008A0EE2">
        <w:rPr>
          <w:lang w:val="hy-AM"/>
          <w:rPrChange w:id="72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62" w:author="Զարինե Սարգսյան" w:date="2026-04-02T14:26:00Z">
            <w:rPr>
              <w:rFonts w:ascii="Arial" w:hAnsi="Arial" w:cs="Arial"/>
            </w:rPr>
          </w:rPrChange>
        </w:rPr>
        <w:t>ձեր</w:t>
      </w:r>
      <w:r w:rsidRPr="008A0EE2">
        <w:rPr>
          <w:lang w:val="hy-AM"/>
          <w:rPrChange w:id="72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64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726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266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2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68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2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70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2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72" w:author="Զարինե Սարգսյան" w:date="2026-04-02T14:26:00Z">
            <w:rPr>
              <w:rFonts w:ascii="Arial" w:hAnsi="Arial" w:cs="Arial"/>
            </w:rPr>
          </w:rPrChange>
        </w:rPr>
        <w:t>դիմումի</w:t>
      </w:r>
      <w:r w:rsidRPr="008A0EE2">
        <w:rPr>
          <w:lang w:val="hy-AM"/>
          <w:rPrChange w:id="7273" w:author="Զարինե Սարգսյան" w:date="2026-04-02T14:26:00Z">
            <w:rPr/>
          </w:rPrChange>
        </w:rPr>
        <w:t xml:space="preserve"> - 9 </w:t>
      </w:r>
      <w:r w:rsidRPr="008A0EE2">
        <w:rPr>
          <w:rFonts w:ascii="Arial" w:hAnsi="Arial" w:cs="Arial"/>
          <w:lang w:val="hy-AM"/>
          <w:rPrChange w:id="7274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7275" w:author="Զարինե Սարգսյան" w:date="2026-04-02T14:26:00Z">
            <w:rPr/>
          </w:rPrChange>
        </w:rPr>
        <w:t>,</w:t>
      </w:r>
    </w:p>
    <w:p w14:paraId="755BA728" w14:textId="77777777" w:rsidR="00A320B0" w:rsidRPr="008A0EE2" w:rsidRDefault="00A320B0" w:rsidP="00A320B0">
      <w:pPr>
        <w:rPr>
          <w:lang w:val="hy-AM"/>
          <w:rPrChange w:id="7276" w:author="Զարինե Սարգսյան" w:date="2026-04-02T14:26:00Z">
            <w:rPr/>
          </w:rPrChange>
        </w:rPr>
      </w:pPr>
      <w:r w:rsidRPr="008A0EE2">
        <w:rPr>
          <w:lang w:val="hy-AM"/>
          <w:rPrChange w:id="7277" w:author="Զարինե Սարգսյան" w:date="2026-04-02T14:26:00Z">
            <w:rPr/>
          </w:rPrChange>
        </w:rPr>
        <w:t xml:space="preserve">12) </w:t>
      </w:r>
      <w:r w:rsidRPr="008A0EE2">
        <w:rPr>
          <w:rFonts w:ascii="Arial" w:hAnsi="Arial" w:cs="Arial"/>
          <w:lang w:val="hy-AM"/>
          <w:rPrChange w:id="7278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2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80" w:author="Զարինե Սարգսյան" w:date="2026-04-02T14:26:00Z">
            <w:rPr>
              <w:rFonts w:ascii="Arial" w:hAnsi="Arial" w:cs="Arial"/>
            </w:rPr>
          </w:rPrChange>
        </w:rPr>
        <w:t>որոշում</w:t>
      </w:r>
      <w:r w:rsidRPr="008A0EE2">
        <w:rPr>
          <w:lang w:val="hy-AM"/>
          <w:rPrChange w:id="72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82" w:author="Զարինե Սարգսյան" w:date="2026-04-02T14:26:00Z">
            <w:rPr>
              <w:rFonts w:ascii="Arial" w:hAnsi="Arial" w:cs="Arial"/>
            </w:rPr>
          </w:rPrChange>
        </w:rPr>
        <w:t>ընդունող</w:t>
      </w:r>
      <w:r w:rsidRPr="008A0EE2">
        <w:rPr>
          <w:lang w:val="hy-AM"/>
          <w:rPrChange w:id="72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84" w:author="Զարինե Սարգսյան" w:date="2026-04-02T14:26:00Z">
            <w:rPr>
              <w:rFonts w:ascii="Arial" w:hAnsi="Arial" w:cs="Arial"/>
            </w:rPr>
          </w:rPrChange>
        </w:rPr>
        <w:t>անձի</w:t>
      </w:r>
      <w:r w:rsidRPr="008A0EE2">
        <w:rPr>
          <w:lang w:val="hy-AM"/>
          <w:rPrChange w:id="72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86" w:author="Զարինե Սարգսյան" w:date="2026-04-02T14:26:00Z">
            <w:rPr>
              <w:rFonts w:ascii="Arial" w:hAnsi="Arial" w:cs="Arial"/>
            </w:rPr>
          </w:rPrChange>
        </w:rPr>
        <w:t>անուն</w:t>
      </w:r>
      <w:r w:rsidRPr="008A0EE2">
        <w:rPr>
          <w:lang w:val="hy-AM"/>
          <w:rPrChange w:id="72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88" w:author="Զարինե Սարգսյան" w:date="2026-04-02T14:26:00Z">
            <w:rPr>
              <w:rFonts w:ascii="Arial" w:hAnsi="Arial" w:cs="Arial"/>
            </w:rPr>
          </w:rPrChange>
        </w:rPr>
        <w:t>ազգանունը</w:t>
      </w:r>
      <w:r w:rsidRPr="008A0EE2">
        <w:rPr>
          <w:lang w:val="hy-AM"/>
          <w:rPrChange w:id="728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290" w:author="Զարինե Սարգսյան" w:date="2026-04-02T14:26:00Z">
            <w:rPr>
              <w:rFonts w:ascii="Arial" w:hAnsi="Arial" w:cs="Arial"/>
            </w:rPr>
          </w:rPrChange>
        </w:rPr>
        <w:t>պաշտոնը</w:t>
      </w:r>
      <w:r w:rsidRPr="008A0EE2">
        <w:rPr>
          <w:lang w:val="hy-AM"/>
          <w:rPrChange w:id="7291" w:author="Զարինե Սարգսյան" w:date="2026-04-02T14:26:00Z">
            <w:rPr/>
          </w:rPrChange>
        </w:rPr>
        <w:t>,</w:t>
      </w:r>
    </w:p>
    <w:p w14:paraId="58289EB8" w14:textId="77777777" w:rsidR="00A320B0" w:rsidRPr="008A0EE2" w:rsidRDefault="00A320B0" w:rsidP="00A320B0">
      <w:pPr>
        <w:rPr>
          <w:lang w:val="hy-AM"/>
          <w:rPrChange w:id="7292" w:author="Զարինե Սարգսյան" w:date="2026-04-02T14:26:00Z">
            <w:rPr/>
          </w:rPrChange>
        </w:rPr>
      </w:pPr>
      <w:r w:rsidRPr="008A0EE2">
        <w:rPr>
          <w:lang w:val="hy-AM"/>
          <w:rPrChange w:id="7293" w:author="Զարինե Սարգսյան" w:date="2026-04-02T14:26:00Z">
            <w:rPr/>
          </w:rPrChange>
        </w:rPr>
        <w:t xml:space="preserve">13) </w:t>
      </w:r>
      <w:r w:rsidRPr="008A0EE2">
        <w:rPr>
          <w:rFonts w:ascii="Arial" w:hAnsi="Arial" w:cs="Arial"/>
          <w:lang w:val="hy-AM"/>
          <w:rPrChange w:id="7294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2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96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72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298" w:author="Զարինե Սարգսյան" w:date="2026-04-02T14:26:00Z">
            <w:rPr>
              <w:rFonts w:ascii="Arial" w:hAnsi="Arial" w:cs="Arial"/>
            </w:rPr>
          </w:rPrChange>
        </w:rPr>
        <w:t>ընդունման</w:t>
      </w:r>
      <w:r w:rsidRPr="008A0EE2">
        <w:rPr>
          <w:lang w:val="hy-AM"/>
          <w:rPrChange w:id="72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00" w:author="Զարինե Սարգսյան" w:date="2026-04-02T14:26:00Z">
            <w:rPr>
              <w:rFonts w:ascii="Arial" w:hAnsi="Arial" w:cs="Arial"/>
            </w:rPr>
          </w:rPrChange>
        </w:rPr>
        <w:t>հիմքի</w:t>
      </w:r>
      <w:r w:rsidRPr="008A0EE2">
        <w:rPr>
          <w:lang w:val="hy-AM"/>
          <w:rPrChange w:id="73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02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3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04" w:author="Զարինե Սարգսյան" w:date="2026-04-02T14:26:00Z">
            <w:rPr>
              <w:rFonts w:ascii="Arial" w:hAnsi="Arial" w:cs="Arial"/>
            </w:rPr>
          </w:rPrChange>
        </w:rPr>
        <w:t>տեղեկատվություն</w:t>
      </w:r>
      <w:r w:rsidRPr="008A0EE2">
        <w:rPr>
          <w:lang w:val="hy-AM"/>
          <w:rPrChange w:id="730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306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3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08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309" w:author="Զարինե Սարգսյան" w:date="2026-04-02T14:26:00Z">
            <w:rPr/>
          </w:rPrChange>
        </w:rPr>
        <w:t>),</w:t>
      </w:r>
    </w:p>
    <w:p w14:paraId="295DD5FB" w14:textId="77777777" w:rsidR="00A320B0" w:rsidRPr="008A0EE2" w:rsidRDefault="00A320B0" w:rsidP="00A320B0">
      <w:pPr>
        <w:rPr>
          <w:lang w:val="hy-AM"/>
          <w:rPrChange w:id="7310" w:author="Զարինե Սարգսյան" w:date="2026-04-02T14:26:00Z">
            <w:rPr/>
          </w:rPrChange>
        </w:rPr>
      </w:pPr>
      <w:r w:rsidRPr="008A0EE2">
        <w:rPr>
          <w:lang w:val="hy-AM"/>
          <w:rPrChange w:id="7311" w:author="Զարինե Սարգսյան" w:date="2026-04-02T14:26:00Z">
            <w:rPr/>
          </w:rPrChange>
        </w:rPr>
        <w:t xml:space="preserve">14) </w:t>
      </w:r>
      <w:r w:rsidRPr="008A0EE2">
        <w:rPr>
          <w:rFonts w:ascii="Arial" w:hAnsi="Arial" w:cs="Arial"/>
          <w:lang w:val="hy-AM"/>
          <w:rPrChange w:id="7312" w:author="Զարինե Սարգսյան" w:date="2026-04-02T14:26:00Z">
            <w:rPr>
              <w:rFonts w:ascii="Arial" w:hAnsi="Arial" w:cs="Arial"/>
            </w:rPr>
          </w:rPrChange>
        </w:rPr>
        <w:t>Վայրը</w:t>
      </w:r>
      <w:r w:rsidRPr="008A0EE2">
        <w:rPr>
          <w:lang w:val="hy-AM"/>
          <w:rPrChange w:id="731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314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3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16" w:author="Զարինե Սարգսյան" w:date="2026-04-02T14:26:00Z">
            <w:rPr>
              <w:rFonts w:ascii="Arial" w:hAnsi="Arial" w:cs="Arial"/>
            </w:rPr>
          </w:rPrChange>
        </w:rPr>
        <w:t>անհրաժեշտության</w:t>
      </w:r>
      <w:r w:rsidRPr="008A0EE2">
        <w:rPr>
          <w:lang w:val="hy-AM"/>
          <w:rPrChange w:id="731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318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73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20" w:author="Զարինե Սարգսյան" w:date="2026-04-02T14:26:00Z">
            <w:rPr>
              <w:rFonts w:ascii="Arial" w:hAnsi="Arial" w:cs="Arial"/>
            </w:rPr>
          </w:rPrChange>
        </w:rPr>
        <w:t>կոդի</w:t>
      </w:r>
      <w:r w:rsidRPr="008A0EE2">
        <w:rPr>
          <w:lang w:val="hy-AM"/>
          <w:rPrChange w:id="73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22" w:author="Զարինե Սարգսյան" w:date="2026-04-02T14:26:00Z">
            <w:rPr>
              <w:rFonts w:ascii="Arial" w:hAnsi="Arial" w:cs="Arial"/>
            </w:rPr>
          </w:rPrChange>
        </w:rPr>
        <w:t>կիրառում</w:t>
      </w:r>
      <w:r w:rsidRPr="008A0EE2">
        <w:rPr>
          <w:lang w:val="hy-AM"/>
          <w:rPrChange w:id="7323" w:author="Զարինե Սարգսյան" w:date="2026-04-02T14:26:00Z">
            <w:rPr/>
          </w:rPrChange>
        </w:rPr>
        <w:t>),</w:t>
      </w:r>
    </w:p>
    <w:p w14:paraId="0FE6CF8F" w14:textId="77777777" w:rsidR="00A320B0" w:rsidRPr="008A0EE2" w:rsidRDefault="00A320B0" w:rsidP="00A320B0">
      <w:pPr>
        <w:rPr>
          <w:lang w:val="hy-AM"/>
          <w:rPrChange w:id="7324" w:author="Զարինե Սարգսյան" w:date="2026-04-02T14:26:00Z">
            <w:rPr/>
          </w:rPrChange>
        </w:rPr>
      </w:pPr>
      <w:r w:rsidRPr="008A0EE2">
        <w:rPr>
          <w:lang w:val="hy-AM"/>
          <w:rPrChange w:id="7325" w:author="Զարինե Սարգսյան" w:date="2026-04-02T14:26:00Z">
            <w:rPr/>
          </w:rPrChange>
        </w:rPr>
        <w:lastRenderedPageBreak/>
        <w:t xml:space="preserve">15) </w:t>
      </w:r>
      <w:r w:rsidRPr="008A0EE2">
        <w:rPr>
          <w:rFonts w:ascii="Arial" w:hAnsi="Arial" w:cs="Arial"/>
          <w:lang w:val="hy-AM"/>
          <w:rPrChange w:id="7326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3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28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3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30" w:author="Զարինե Սարգսյան" w:date="2026-04-02T14:26:00Z">
            <w:rPr>
              <w:rFonts w:ascii="Arial" w:hAnsi="Arial" w:cs="Arial"/>
            </w:rPr>
          </w:rPrChange>
        </w:rPr>
        <w:t>ցանկությամբ</w:t>
      </w:r>
      <w:r w:rsidRPr="008A0EE2">
        <w:rPr>
          <w:lang w:val="hy-AM"/>
          <w:rPrChange w:id="73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32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73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34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73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36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73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38" w:author="Զարինե Սարգսյան" w:date="2026-04-02T14:26:00Z">
            <w:rPr>
              <w:rFonts w:ascii="Arial" w:hAnsi="Arial" w:cs="Arial"/>
            </w:rPr>
          </w:rPrChange>
        </w:rPr>
        <w:t>կիրառելու</w:t>
      </w:r>
      <w:r w:rsidRPr="008A0EE2">
        <w:rPr>
          <w:lang w:val="hy-AM"/>
          <w:rPrChange w:id="73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40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3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42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3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44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3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46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73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48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73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50" w:author="Զարինե Սարգսյան" w:date="2026-04-02T14:26:00Z">
            <w:rPr>
              <w:rFonts w:ascii="Arial" w:hAnsi="Arial" w:cs="Arial"/>
            </w:rPr>
          </w:rPrChange>
        </w:rPr>
        <w:t>մարմին</w:t>
      </w:r>
      <w:r w:rsidRPr="008A0EE2">
        <w:rPr>
          <w:lang w:val="hy-AM"/>
          <w:rPrChange w:id="73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52" w:author="Զարինե Սարգսյան" w:date="2026-04-02T14:26:00Z">
            <w:rPr>
              <w:rFonts w:ascii="Arial" w:hAnsi="Arial" w:cs="Arial"/>
            </w:rPr>
          </w:rPrChange>
        </w:rPr>
        <w:t>ներկայացված</w:t>
      </w:r>
      <w:r w:rsidRPr="008A0EE2">
        <w:rPr>
          <w:lang w:val="hy-AM"/>
          <w:rPrChange w:id="73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54" w:author="Զարինե Սարգսյան" w:date="2026-04-02T14:26:00Z">
            <w:rPr>
              <w:rFonts w:ascii="Arial" w:hAnsi="Arial" w:cs="Arial"/>
            </w:rPr>
          </w:rPrChange>
        </w:rPr>
        <w:t>դիմումի</w:t>
      </w:r>
      <w:r w:rsidRPr="008A0EE2">
        <w:rPr>
          <w:lang w:val="hy-AM"/>
          <w:rPrChange w:id="73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56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73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58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3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6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3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62" w:author="Զարինե Սարգսյան" w:date="2026-04-02T14:26:00Z">
            <w:rPr>
              <w:rFonts w:ascii="Arial" w:hAnsi="Arial" w:cs="Arial"/>
            </w:rPr>
          </w:rPrChange>
        </w:rPr>
        <w:t>վերջինիս</w:t>
      </w:r>
      <w:r w:rsidRPr="008A0EE2">
        <w:rPr>
          <w:lang w:val="hy-AM"/>
          <w:rPrChange w:id="73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64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736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366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3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68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36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370" w:author="Զարինե Սարգսյան" w:date="2026-04-02T14:26:00Z">
            <w:rPr>
              <w:rFonts w:ascii="Arial" w:hAnsi="Arial" w:cs="Arial"/>
            </w:rPr>
          </w:rPrChange>
        </w:rPr>
        <w:t>երբ</w:t>
      </w:r>
      <w:r w:rsidRPr="008A0EE2">
        <w:rPr>
          <w:lang w:val="hy-AM"/>
          <w:rPrChange w:id="73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72" w:author="Զարինե Սարգսյան" w:date="2026-04-02T14:26:00Z">
            <w:rPr>
              <w:rFonts w:ascii="Arial" w:hAnsi="Arial" w:cs="Arial"/>
            </w:rPr>
          </w:rPrChange>
        </w:rPr>
        <w:t>ներկայացվել</w:t>
      </w:r>
      <w:r w:rsidRPr="008A0EE2">
        <w:rPr>
          <w:lang w:val="hy-AM"/>
          <w:rPrChange w:id="73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7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3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76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73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78" w:author="Զարինե Սարգսյան" w:date="2026-04-02T14:26:00Z">
            <w:rPr>
              <w:rFonts w:ascii="Arial" w:hAnsi="Arial" w:cs="Arial"/>
            </w:rPr>
          </w:rPrChange>
        </w:rPr>
        <w:t>դիմումը</w:t>
      </w:r>
      <w:r w:rsidRPr="008A0EE2">
        <w:rPr>
          <w:lang w:val="hy-AM"/>
          <w:rPrChange w:id="7379" w:author="Զարինե Սարգսյան" w:date="2026-04-02T14:26:00Z">
            <w:rPr/>
          </w:rPrChange>
        </w:rPr>
        <w:t>):</w:t>
      </w:r>
    </w:p>
    <w:p w14:paraId="24B55E78" w14:textId="77777777" w:rsidR="00A320B0" w:rsidRPr="008A0EE2" w:rsidRDefault="00A320B0" w:rsidP="00A320B0">
      <w:pPr>
        <w:rPr>
          <w:lang w:val="hy-AM"/>
          <w:rPrChange w:id="7380" w:author="Զարինե Սարգսյան" w:date="2026-04-02T14:26:00Z">
            <w:rPr/>
          </w:rPrChange>
        </w:rPr>
      </w:pPr>
      <w:r w:rsidRPr="008A0EE2">
        <w:rPr>
          <w:lang w:val="hy-AM"/>
          <w:rPrChange w:id="7381" w:author="Զարինե Սարգսյան" w:date="2026-04-02T14:26:00Z">
            <w:rPr/>
          </w:rPrChange>
        </w:rPr>
        <w:t>33. «</w:t>
      </w:r>
      <w:r w:rsidRPr="008A0EE2">
        <w:rPr>
          <w:rFonts w:ascii="Arial" w:hAnsi="Arial" w:cs="Arial"/>
          <w:lang w:val="hy-AM"/>
          <w:rPrChange w:id="7382" w:author="Զարինե Սարգսյան" w:date="2026-04-02T14:26:00Z">
            <w:rPr>
              <w:rFonts w:ascii="Arial" w:hAnsi="Arial" w:cs="Arial"/>
            </w:rPr>
          </w:rPrChange>
        </w:rPr>
        <w:t>Հաստատում</w:t>
      </w:r>
      <w:r w:rsidRPr="008A0EE2">
        <w:rPr>
          <w:lang w:val="hy-AM"/>
          <w:rPrChange w:id="73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84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73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86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73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88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3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90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3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92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73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394" w:author="Զարինե Սարգսյան" w:date="2026-04-02T14:26:00Z">
            <w:rPr>
              <w:rFonts w:ascii="Arial" w:hAnsi="Arial" w:cs="Arial"/>
            </w:rPr>
          </w:rPrChange>
        </w:rPr>
        <w:t>հաշվի</w:t>
      </w:r>
      <w:r w:rsidRPr="008A0EE2">
        <w:rPr>
          <w:lang w:val="hy-AM"/>
          <w:rPrChange w:id="739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396" w:author="Զարինե Սարգսյան" w:date="2026-04-02T14:26:00Z">
            <w:rPr>
              <w:rFonts w:ascii="Arial" w:hAnsi="Arial" w:cs="Arial"/>
            </w:rPr>
          </w:rPrChange>
        </w:rPr>
        <w:t>հաշիվների</w:t>
      </w:r>
      <w:r w:rsidRPr="008A0EE2">
        <w:rPr>
          <w:lang w:val="hy-AM"/>
          <w:rPrChange w:id="7397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398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73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00" w:author="Զարինե Սարգսյան" w:date="2026-04-02T14:26:00Z">
            <w:rPr>
              <w:rFonts w:ascii="Arial" w:hAnsi="Arial" w:cs="Arial"/>
            </w:rPr>
          </w:rPrChange>
        </w:rPr>
        <w:t>վրա</w:t>
      </w:r>
      <w:r w:rsidRPr="008A0EE2">
        <w:rPr>
          <w:lang w:val="hy-AM"/>
          <w:rPrChange w:id="74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02" w:author="Զարինե Սարգսյան" w:date="2026-04-02T14:26:00Z">
            <w:rPr>
              <w:rFonts w:ascii="Arial" w:hAnsi="Arial" w:cs="Arial"/>
            </w:rPr>
          </w:rPrChange>
        </w:rPr>
        <w:t>արգելանք</w:t>
      </w:r>
      <w:r w:rsidRPr="008A0EE2">
        <w:rPr>
          <w:lang w:val="hy-AM"/>
          <w:rPrChange w:id="74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04" w:author="Զարինե Սարգսյան" w:date="2026-04-02T14:26:00Z">
            <w:rPr>
              <w:rFonts w:ascii="Arial" w:hAnsi="Arial" w:cs="Arial"/>
            </w:rPr>
          </w:rPrChange>
        </w:rPr>
        <w:t>դնելու</w:t>
      </w:r>
      <w:r w:rsidRPr="008A0EE2">
        <w:rPr>
          <w:lang w:val="hy-AM"/>
          <w:rPrChange w:id="74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0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407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7408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7409" w:author="Զարինե Սարգսյան" w:date="2026-04-02T14:26:00Z">
            <w:rPr/>
          </w:rPrChange>
        </w:rPr>
        <w:t xml:space="preserve"> 2 </w:t>
      </w:r>
      <w:r w:rsidRPr="008A0EE2">
        <w:rPr>
          <w:rFonts w:ascii="Arial" w:hAnsi="Arial" w:cs="Arial"/>
          <w:lang w:val="hy-AM"/>
          <w:rPrChange w:id="741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74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12" w:author="Զարինե Սարգսյան" w:date="2026-04-02T14:26:00Z">
            <w:rPr>
              <w:rFonts w:ascii="Arial" w:hAnsi="Arial" w:cs="Arial"/>
            </w:rPr>
          </w:rPrChange>
        </w:rPr>
        <w:t>պարունակում</w:t>
      </w:r>
      <w:r w:rsidRPr="008A0EE2">
        <w:rPr>
          <w:lang w:val="hy-AM"/>
          <w:rPrChange w:id="74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14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4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16" w:author="Զարինե Սարգսյան" w:date="2026-04-02T14:26:00Z">
            <w:rPr>
              <w:rFonts w:ascii="Arial" w:hAnsi="Arial" w:cs="Arial"/>
            </w:rPr>
          </w:rPrChange>
        </w:rPr>
        <w:t>տեղեկացում՝</w:t>
      </w:r>
      <w:r w:rsidRPr="008A0EE2">
        <w:rPr>
          <w:lang w:val="hy-AM"/>
          <w:rPrChange w:id="74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1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74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2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4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22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4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24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74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26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74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28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74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30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74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32" w:author="Զարինե Սարգսյան" w:date="2026-04-02T14:26:00Z">
            <w:rPr>
              <w:rFonts w:ascii="Arial" w:hAnsi="Arial" w:cs="Arial"/>
            </w:rPr>
          </w:rPrChange>
        </w:rPr>
        <w:t>արգելադրում</w:t>
      </w:r>
      <w:r w:rsidRPr="008A0EE2">
        <w:rPr>
          <w:lang w:val="hy-AM"/>
          <w:rPrChange w:id="74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34" w:author="Զարինե Սարգսյան" w:date="2026-04-02T14:26:00Z">
            <w:rPr>
              <w:rFonts w:ascii="Arial" w:hAnsi="Arial" w:cs="Arial"/>
            </w:rPr>
          </w:rPrChange>
        </w:rPr>
        <w:t>կատարելու</w:t>
      </w:r>
      <w:r w:rsidRPr="008A0EE2">
        <w:rPr>
          <w:lang w:val="hy-AM"/>
          <w:rPrChange w:id="74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3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43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438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74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40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74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4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4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44" w:author="Զարինե Սարգսյան" w:date="2026-04-02T14:26:00Z">
            <w:rPr>
              <w:rFonts w:ascii="Arial" w:hAnsi="Arial" w:cs="Arial"/>
            </w:rPr>
          </w:rPrChange>
        </w:rPr>
        <w:t>ներառի</w:t>
      </w:r>
      <w:r w:rsidRPr="008A0EE2">
        <w:rPr>
          <w:lang w:val="hy-AM"/>
          <w:rPrChange w:id="74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46" w:author="Զարինե Սարգսյան" w:date="2026-04-02T14:26:00Z">
            <w:rPr>
              <w:rFonts w:ascii="Arial" w:hAnsi="Arial" w:cs="Arial"/>
            </w:rPr>
          </w:rPrChange>
        </w:rPr>
        <w:t>առնվազն</w:t>
      </w:r>
      <w:r w:rsidRPr="008A0EE2">
        <w:rPr>
          <w:lang w:val="hy-AM"/>
          <w:rPrChange w:id="74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48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74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50" w:author="Զարինե Սարգսյան" w:date="2026-04-02T14:26:00Z">
            <w:rPr>
              <w:rFonts w:ascii="Arial" w:hAnsi="Arial" w:cs="Arial"/>
            </w:rPr>
          </w:rPrChange>
        </w:rPr>
        <w:t>տեղեկատվությունը</w:t>
      </w:r>
      <w:r w:rsidRPr="008A0EE2">
        <w:rPr>
          <w:lang w:val="hy-AM"/>
          <w:rPrChange w:id="7451" w:author="Զարինե Սարգսյան" w:date="2026-04-02T14:26:00Z">
            <w:rPr/>
          </w:rPrChange>
        </w:rPr>
        <w:t>.</w:t>
      </w:r>
    </w:p>
    <w:p w14:paraId="5CF5D9F0" w14:textId="77777777" w:rsidR="00A320B0" w:rsidRPr="008A0EE2" w:rsidRDefault="00A320B0" w:rsidP="00A320B0">
      <w:pPr>
        <w:rPr>
          <w:lang w:val="hy-AM"/>
          <w:rPrChange w:id="7452" w:author="Զարինե Սարգսյան" w:date="2026-04-02T14:26:00Z">
            <w:rPr/>
          </w:rPrChange>
        </w:rPr>
      </w:pPr>
      <w:r w:rsidRPr="008A0EE2">
        <w:rPr>
          <w:lang w:val="hy-AM"/>
          <w:rPrChange w:id="7453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7454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4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56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74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58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459" w:author="Զարինե Սարգսյան" w:date="2026-04-02T14:26:00Z">
            <w:rPr/>
          </w:rPrChange>
        </w:rPr>
        <w:t>,</w:t>
      </w:r>
    </w:p>
    <w:p w14:paraId="5EB6BCCE" w14:textId="77777777" w:rsidR="00A320B0" w:rsidRPr="008A0EE2" w:rsidRDefault="00A320B0" w:rsidP="00A320B0">
      <w:pPr>
        <w:rPr>
          <w:lang w:val="hy-AM"/>
          <w:rPrChange w:id="7460" w:author="Զարինե Սարգսյան" w:date="2026-04-02T14:26:00Z">
            <w:rPr/>
          </w:rPrChange>
        </w:rPr>
      </w:pPr>
      <w:r w:rsidRPr="008A0EE2">
        <w:rPr>
          <w:lang w:val="hy-AM"/>
          <w:rPrChange w:id="7461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7462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4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64" w:author="Զարինե Սարգսյան" w:date="2026-04-02T14:26:00Z">
            <w:rPr>
              <w:rFonts w:ascii="Arial" w:hAnsi="Arial" w:cs="Arial"/>
            </w:rPr>
          </w:rPrChange>
        </w:rPr>
        <w:t>ուղարկման</w:t>
      </w:r>
      <w:r w:rsidRPr="008A0EE2">
        <w:rPr>
          <w:lang w:val="hy-AM"/>
          <w:rPrChange w:id="74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66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746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468" w:author="Զարինե Սարգսյան" w:date="2026-04-02T14:26:00Z">
            <w:rPr>
              <w:rFonts w:ascii="Arial" w:hAnsi="Arial" w:cs="Arial"/>
            </w:rPr>
          </w:rPrChange>
        </w:rPr>
        <w:t>ժամը</w:t>
      </w:r>
      <w:r w:rsidRPr="008A0EE2">
        <w:rPr>
          <w:lang w:val="hy-AM"/>
          <w:rPrChange w:id="7469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470" w:author="Զարինե Սարգսյան" w:date="2026-04-02T14:26:00Z">
            <w:rPr>
              <w:rFonts w:ascii="Arial" w:hAnsi="Arial" w:cs="Arial"/>
            </w:rPr>
          </w:rPrChange>
        </w:rPr>
        <w:t>ժամ</w:t>
      </w:r>
      <w:r w:rsidRPr="008A0EE2">
        <w:rPr>
          <w:lang w:val="hy-AM"/>
          <w:rPrChange w:id="747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472" w:author="Զարինե Սարգսյան" w:date="2026-04-02T14:26:00Z">
            <w:rPr>
              <w:rFonts w:ascii="Arial" w:hAnsi="Arial" w:cs="Arial"/>
            </w:rPr>
          </w:rPrChange>
        </w:rPr>
        <w:t>րոպե</w:t>
      </w:r>
      <w:r w:rsidRPr="008A0EE2">
        <w:rPr>
          <w:lang w:val="hy-AM"/>
          <w:rPrChange w:id="7473" w:author="Զարինե Սարգսյան" w:date="2026-04-02T14:26:00Z">
            <w:rPr/>
          </w:rPrChange>
        </w:rPr>
        <w:t>),</w:t>
      </w:r>
    </w:p>
    <w:p w14:paraId="237604E7" w14:textId="77777777" w:rsidR="00A320B0" w:rsidRPr="008A0EE2" w:rsidRDefault="00A320B0" w:rsidP="00A320B0">
      <w:pPr>
        <w:rPr>
          <w:lang w:val="hy-AM"/>
          <w:rPrChange w:id="7474" w:author="Զարինե Սարգսյան" w:date="2026-04-02T14:26:00Z">
            <w:rPr/>
          </w:rPrChange>
        </w:rPr>
      </w:pPr>
      <w:r w:rsidRPr="008A0EE2">
        <w:rPr>
          <w:lang w:val="hy-AM"/>
          <w:rPrChange w:id="7475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7476" w:author="Զարինե Սարգսյան" w:date="2026-04-02T14:26:00Z">
            <w:rPr>
              <w:rFonts w:ascii="Arial" w:hAnsi="Arial" w:cs="Arial"/>
            </w:rPr>
          </w:rPrChange>
        </w:rPr>
        <w:t>Հղման</w:t>
      </w:r>
      <w:r w:rsidRPr="008A0EE2">
        <w:rPr>
          <w:lang w:val="hy-AM"/>
          <w:rPrChange w:id="74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78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47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480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74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82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4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84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4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86" w:author="Զարինե Սարգսյան" w:date="2026-04-02T14:26:00Z">
            <w:rPr>
              <w:rFonts w:ascii="Arial" w:hAnsi="Arial" w:cs="Arial"/>
            </w:rPr>
          </w:rPrChange>
        </w:rPr>
        <w:t>նշվում</w:t>
      </w:r>
      <w:r w:rsidRPr="008A0EE2">
        <w:rPr>
          <w:lang w:val="hy-AM"/>
          <w:rPrChange w:id="74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88" w:author="Զարինե Սարգսյան" w:date="2026-04-02T14:26:00Z">
            <w:rPr>
              <w:rFonts w:ascii="Arial" w:hAnsi="Arial" w:cs="Arial"/>
            </w:rPr>
          </w:rPrChange>
        </w:rPr>
        <w:t>է</w:t>
      </w:r>
    </w:p>
    <w:p w14:paraId="01A6D223" w14:textId="77777777" w:rsidR="00A320B0" w:rsidRPr="008A0EE2" w:rsidRDefault="00A320B0" w:rsidP="00A320B0">
      <w:pPr>
        <w:rPr>
          <w:lang w:val="hy-AM"/>
          <w:rPrChange w:id="7489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490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7491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492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74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94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4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96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74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498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49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500" w:author="Զարինե Սարգսյան" w:date="2026-04-02T14:26:00Z">
            <w:rPr>
              <w:rFonts w:ascii="Arial" w:hAnsi="Arial" w:cs="Arial"/>
            </w:rPr>
          </w:rPrChange>
        </w:rPr>
        <w:t>որին</w:t>
      </w:r>
      <w:r w:rsidRPr="008A0EE2">
        <w:rPr>
          <w:lang w:val="hy-AM"/>
          <w:rPrChange w:id="75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02" w:author="Զարինե Սարգսյան" w:date="2026-04-02T14:26:00Z">
            <w:rPr>
              <w:rFonts w:ascii="Arial" w:hAnsi="Arial" w:cs="Arial"/>
            </w:rPr>
          </w:rPrChange>
        </w:rPr>
        <w:t>ի</w:t>
      </w:r>
      <w:r w:rsidRPr="008A0EE2">
        <w:rPr>
          <w:lang w:val="hy-AM"/>
          <w:rPrChange w:id="75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04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75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06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75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0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5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10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75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12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751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514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515" w:author="Զարինե Սարգսյան" w:date="2026-04-02T14:26:00Z">
            <w:rPr/>
          </w:rPrChange>
        </w:rPr>
        <w:t>(</w:t>
      </w:r>
      <w:r w:rsidRPr="008A0EE2">
        <w:rPr>
          <w:rFonts w:ascii="Arial" w:hAnsi="Arial" w:cs="Arial"/>
          <w:lang w:val="hy-AM"/>
          <w:rPrChange w:id="7516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7517" w:author="Զարինե Սարգսյան" w:date="2026-04-02T14:26:00Z">
            <w:rPr/>
          </w:rPrChange>
        </w:rPr>
        <w:t>)</w:t>
      </w:r>
    </w:p>
    <w:p w14:paraId="77D82F60" w14:textId="77777777" w:rsidR="00A320B0" w:rsidRPr="008A0EE2" w:rsidRDefault="00A320B0" w:rsidP="00A320B0">
      <w:pPr>
        <w:rPr>
          <w:lang w:val="hy-AM"/>
          <w:rPrChange w:id="751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519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7520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521" w:author="Զարինե Սարգսյան" w:date="2026-04-02T14:26:00Z">
            <w:rPr>
              <w:rFonts w:ascii="Arial" w:hAnsi="Arial" w:cs="Arial"/>
            </w:rPr>
          </w:rPrChange>
        </w:rPr>
        <w:t>տրվում</w:t>
      </w:r>
      <w:r w:rsidRPr="008A0EE2">
        <w:rPr>
          <w:lang w:val="hy-AM"/>
          <w:rPrChange w:id="75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2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5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25" w:author="Զարինե Սարգսյան" w:date="2026-04-02T14:26:00Z">
            <w:rPr>
              <w:rFonts w:ascii="Arial" w:hAnsi="Arial" w:cs="Arial"/>
            </w:rPr>
          </w:rPrChange>
        </w:rPr>
        <w:t>հղում՝</w:t>
      </w:r>
      <w:r w:rsidRPr="008A0EE2">
        <w:rPr>
          <w:lang w:val="hy-AM"/>
          <w:rPrChange w:id="75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27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75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29" w:author="Զարինե Սարգսյան" w:date="2026-04-02T14:26:00Z">
            <w:rPr>
              <w:rFonts w:ascii="Arial" w:hAnsi="Arial" w:cs="Arial"/>
            </w:rPr>
          </w:rPrChange>
        </w:rPr>
        <w:t>կողմի</w:t>
      </w:r>
      <w:r w:rsidRPr="008A0EE2">
        <w:rPr>
          <w:lang w:val="hy-AM"/>
          <w:rPrChange w:id="75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31" w:author="Զարինե Սարգսյան" w:date="2026-04-02T14:26:00Z">
            <w:rPr>
              <w:rFonts w:ascii="Arial" w:hAnsi="Arial" w:cs="Arial"/>
            </w:rPr>
          </w:rPrChange>
        </w:rPr>
        <w:t>համակարգում</w:t>
      </w:r>
      <w:r w:rsidRPr="008A0EE2">
        <w:rPr>
          <w:lang w:val="hy-AM"/>
          <w:rPrChange w:id="75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33" w:author="Զարինե Սարգսյան" w:date="2026-04-02T14:26:00Z">
            <w:rPr>
              <w:rFonts w:ascii="Arial" w:hAnsi="Arial" w:cs="Arial"/>
            </w:rPr>
          </w:rPrChange>
        </w:rPr>
        <w:t>ձևավորված</w:t>
      </w:r>
      <w:r w:rsidRPr="008A0EE2">
        <w:rPr>
          <w:lang w:val="hy-AM"/>
          <w:rPrChange w:id="75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35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75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37" w:author="Զարինե Սարգսյան" w:date="2026-04-02T14:26:00Z">
            <w:rPr>
              <w:rFonts w:ascii="Arial" w:hAnsi="Arial" w:cs="Arial"/>
            </w:rPr>
          </w:rPrChange>
        </w:rPr>
        <w:t>փաստաթղթին</w:t>
      </w:r>
      <w:r w:rsidRPr="008A0EE2">
        <w:rPr>
          <w:lang w:val="hy-AM"/>
          <w:rPrChange w:id="753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539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75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41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75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43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5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45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75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47" w:author="Զարինե Սարգսյան" w:date="2026-04-02T14:26:00Z">
            <w:rPr>
              <w:rFonts w:ascii="Arial" w:hAnsi="Arial" w:cs="Arial"/>
            </w:rPr>
          </w:rPrChange>
        </w:rPr>
        <w:t>ուղարկվող</w:t>
      </w:r>
      <w:r w:rsidRPr="008A0EE2">
        <w:rPr>
          <w:lang w:val="hy-AM"/>
          <w:rPrChange w:id="75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49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5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51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75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53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7554" w:author="Զարինե Սարգսյան" w:date="2026-04-02T14:26:00Z">
            <w:rPr/>
          </w:rPrChange>
        </w:rPr>
        <w:t>,</w:t>
      </w:r>
    </w:p>
    <w:p w14:paraId="3B9E6B97" w14:textId="77777777" w:rsidR="00A320B0" w:rsidRPr="008A0EE2" w:rsidRDefault="00A320B0" w:rsidP="00A320B0">
      <w:pPr>
        <w:rPr>
          <w:lang w:val="hy-AM"/>
          <w:rPrChange w:id="7555" w:author="Զարինե Սարգսյան" w:date="2026-04-02T14:26:00Z">
            <w:rPr/>
          </w:rPrChange>
        </w:rPr>
      </w:pPr>
      <w:r w:rsidRPr="008A0EE2">
        <w:rPr>
          <w:lang w:val="hy-AM"/>
          <w:rPrChange w:id="7556" w:author="Զարինե Սարգսյան" w:date="2026-04-02T14:26:00Z">
            <w:rPr/>
          </w:rPrChange>
        </w:rPr>
        <w:t xml:space="preserve">4) </w:t>
      </w:r>
      <w:r w:rsidRPr="008A0EE2">
        <w:rPr>
          <w:rFonts w:ascii="Arial" w:hAnsi="Arial" w:cs="Arial"/>
          <w:lang w:val="hy-AM"/>
          <w:rPrChange w:id="7557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75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59" w:author="Զարինե Սարգսյան" w:date="2026-04-02T14:26:00Z">
            <w:rPr>
              <w:rFonts w:ascii="Arial" w:hAnsi="Arial" w:cs="Arial"/>
            </w:rPr>
          </w:rPrChange>
        </w:rPr>
        <w:t>ձևավորող</w:t>
      </w:r>
      <w:r w:rsidRPr="008A0EE2">
        <w:rPr>
          <w:lang w:val="hy-AM"/>
          <w:rPrChange w:id="75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6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5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63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75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65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7566" w:author="Զարինե Սարգսյան" w:date="2026-04-02T14:26:00Z">
            <w:rPr/>
          </w:rPrChange>
        </w:rPr>
        <w:t>.</w:t>
      </w:r>
    </w:p>
    <w:p w14:paraId="47924CA8" w14:textId="77777777" w:rsidR="00A320B0" w:rsidRPr="008A0EE2" w:rsidRDefault="00A320B0" w:rsidP="00A320B0">
      <w:pPr>
        <w:rPr>
          <w:lang w:val="hy-AM"/>
          <w:rPrChange w:id="7567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568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7569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570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75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72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75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74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757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576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5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78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579" w:author="Զարինե Սարգսյան" w:date="2026-04-02T14:26:00Z">
            <w:rPr/>
          </w:rPrChange>
        </w:rPr>
        <w:t>),</w:t>
      </w:r>
    </w:p>
    <w:p w14:paraId="5293A9D6" w14:textId="77777777" w:rsidR="00A320B0" w:rsidRPr="008A0EE2" w:rsidRDefault="00A320B0" w:rsidP="00A320B0">
      <w:pPr>
        <w:rPr>
          <w:lang w:val="hy-AM"/>
          <w:rPrChange w:id="7580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581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7582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583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75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85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75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87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7588" w:author="Զարինե Սարգսյան" w:date="2026-04-02T14:26:00Z">
            <w:rPr/>
          </w:rPrChange>
        </w:rPr>
        <w:t>,</w:t>
      </w:r>
    </w:p>
    <w:p w14:paraId="05E76AA9" w14:textId="77777777" w:rsidR="00A320B0" w:rsidRPr="008A0EE2" w:rsidRDefault="00A320B0" w:rsidP="00A320B0">
      <w:pPr>
        <w:rPr>
          <w:lang w:val="hy-AM"/>
          <w:rPrChange w:id="7589" w:author="Զարինե Սարգսյան" w:date="2026-04-02T14:26:00Z">
            <w:rPr/>
          </w:rPrChange>
        </w:rPr>
      </w:pPr>
      <w:r w:rsidRPr="008A0EE2">
        <w:rPr>
          <w:lang w:val="hy-AM"/>
          <w:rPrChange w:id="7590" w:author="Զարինե Սարգսյան" w:date="2026-04-02T14:26:00Z">
            <w:rPr/>
          </w:rPrChange>
        </w:rPr>
        <w:t xml:space="preserve">5) </w:t>
      </w:r>
      <w:r w:rsidRPr="008A0EE2">
        <w:rPr>
          <w:rFonts w:ascii="Arial" w:hAnsi="Arial" w:cs="Arial"/>
          <w:lang w:val="hy-AM"/>
          <w:rPrChange w:id="7591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75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593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7594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595" w:author="Զարինե Սարգսյան" w:date="2026-04-02T14:26:00Z">
            <w:rPr>
              <w:rFonts w:ascii="Arial" w:hAnsi="Arial" w:cs="Arial"/>
            </w:rPr>
          </w:rPrChange>
        </w:rPr>
        <w:t>հասցեատեր</w:t>
      </w:r>
      <w:r w:rsidRPr="008A0EE2">
        <w:rPr>
          <w:lang w:val="hy-AM"/>
          <w:rPrChange w:id="7596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597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7598" w:author="Զարինե Սարգսյան" w:date="2026-04-02T14:26:00Z">
            <w:rPr/>
          </w:rPrChange>
        </w:rPr>
        <w:t>.</w:t>
      </w:r>
    </w:p>
    <w:p w14:paraId="19F388CC" w14:textId="77777777" w:rsidR="00A320B0" w:rsidRPr="008A0EE2" w:rsidRDefault="00A320B0" w:rsidP="00A320B0">
      <w:pPr>
        <w:rPr>
          <w:lang w:val="hy-AM"/>
          <w:rPrChange w:id="7599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600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7601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602" w:author="Զարինե Սարգսյան" w:date="2026-04-02T14:26:00Z">
            <w:rPr>
              <w:rFonts w:ascii="Arial" w:hAnsi="Arial" w:cs="Arial"/>
            </w:rPr>
          </w:rPrChange>
        </w:rPr>
        <w:t>Ստացողի</w:t>
      </w:r>
      <w:r w:rsidRPr="008A0EE2">
        <w:rPr>
          <w:lang w:val="hy-AM"/>
          <w:rPrChange w:id="76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04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760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606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6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08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609" w:author="Զարինե Սարգսյան" w:date="2026-04-02T14:26:00Z">
            <w:rPr/>
          </w:rPrChange>
        </w:rPr>
        <w:t>),</w:t>
      </w:r>
    </w:p>
    <w:p w14:paraId="2ED3C4D0" w14:textId="77777777" w:rsidR="00A320B0" w:rsidRPr="008A0EE2" w:rsidRDefault="00A320B0" w:rsidP="00A320B0">
      <w:pPr>
        <w:rPr>
          <w:lang w:val="hy-AM"/>
          <w:rPrChange w:id="7610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611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7612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613" w:author="Զարինե Սարգսյան" w:date="2026-04-02T14:26:00Z">
            <w:rPr>
              <w:rFonts w:ascii="Arial" w:hAnsi="Arial" w:cs="Arial"/>
            </w:rPr>
          </w:rPrChange>
        </w:rPr>
        <w:t>Ստացողի</w:t>
      </w:r>
      <w:r w:rsidRPr="008A0EE2">
        <w:rPr>
          <w:lang w:val="hy-AM"/>
          <w:rPrChange w:id="76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15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7616" w:author="Զարինե Սարգսյան" w:date="2026-04-02T14:26:00Z">
            <w:rPr/>
          </w:rPrChange>
        </w:rPr>
        <w:t>,</w:t>
      </w:r>
    </w:p>
    <w:p w14:paraId="0D323D14" w14:textId="77777777" w:rsidR="00A320B0" w:rsidRPr="008A0EE2" w:rsidRDefault="00A320B0" w:rsidP="00A320B0">
      <w:pPr>
        <w:rPr>
          <w:lang w:val="hy-AM"/>
          <w:rPrChange w:id="7617" w:author="Զարինե Սարգսյան" w:date="2026-04-02T14:26:00Z">
            <w:rPr/>
          </w:rPrChange>
        </w:rPr>
      </w:pPr>
      <w:r w:rsidRPr="008A0EE2">
        <w:rPr>
          <w:lang w:val="hy-AM"/>
          <w:rPrChange w:id="7618" w:author="Զարինե Սարգսյան" w:date="2026-04-02T14:26:00Z">
            <w:rPr/>
          </w:rPrChange>
        </w:rPr>
        <w:t xml:space="preserve">6) </w:t>
      </w:r>
      <w:r w:rsidRPr="008A0EE2">
        <w:rPr>
          <w:rFonts w:ascii="Arial" w:hAnsi="Arial" w:cs="Arial"/>
          <w:lang w:val="hy-AM"/>
          <w:rPrChange w:id="7619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6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21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6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23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76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25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7626" w:author="Զարինե Սարգսյան" w:date="2026-04-02T14:26:00Z">
            <w:rPr/>
          </w:rPrChange>
        </w:rPr>
        <w:t>,</w:t>
      </w:r>
    </w:p>
    <w:p w14:paraId="5B5DCFC0" w14:textId="77777777" w:rsidR="00A320B0" w:rsidRPr="008A0EE2" w:rsidRDefault="00A320B0" w:rsidP="00A320B0">
      <w:pPr>
        <w:rPr>
          <w:lang w:val="hy-AM"/>
          <w:rPrChange w:id="7627" w:author="Զարինե Սարգսյան" w:date="2026-04-02T14:26:00Z">
            <w:rPr/>
          </w:rPrChange>
        </w:rPr>
      </w:pPr>
      <w:r w:rsidRPr="008A0EE2">
        <w:rPr>
          <w:lang w:val="hy-AM"/>
          <w:rPrChange w:id="7628" w:author="Զարինե Սարգսյան" w:date="2026-04-02T14:26:00Z">
            <w:rPr/>
          </w:rPrChange>
        </w:rPr>
        <w:t xml:space="preserve">7) </w:t>
      </w:r>
      <w:r w:rsidRPr="008A0EE2">
        <w:rPr>
          <w:rFonts w:ascii="Arial" w:hAnsi="Arial" w:cs="Arial"/>
          <w:lang w:val="hy-AM"/>
          <w:rPrChange w:id="7629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6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31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6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33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76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35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76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37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638" w:author="Զարինե Սարգսյան" w:date="2026-04-02T14:26:00Z">
            <w:rPr/>
          </w:rPrChange>
        </w:rPr>
        <w:t>,</w:t>
      </w:r>
    </w:p>
    <w:p w14:paraId="38F7EE63" w14:textId="77777777" w:rsidR="00A320B0" w:rsidRPr="008A0EE2" w:rsidRDefault="00A320B0" w:rsidP="00A320B0">
      <w:pPr>
        <w:rPr>
          <w:lang w:val="hy-AM"/>
          <w:rPrChange w:id="7639" w:author="Զարինե Սարգսյան" w:date="2026-04-02T14:26:00Z">
            <w:rPr/>
          </w:rPrChange>
        </w:rPr>
      </w:pPr>
      <w:r w:rsidRPr="008A0EE2">
        <w:rPr>
          <w:lang w:val="hy-AM"/>
          <w:rPrChange w:id="7640" w:author="Զարինե Սարգսյան" w:date="2026-04-02T14:26:00Z">
            <w:rPr/>
          </w:rPrChange>
        </w:rPr>
        <w:t xml:space="preserve">8) </w:t>
      </w:r>
      <w:r w:rsidRPr="008A0EE2">
        <w:rPr>
          <w:rFonts w:ascii="Arial" w:hAnsi="Arial" w:cs="Arial"/>
          <w:lang w:val="hy-AM"/>
          <w:rPrChange w:id="7641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6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43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76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45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76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47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6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49" w:author="Զարինե Սարգսյան" w:date="2026-04-02T14:26:00Z">
            <w:rPr>
              <w:rFonts w:ascii="Arial" w:hAnsi="Arial" w:cs="Arial"/>
            </w:rPr>
          </w:rPrChange>
        </w:rPr>
        <w:t>արժույթը՝</w:t>
      </w:r>
      <w:r w:rsidRPr="008A0EE2">
        <w:rPr>
          <w:lang w:val="hy-AM"/>
          <w:rPrChange w:id="76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51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6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53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76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55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76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57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6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59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7660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661" w:author="Զարինե Սարգսյան" w:date="2026-04-02T14:26:00Z">
            <w:rPr>
              <w:rFonts w:ascii="Arial" w:hAnsi="Arial" w:cs="Arial"/>
            </w:rPr>
          </w:rPrChange>
        </w:rPr>
        <w:t>պահանջվող</w:t>
      </w:r>
      <w:r w:rsidRPr="008A0EE2">
        <w:rPr>
          <w:lang w:val="hy-AM"/>
          <w:rPrChange w:id="76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63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76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65" w:author="Զարինե Սարգսյան" w:date="2026-04-02T14:26:00Z">
            <w:rPr>
              <w:rFonts w:ascii="Arial" w:hAnsi="Arial" w:cs="Arial"/>
            </w:rPr>
          </w:rPrChange>
        </w:rPr>
        <w:t>չափը</w:t>
      </w:r>
      <w:r w:rsidRPr="008A0EE2">
        <w:rPr>
          <w:lang w:val="hy-AM"/>
          <w:rPrChange w:id="7666" w:author="Զարինե Սարգսյան" w:date="2026-04-02T14:26:00Z">
            <w:rPr/>
          </w:rPrChange>
        </w:rPr>
        <w:t>),</w:t>
      </w:r>
    </w:p>
    <w:p w14:paraId="1A812C8D" w14:textId="77777777" w:rsidR="00A320B0" w:rsidRPr="008A0EE2" w:rsidRDefault="00A320B0" w:rsidP="00A320B0">
      <w:pPr>
        <w:rPr>
          <w:lang w:val="hy-AM"/>
          <w:rPrChange w:id="7667" w:author="Զարինե Սարգսյան" w:date="2026-04-02T14:26:00Z">
            <w:rPr/>
          </w:rPrChange>
        </w:rPr>
      </w:pPr>
      <w:r w:rsidRPr="008A0EE2">
        <w:rPr>
          <w:lang w:val="hy-AM"/>
          <w:rPrChange w:id="7668" w:author="Զարինե Սարգսյան" w:date="2026-04-02T14:26:00Z">
            <w:rPr/>
          </w:rPrChange>
        </w:rPr>
        <w:t xml:space="preserve">9) </w:t>
      </w:r>
      <w:r w:rsidRPr="008A0EE2">
        <w:rPr>
          <w:rFonts w:ascii="Arial" w:hAnsi="Arial" w:cs="Arial"/>
          <w:lang w:val="hy-AM"/>
          <w:rPrChange w:id="7669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6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71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67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673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7674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675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767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677" w:author="Զարինե Սարգսյան" w:date="2026-04-02T14:26:00Z">
            <w:rPr>
              <w:rFonts w:ascii="Arial" w:hAnsi="Arial" w:cs="Arial"/>
            </w:rPr>
          </w:rPrChange>
        </w:rPr>
        <w:t>անուն</w:t>
      </w:r>
      <w:r w:rsidRPr="008A0EE2">
        <w:rPr>
          <w:lang w:val="hy-AM"/>
          <w:rPrChange w:id="767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679" w:author="Զարինե Սարգսյան" w:date="2026-04-02T14:26:00Z">
            <w:rPr>
              <w:rFonts w:ascii="Arial" w:hAnsi="Arial" w:cs="Arial"/>
            </w:rPr>
          </w:rPrChange>
        </w:rPr>
        <w:t>ազգանունը</w:t>
      </w:r>
      <w:r w:rsidRPr="008A0EE2">
        <w:rPr>
          <w:lang w:val="hy-AM"/>
          <w:rPrChange w:id="7680" w:author="Զարինե Սարգսյան" w:date="2026-04-02T14:26:00Z">
            <w:rPr/>
          </w:rPrChange>
        </w:rPr>
        <w:t>),</w:t>
      </w:r>
    </w:p>
    <w:p w14:paraId="6896D5DE" w14:textId="77777777" w:rsidR="00A320B0" w:rsidRPr="008A0EE2" w:rsidRDefault="00A320B0" w:rsidP="00A320B0">
      <w:pPr>
        <w:rPr>
          <w:lang w:val="hy-AM"/>
          <w:rPrChange w:id="7681" w:author="Զարինե Սարգսյան" w:date="2026-04-02T14:26:00Z">
            <w:rPr/>
          </w:rPrChange>
        </w:rPr>
      </w:pPr>
      <w:r w:rsidRPr="008A0EE2">
        <w:rPr>
          <w:lang w:val="hy-AM"/>
          <w:rPrChange w:id="7682" w:author="Զարինե Սարգսյան" w:date="2026-04-02T14:26:00Z">
            <w:rPr/>
          </w:rPrChange>
        </w:rPr>
        <w:t xml:space="preserve">10) </w:t>
      </w:r>
      <w:r w:rsidRPr="008A0EE2">
        <w:rPr>
          <w:rFonts w:ascii="Arial" w:hAnsi="Arial" w:cs="Arial"/>
          <w:lang w:val="hy-AM"/>
          <w:rPrChange w:id="7683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6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85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68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687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7688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689" w:author="Զարինե Սարգսյան" w:date="2026-04-02T14:26:00Z">
            <w:rPr>
              <w:rFonts w:ascii="Arial" w:hAnsi="Arial" w:cs="Arial"/>
            </w:rPr>
          </w:rPrChange>
        </w:rPr>
        <w:t>հաշվառման</w:t>
      </w:r>
      <w:r w:rsidRPr="008A0EE2">
        <w:rPr>
          <w:lang w:val="hy-AM"/>
          <w:rPrChange w:id="76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91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69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693" w:author="Զարինե Սարգսյան" w:date="2026-04-02T14:26:00Z">
            <w:rPr>
              <w:rFonts w:ascii="Arial" w:hAnsi="Arial" w:cs="Arial"/>
            </w:rPr>
          </w:rPrChange>
        </w:rPr>
        <w:t>ՀՎՀՀ</w:t>
      </w:r>
      <w:r w:rsidRPr="008A0EE2">
        <w:rPr>
          <w:lang w:val="hy-AM"/>
          <w:rPrChange w:id="7694" w:author="Զարինե Սարգսյան" w:date="2026-04-02T14:26:00Z">
            <w:rPr/>
          </w:rPrChange>
        </w:rPr>
        <w:t>),</w:t>
      </w:r>
    </w:p>
    <w:p w14:paraId="7D978BC6" w14:textId="77777777" w:rsidR="00A320B0" w:rsidRPr="008A0EE2" w:rsidRDefault="00A320B0" w:rsidP="00A320B0">
      <w:pPr>
        <w:rPr>
          <w:lang w:val="hy-AM"/>
          <w:rPrChange w:id="7695" w:author="Զարինե Սարգսյան" w:date="2026-04-02T14:26:00Z">
            <w:rPr/>
          </w:rPrChange>
        </w:rPr>
      </w:pPr>
      <w:r w:rsidRPr="008A0EE2">
        <w:rPr>
          <w:lang w:val="hy-AM"/>
          <w:rPrChange w:id="7696" w:author="Զարինե Սարգսյան" w:date="2026-04-02T14:26:00Z">
            <w:rPr/>
          </w:rPrChange>
        </w:rPr>
        <w:t xml:space="preserve">11) </w:t>
      </w:r>
      <w:r w:rsidRPr="008A0EE2">
        <w:rPr>
          <w:rFonts w:ascii="Arial" w:hAnsi="Arial" w:cs="Arial"/>
          <w:lang w:val="hy-AM"/>
          <w:rPrChange w:id="7697" w:author="Զարինե Սարգսյան" w:date="2026-04-02T14:26:00Z">
            <w:rPr>
              <w:rFonts w:ascii="Arial" w:hAnsi="Arial" w:cs="Arial"/>
            </w:rPr>
          </w:rPrChange>
        </w:rPr>
        <w:t>Կատարված</w:t>
      </w:r>
      <w:r w:rsidRPr="008A0EE2">
        <w:rPr>
          <w:lang w:val="hy-AM"/>
          <w:rPrChange w:id="76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699" w:author="Զարինե Սարգսյան" w:date="2026-04-02T14:26:00Z">
            <w:rPr>
              <w:rFonts w:ascii="Arial" w:hAnsi="Arial" w:cs="Arial"/>
            </w:rPr>
          </w:rPrChange>
        </w:rPr>
        <w:t>գործողության</w:t>
      </w:r>
      <w:r w:rsidRPr="008A0EE2">
        <w:rPr>
          <w:lang w:val="hy-AM"/>
          <w:rPrChange w:id="77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01" w:author="Զարինե Սարգսյան" w:date="2026-04-02T14:26:00Z">
            <w:rPr>
              <w:rFonts w:ascii="Arial" w:hAnsi="Arial" w:cs="Arial"/>
            </w:rPr>
          </w:rPrChange>
        </w:rPr>
        <w:t>արդյունքը</w:t>
      </w:r>
      <w:r w:rsidRPr="008A0EE2">
        <w:rPr>
          <w:lang w:val="hy-AM"/>
          <w:rPrChange w:id="770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703" w:author="Զարինե Սարգսյան" w:date="2026-04-02T14:26:00Z">
            <w:rPr>
              <w:rFonts w:ascii="Arial" w:hAnsi="Arial" w:cs="Arial"/>
            </w:rPr>
          </w:rPrChange>
        </w:rPr>
        <w:t>նկարագրությունը՝</w:t>
      </w:r>
      <w:r w:rsidRPr="008A0EE2">
        <w:rPr>
          <w:lang w:val="hy-AM"/>
          <w:rPrChange w:id="77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05" w:author="Զարինե Սարգսյան" w:date="2026-04-02T14:26:00Z">
            <w:rPr>
              <w:rFonts w:ascii="Arial" w:hAnsi="Arial" w:cs="Arial"/>
            </w:rPr>
          </w:rPrChange>
        </w:rPr>
        <w:t>կոդի</w:t>
      </w:r>
      <w:r w:rsidRPr="008A0EE2">
        <w:rPr>
          <w:lang w:val="hy-AM"/>
          <w:rPrChange w:id="77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07" w:author="Զարինե Սարգսյան" w:date="2026-04-02T14:26:00Z">
            <w:rPr>
              <w:rFonts w:ascii="Arial" w:hAnsi="Arial" w:cs="Arial"/>
            </w:rPr>
          </w:rPrChange>
        </w:rPr>
        <w:t>տեսքով</w:t>
      </w:r>
      <w:r w:rsidRPr="008A0EE2">
        <w:rPr>
          <w:lang w:val="hy-AM"/>
          <w:rPrChange w:id="7708" w:author="Զարինե Սարգսյան" w:date="2026-04-02T14:26:00Z">
            <w:rPr/>
          </w:rPrChange>
        </w:rPr>
        <w:t>).</w:t>
      </w:r>
    </w:p>
    <w:p w14:paraId="39DA1AE0" w14:textId="77777777" w:rsidR="00A320B0" w:rsidRPr="008A0EE2" w:rsidRDefault="00A320B0" w:rsidP="00A320B0">
      <w:pPr>
        <w:rPr>
          <w:lang w:val="hy-AM"/>
          <w:rPrChange w:id="7709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710" w:author="Զարինե Սարգսյան" w:date="2026-04-02T14:26:00Z">
            <w:rPr>
              <w:rFonts w:ascii="Arial" w:hAnsi="Arial" w:cs="Arial"/>
            </w:rPr>
          </w:rPrChange>
        </w:rPr>
        <w:lastRenderedPageBreak/>
        <w:t>ա</w:t>
      </w:r>
      <w:r w:rsidRPr="008A0EE2">
        <w:rPr>
          <w:lang w:val="hy-AM"/>
          <w:rPrChange w:id="7711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712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77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14" w:author="Զարինե Սարգսյան" w:date="2026-04-02T14:26:00Z">
            <w:rPr>
              <w:rFonts w:ascii="Arial" w:hAnsi="Arial" w:cs="Arial"/>
            </w:rPr>
          </w:rPrChange>
        </w:rPr>
        <w:t>կատարված</w:t>
      </w:r>
      <w:r w:rsidRPr="008A0EE2">
        <w:rPr>
          <w:lang w:val="hy-AM"/>
          <w:rPrChange w:id="77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1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7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1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77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20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77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22" w:author="Զարինե Սարգսյան" w:date="2026-04-02T14:26:00Z">
            <w:rPr>
              <w:rFonts w:ascii="Arial" w:hAnsi="Arial" w:cs="Arial"/>
            </w:rPr>
          </w:rPrChange>
        </w:rPr>
        <w:t>գումարով</w:t>
      </w:r>
      <w:r w:rsidRPr="008A0EE2">
        <w:rPr>
          <w:lang w:val="hy-AM"/>
          <w:rPrChange w:id="7723" w:author="Զարինե Սարգսյան" w:date="2026-04-02T14:26:00Z">
            <w:rPr/>
          </w:rPrChange>
        </w:rPr>
        <w:t xml:space="preserve"> - 8 </w:t>
      </w:r>
      <w:r w:rsidRPr="008A0EE2">
        <w:rPr>
          <w:rFonts w:ascii="Arial" w:hAnsi="Arial" w:cs="Arial"/>
          <w:lang w:val="hy-AM"/>
          <w:rPrChange w:id="7724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772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726" w:author="Զարինե Սարգսյան" w:date="2026-04-02T14:26:00Z">
            <w:rPr>
              <w:rFonts w:ascii="Arial" w:hAnsi="Arial" w:cs="Arial"/>
            </w:rPr>
          </w:rPrChange>
        </w:rPr>
        <w:t>նշվում</w:t>
      </w:r>
      <w:r w:rsidRPr="008A0EE2">
        <w:rPr>
          <w:lang w:val="hy-AM"/>
          <w:rPrChange w:id="77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2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7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30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77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32" w:author="Զարինե Սարգսյան" w:date="2026-04-02T14:26:00Z">
            <w:rPr>
              <w:rFonts w:ascii="Arial" w:hAnsi="Arial" w:cs="Arial"/>
            </w:rPr>
          </w:rPrChange>
        </w:rPr>
        <w:t>այդ</w:t>
      </w:r>
      <w:r w:rsidRPr="008A0EE2">
        <w:rPr>
          <w:lang w:val="hy-AM"/>
          <w:rPrChange w:id="77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34" w:author="Զարինե Սարգսյան" w:date="2026-04-02T14:26:00Z">
            <w:rPr>
              <w:rFonts w:ascii="Arial" w:hAnsi="Arial" w:cs="Arial"/>
            </w:rPr>
          </w:rPrChange>
        </w:rPr>
        <w:t>պահին</w:t>
      </w:r>
      <w:r w:rsidRPr="008A0EE2">
        <w:rPr>
          <w:lang w:val="hy-AM"/>
          <w:rPrChange w:id="77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36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77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38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77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40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77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42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77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44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77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46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77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48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77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50" w:author="Զարինե Սարգսյան" w:date="2026-04-02T14:26:00Z">
            <w:rPr>
              <w:rFonts w:ascii="Arial" w:hAnsi="Arial" w:cs="Arial"/>
            </w:rPr>
          </w:rPrChange>
        </w:rPr>
        <w:t>ընդհանուր</w:t>
      </w:r>
      <w:r w:rsidRPr="008A0EE2">
        <w:rPr>
          <w:lang w:val="hy-AM"/>
          <w:rPrChange w:id="77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52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7753" w:author="Զարինե Սարգսյան" w:date="2026-04-02T14:26:00Z">
            <w:rPr/>
          </w:rPrChange>
        </w:rPr>
        <w:t>),</w:t>
      </w:r>
    </w:p>
    <w:p w14:paraId="7F45C53C" w14:textId="77777777" w:rsidR="00A320B0" w:rsidRPr="008A0EE2" w:rsidRDefault="00A320B0" w:rsidP="00A320B0">
      <w:pPr>
        <w:rPr>
          <w:lang w:val="hy-AM"/>
          <w:rPrChange w:id="7754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755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7756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757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77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59" w:author="Զարինե Սարգսյան" w:date="2026-04-02T14:26:00Z">
            <w:rPr>
              <w:rFonts w:ascii="Arial" w:hAnsi="Arial" w:cs="Arial"/>
            </w:rPr>
          </w:rPrChange>
        </w:rPr>
        <w:t>ՀՎՀՀ</w:t>
      </w:r>
      <w:r w:rsidRPr="008A0EE2">
        <w:rPr>
          <w:lang w:val="hy-AM"/>
          <w:rPrChange w:id="7760" w:author="Զարինե Սարգսյան" w:date="2026-04-02T14:26:00Z">
            <w:rPr/>
          </w:rPrChange>
        </w:rPr>
        <w:t>-</w:t>
      </w:r>
      <w:r w:rsidRPr="008A0EE2">
        <w:rPr>
          <w:rFonts w:ascii="Arial" w:hAnsi="Arial" w:cs="Arial"/>
          <w:lang w:val="hy-AM"/>
          <w:rPrChange w:id="7761" w:author="Զարինե Սարգսյան" w:date="2026-04-02T14:26:00Z">
            <w:rPr>
              <w:rFonts w:ascii="Arial" w:hAnsi="Arial" w:cs="Arial"/>
            </w:rPr>
          </w:rPrChange>
        </w:rPr>
        <w:t>ով</w:t>
      </w:r>
      <w:r w:rsidRPr="008A0EE2">
        <w:rPr>
          <w:lang w:val="hy-AM"/>
          <w:rPrChange w:id="77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63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7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65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77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67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77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69" w:author="Զարինե Սարգսյան" w:date="2026-04-02T14:26:00Z">
            <w:rPr>
              <w:rFonts w:ascii="Arial" w:hAnsi="Arial" w:cs="Arial"/>
            </w:rPr>
          </w:rPrChange>
        </w:rPr>
        <w:t>հաշիվներ</w:t>
      </w:r>
      <w:r w:rsidRPr="008A0EE2">
        <w:rPr>
          <w:lang w:val="hy-AM"/>
          <w:rPrChange w:id="77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71" w:author="Զարինե Սարգսյան" w:date="2026-04-02T14:26:00Z">
            <w:rPr>
              <w:rFonts w:ascii="Arial" w:hAnsi="Arial" w:cs="Arial"/>
            </w:rPr>
          </w:rPrChange>
        </w:rPr>
        <w:t>չունի</w:t>
      </w:r>
      <w:r w:rsidRPr="008A0EE2">
        <w:rPr>
          <w:lang w:val="hy-AM"/>
          <w:rPrChange w:id="7772" w:author="Զարինե Սարգսյան" w:date="2026-04-02T14:26:00Z">
            <w:rPr/>
          </w:rPrChange>
        </w:rPr>
        <w:t xml:space="preserve"> - 2 </w:t>
      </w:r>
      <w:r w:rsidRPr="008A0EE2">
        <w:rPr>
          <w:rFonts w:ascii="Arial" w:hAnsi="Arial" w:cs="Arial"/>
          <w:lang w:val="hy-AM"/>
          <w:rPrChange w:id="7773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7774" w:author="Զարինե Սարգսյան" w:date="2026-04-02T14:26:00Z">
            <w:rPr/>
          </w:rPrChange>
        </w:rPr>
        <w:t>,</w:t>
      </w:r>
    </w:p>
    <w:p w14:paraId="32AC820A" w14:textId="77777777" w:rsidR="00A320B0" w:rsidRPr="008A0EE2" w:rsidRDefault="00A320B0" w:rsidP="00A320B0">
      <w:pPr>
        <w:rPr>
          <w:lang w:val="hy-AM"/>
          <w:rPrChange w:id="7775" w:author="Զարինե Սարգսյան" w:date="2026-04-02T14:26:00Z">
            <w:rPr/>
          </w:rPrChange>
        </w:rPr>
      </w:pPr>
      <w:r w:rsidRPr="008A0EE2">
        <w:rPr>
          <w:lang w:val="hy-AM"/>
          <w:rPrChange w:id="7776" w:author="Զարինե Սարգսյան" w:date="2026-04-02T14:26:00Z">
            <w:rPr/>
          </w:rPrChange>
        </w:rPr>
        <w:t xml:space="preserve">12) </w:t>
      </w:r>
      <w:r w:rsidRPr="008A0EE2">
        <w:rPr>
          <w:rFonts w:ascii="Arial" w:hAnsi="Arial" w:cs="Arial"/>
          <w:lang w:val="hy-AM"/>
          <w:rPrChange w:id="7777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77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79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77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81" w:author="Զարինե Սարգսյան" w:date="2026-04-02T14:26:00Z">
            <w:rPr>
              <w:rFonts w:ascii="Arial" w:hAnsi="Arial" w:cs="Arial"/>
            </w:rPr>
          </w:rPrChange>
        </w:rPr>
        <w:t>ընդհանուր</w:t>
      </w:r>
      <w:r w:rsidRPr="008A0EE2">
        <w:rPr>
          <w:lang w:val="hy-AM"/>
          <w:rPrChange w:id="77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83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77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85" w:author="Զարինե Սարգսյան" w:date="2026-04-02T14:26:00Z">
            <w:rPr>
              <w:rFonts w:ascii="Arial" w:hAnsi="Arial" w:cs="Arial"/>
            </w:rPr>
          </w:rPrChange>
        </w:rPr>
        <w:t>չափը</w:t>
      </w:r>
      <w:r w:rsidRPr="008A0EE2">
        <w:rPr>
          <w:lang w:val="hy-AM"/>
          <w:rPrChange w:id="77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87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7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89" w:author="Զարինե Սարգսյան" w:date="2026-04-02T14:26:00Z">
            <w:rPr>
              <w:rFonts w:ascii="Arial" w:hAnsi="Arial" w:cs="Arial"/>
            </w:rPr>
          </w:rPrChange>
        </w:rPr>
        <w:t>արժույթը</w:t>
      </w:r>
      <w:r w:rsidRPr="008A0EE2">
        <w:rPr>
          <w:lang w:val="hy-AM"/>
          <w:rPrChange w:id="7790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791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77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93" w:author="Զարինե Սարգսյան" w:date="2026-04-02T14:26:00Z">
            <w:rPr>
              <w:rFonts w:ascii="Arial" w:hAnsi="Arial" w:cs="Arial"/>
            </w:rPr>
          </w:rPrChange>
        </w:rPr>
        <w:t>նշվում</w:t>
      </w:r>
      <w:r w:rsidRPr="008A0EE2">
        <w:rPr>
          <w:lang w:val="hy-AM"/>
          <w:rPrChange w:id="77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9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7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97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77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799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78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01" w:author="Զարինե Սարգսյան" w:date="2026-04-02T14:26:00Z">
            <w:rPr>
              <w:rFonts w:ascii="Arial" w:hAnsi="Arial" w:cs="Arial"/>
            </w:rPr>
          </w:rPrChange>
        </w:rPr>
        <w:t>սպասարկման</w:t>
      </w:r>
      <w:r w:rsidRPr="008A0EE2">
        <w:rPr>
          <w:lang w:val="hy-AM"/>
          <w:rPrChange w:id="78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03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7804" w:author="Զարինե Սարգսյան" w:date="2026-04-02T14:26:00Z">
            <w:rPr/>
          </w:rPrChange>
        </w:rPr>
        <w:t>),</w:t>
      </w:r>
    </w:p>
    <w:p w14:paraId="1F057B33" w14:textId="77777777" w:rsidR="00A320B0" w:rsidRPr="008A0EE2" w:rsidRDefault="00A320B0" w:rsidP="00A320B0">
      <w:pPr>
        <w:rPr>
          <w:lang w:val="hy-AM"/>
          <w:rPrChange w:id="7805" w:author="Զարինե Սարգսյան" w:date="2026-04-02T14:26:00Z">
            <w:rPr/>
          </w:rPrChange>
        </w:rPr>
      </w:pPr>
      <w:r w:rsidRPr="008A0EE2">
        <w:rPr>
          <w:lang w:val="hy-AM"/>
          <w:rPrChange w:id="7806" w:author="Զարինե Սարգսյան" w:date="2026-04-02T14:26:00Z">
            <w:rPr/>
          </w:rPrChange>
        </w:rPr>
        <w:t xml:space="preserve">13) </w:t>
      </w:r>
      <w:r w:rsidRPr="008A0EE2">
        <w:rPr>
          <w:rFonts w:ascii="Arial" w:hAnsi="Arial" w:cs="Arial"/>
          <w:lang w:val="hy-AM"/>
          <w:rPrChange w:id="7807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8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09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8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11" w:author="Զարինե Սարգսյան" w:date="2026-04-02T14:26:00Z">
            <w:rPr>
              <w:rFonts w:ascii="Arial" w:hAnsi="Arial" w:cs="Arial"/>
            </w:rPr>
          </w:rPrChange>
        </w:rPr>
        <w:t>ցանկությամբ</w:t>
      </w:r>
      <w:r w:rsidRPr="008A0EE2">
        <w:rPr>
          <w:lang w:val="hy-AM"/>
          <w:rPrChange w:id="78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13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78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15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78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17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78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19" w:author="Զարինե Սարգսյան" w:date="2026-04-02T14:26:00Z">
            <w:rPr>
              <w:rFonts w:ascii="Arial" w:hAnsi="Arial" w:cs="Arial"/>
            </w:rPr>
          </w:rPrChange>
        </w:rPr>
        <w:t>կիրառելու</w:t>
      </w:r>
      <w:r w:rsidRPr="008A0EE2">
        <w:rPr>
          <w:lang w:val="hy-AM"/>
          <w:rPrChange w:id="78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21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8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23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78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25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78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27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78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29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78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31" w:author="Զարինե Սարգսյան" w:date="2026-04-02T14:26:00Z">
            <w:rPr>
              <w:rFonts w:ascii="Arial" w:hAnsi="Arial" w:cs="Arial"/>
            </w:rPr>
          </w:rPrChange>
        </w:rPr>
        <w:t>մարմին</w:t>
      </w:r>
      <w:r w:rsidRPr="008A0EE2">
        <w:rPr>
          <w:lang w:val="hy-AM"/>
          <w:rPrChange w:id="78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33" w:author="Զարինե Սարգսյան" w:date="2026-04-02T14:26:00Z">
            <w:rPr>
              <w:rFonts w:ascii="Arial" w:hAnsi="Arial" w:cs="Arial"/>
            </w:rPr>
          </w:rPrChange>
        </w:rPr>
        <w:t>ներկայացված</w:t>
      </w:r>
      <w:r w:rsidRPr="008A0EE2">
        <w:rPr>
          <w:lang w:val="hy-AM"/>
          <w:rPrChange w:id="78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35" w:author="Զարինե Սարգսյան" w:date="2026-04-02T14:26:00Z">
            <w:rPr>
              <w:rFonts w:ascii="Arial" w:hAnsi="Arial" w:cs="Arial"/>
            </w:rPr>
          </w:rPrChange>
        </w:rPr>
        <w:t>դիմումի</w:t>
      </w:r>
      <w:r w:rsidRPr="008A0EE2">
        <w:rPr>
          <w:lang w:val="hy-AM"/>
          <w:rPrChange w:id="78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37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78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39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8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4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8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43" w:author="Զարինե Սարգսյան" w:date="2026-04-02T14:26:00Z">
            <w:rPr>
              <w:rFonts w:ascii="Arial" w:hAnsi="Arial" w:cs="Arial"/>
            </w:rPr>
          </w:rPrChange>
        </w:rPr>
        <w:t>վերջինիս</w:t>
      </w:r>
      <w:r w:rsidRPr="008A0EE2">
        <w:rPr>
          <w:lang w:val="hy-AM"/>
          <w:rPrChange w:id="78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45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784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847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8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49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85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851" w:author="Զարինե Սարգսյան" w:date="2026-04-02T14:26:00Z">
            <w:rPr>
              <w:rFonts w:ascii="Arial" w:hAnsi="Arial" w:cs="Arial"/>
            </w:rPr>
          </w:rPrChange>
        </w:rPr>
        <w:t>երբ</w:t>
      </w:r>
      <w:r w:rsidRPr="008A0EE2">
        <w:rPr>
          <w:lang w:val="hy-AM"/>
          <w:rPrChange w:id="78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53" w:author="Զարինե Սարգսյան" w:date="2026-04-02T14:26:00Z">
            <w:rPr>
              <w:rFonts w:ascii="Arial" w:hAnsi="Arial" w:cs="Arial"/>
            </w:rPr>
          </w:rPrChange>
        </w:rPr>
        <w:t>առկա</w:t>
      </w:r>
      <w:r w:rsidRPr="008A0EE2">
        <w:rPr>
          <w:lang w:val="hy-AM"/>
          <w:rPrChange w:id="78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5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8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57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7858" w:author="Զարինե Սարգսյան" w:date="2026-04-02T14:26:00Z">
            <w:rPr/>
          </w:rPrChange>
        </w:rPr>
        <w:t xml:space="preserve"> 1 </w:t>
      </w:r>
      <w:r w:rsidRPr="008A0EE2">
        <w:rPr>
          <w:rFonts w:ascii="Arial" w:hAnsi="Arial" w:cs="Arial"/>
          <w:lang w:val="hy-AM"/>
          <w:rPrChange w:id="7859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8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61" w:author="Զարինե Սարգսյան" w:date="2026-04-02T14:26:00Z">
            <w:rPr>
              <w:rFonts w:ascii="Arial" w:hAnsi="Arial" w:cs="Arial"/>
            </w:rPr>
          </w:rPrChange>
        </w:rPr>
        <w:t>մեջ</w:t>
      </w:r>
      <w:r w:rsidRPr="008A0EE2">
        <w:rPr>
          <w:lang w:val="hy-AM"/>
          <w:rPrChange w:id="7862" w:author="Զարինե Սարգսյան" w:date="2026-04-02T14:26:00Z">
            <w:rPr/>
          </w:rPrChange>
        </w:rPr>
        <w:t>):</w:t>
      </w:r>
    </w:p>
    <w:p w14:paraId="30540488" w14:textId="77777777" w:rsidR="00A320B0" w:rsidRPr="008A0EE2" w:rsidRDefault="00A320B0" w:rsidP="00A320B0">
      <w:pPr>
        <w:rPr>
          <w:lang w:val="hy-AM"/>
          <w:rPrChange w:id="7863" w:author="Զարինե Սարգսյան" w:date="2026-04-02T14:26:00Z">
            <w:rPr/>
          </w:rPrChange>
        </w:rPr>
      </w:pPr>
      <w:r w:rsidRPr="008A0EE2">
        <w:rPr>
          <w:lang w:val="hy-AM"/>
          <w:rPrChange w:id="7864" w:author="Զարինե Սարգսյան" w:date="2026-04-02T14:26:00Z">
            <w:rPr/>
          </w:rPrChange>
        </w:rPr>
        <w:t>34. «</w:t>
      </w:r>
      <w:r w:rsidRPr="008A0EE2">
        <w:rPr>
          <w:rFonts w:ascii="Arial" w:hAnsi="Arial" w:cs="Arial"/>
          <w:lang w:val="hy-AM"/>
          <w:rPrChange w:id="7865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78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67" w:author="Զարինե Սարգսյան" w:date="2026-04-02T14:26:00Z">
            <w:rPr>
              <w:rFonts w:ascii="Arial" w:hAnsi="Arial" w:cs="Arial"/>
            </w:rPr>
          </w:rPrChange>
        </w:rPr>
        <w:t>մարմնի</w:t>
      </w:r>
      <w:r w:rsidRPr="008A0EE2">
        <w:rPr>
          <w:lang w:val="hy-AM"/>
          <w:rPrChange w:id="78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69" w:author="Զարինե Սարգսյան" w:date="2026-04-02T14:26:00Z">
            <w:rPr>
              <w:rFonts w:ascii="Arial" w:hAnsi="Arial" w:cs="Arial"/>
            </w:rPr>
          </w:rPrChange>
        </w:rPr>
        <w:t>կարգադրության</w:t>
      </w:r>
      <w:r w:rsidRPr="008A0EE2">
        <w:rPr>
          <w:lang w:val="hy-AM"/>
          <w:rPrChange w:id="78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71" w:author="Զարինե Սարգսյան" w:date="2026-04-02T14:26:00Z">
            <w:rPr>
              <w:rFonts w:ascii="Arial" w:hAnsi="Arial" w:cs="Arial"/>
            </w:rPr>
          </w:rPrChange>
        </w:rPr>
        <w:t>համաձայն</w:t>
      </w:r>
      <w:r w:rsidRPr="008A0EE2">
        <w:rPr>
          <w:lang w:val="hy-AM"/>
          <w:rPrChange w:id="78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73" w:author="Զարինե Սարգսյան" w:date="2026-04-02T14:26:00Z">
            <w:rPr>
              <w:rFonts w:ascii="Arial" w:hAnsi="Arial" w:cs="Arial"/>
            </w:rPr>
          </w:rPrChange>
        </w:rPr>
        <w:t>բանկերում</w:t>
      </w:r>
      <w:r w:rsidRPr="008A0EE2">
        <w:rPr>
          <w:lang w:val="hy-AM"/>
          <w:rPrChange w:id="78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75" w:author="Զարինե Սարգսյան" w:date="2026-04-02T14:26:00Z">
            <w:rPr>
              <w:rFonts w:ascii="Arial" w:hAnsi="Arial" w:cs="Arial"/>
            </w:rPr>
          </w:rPrChange>
        </w:rPr>
        <w:t>կիրառվող</w:t>
      </w:r>
      <w:r w:rsidRPr="008A0EE2">
        <w:rPr>
          <w:lang w:val="hy-AM"/>
          <w:rPrChange w:id="78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77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78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79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78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81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78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83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78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85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78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87" w:author="Զարինե Սարգսյան" w:date="2026-04-02T14:26:00Z">
            <w:rPr>
              <w:rFonts w:ascii="Arial" w:hAnsi="Arial" w:cs="Arial"/>
            </w:rPr>
          </w:rPrChange>
        </w:rPr>
        <w:t>շարունակելու</w:t>
      </w:r>
      <w:r w:rsidRPr="008A0EE2">
        <w:rPr>
          <w:lang w:val="hy-AM"/>
          <w:rPrChange w:id="78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89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7890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7891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7892" w:author="Զարինե Սարգսյան" w:date="2026-04-02T14:26:00Z">
            <w:rPr/>
          </w:rPrChange>
        </w:rPr>
        <w:t xml:space="preserve"> 3 </w:t>
      </w:r>
      <w:r w:rsidRPr="008A0EE2">
        <w:rPr>
          <w:rFonts w:ascii="Arial" w:hAnsi="Arial" w:cs="Arial"/>
          <w:lang w:val="hy-AM"/>
          <w:rPrChange w:id="7893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78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95" w:author="Զարինե Սարգսյան" w:date="2026-04-02T14:26:00Z">
            <w:rPr>
              <w:rFonts w:ascii="Arial" w:hAnsi="Arial" w:cs="Arial"/>
            </w:rPr>
          </w:rPrChange>
        </w:rPr>
        <w:t>պարունակում</w:t>
      </w:r>
      <w:r w:rsidRPr="008A0EE2">
        <w:rPr>
          <w:lang w:val="hy-AM"/>
          <w:rPrChange w:id="78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97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8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899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79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01" w:author="Զարինե Սարգսյան" w:date="2026-04-02T14:26:00Z">
            <w:rPr>
              <w:rFonts w:ascii="Arial" w:hAnsi="Arial" w:cs="Arial"/>
            </w:rPr>
          </w:rPrChange>
        </w:rPr>
        <w:t>ուղղված</w:t>
      </w:r>
      <w:r w:rsidRPr="008A0EE2">
        <w:rPr>
          <w:lang w:val="hy-AM"/>
          <w:rPrChange w:id="79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03" w:author="Զարինե Սարգսյան" w:date="2026-04-02T14:26:00Z">
            <w:rPr>
              <w:rFonts w:ascii="Arial" w:hAnsi="Arial" w:cs="Arial"/>
            </w:rPr>
          </w:rPrChange>
        </w:rPr>
        <w:t>կարգադրություն՝</w:t>
      </w:r>
      <w:r w:rsidRPr="008A0EE2">
        <w:rPr>
          <w:lang w:val="hy-AM"/>
          <w:rPrChange w:id="79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05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79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07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79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09" w:author="Զարինե Սարգսյան" w:date="2026-04-02T14:26:00Z">
            <w:rPr>
              <w:rFonts w:ascii="Arial" w:hAnsi="Arial" w:cs="Arial"/>
            </w:rPr>
          </w:rPrChange>
        </w:rPr>
        <w:t>շարունակելու</w:t>
      </w:r>
      <w:r w:rsidRPr="008A0EE2">
        <w:rPr>
          <w:lang w:val="hy-AM"/>
          <w:rPrChange w:id="79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1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791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913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7914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915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79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17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79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19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79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21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79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23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79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25" w:author="Զարինե Սարգսյան" w:date="2026-04-02T14:26:00Z">
            <w:rPr>
              <w:rFonts w:ascii="Arial" w:hAnsi="Arial" w:cs="Arial"/>
            </w:rPr>
          </w:rPrChange>
        </w:rPr>
        <w:t>նվազեցնելու</w:t>
      </w:r>
      <w:r w:rsidRPr="008A0EE2">
        <w:rPr>
          <w:lang w:val="hy-AM"/>
          <w:rPrChange w:id="792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927" w:author="Զարինե Սարգսյան" w:date="2026-04-02T14:26:00Z">
            <w:rPr>
              <w:rFonts w:ascii="Arial" w:hAnsi="Arial" w:cs="Arial"/>
            </w:rPr>
          </w:rPrChange>
        </w:rPr>
        <w:t>վերացնելու</w:t>
      </w:r>
      <w:r w:rsidRPr="008A0EE2">
        <w:rPr>
          <w:lang w:val="hy-AM"/>
          <w:rPrChange w:id="7928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929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793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931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79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33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79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3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79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37" w:author="Զարինե Սարգսյան" w:date="2026-04-02T14:26:00Z">
            <w:rPr>
              <w:rFonts w:ascii="Arial" w:hAnsi="Arial" w:cs="Arial"/>
            </w:rPr>
          </w:rPrChange>
        </w:rPr>
        <w:t>ներառի</w:t>
      </w:r>
      <w:r w:rsidRPr="008A0EE2">
        <w:rPr>
          <w:lang w:val="hy-AM"/>
          <w:rPrChange w:id="79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39" w:author="Զարինե Սարգսյան" w:date="2026-04-02T14:26:00Z">
            <w:rPr>
              <w:rFonts w:ascii="Arial" w:hAnsi="Arial" w:cs="Arial"/>
            </w:rPr>
          </w:rPrChange>
        </w:rPr>
        <w:t>առնվազն</w:t>
      </w:r>
      <w:r w:rsidRPr="008A0EE2">
        <w:rPr>
          <w:lang w:val="hy-AM"/>
          <w:rPrChange w:id="79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41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79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43" w:author="Զարինե Սարգսյան" w:date="2026-04-02T14:26:00Z">
            <w:rPr>
              <w:rFonts w:ascii="Arial" w:hAnsi="Arial" w:cs="Arial"/>
            </w:rPr>
          </w:rPrChange>
        </w:rPr>
        <w:t>տեղեկատվությունը</w:t>
      </w:r>
      <w:r w:rsidRPr="008A0EE2">
        <w:rPr>
          <w:lang w:val="hy-AM"/>
          <w:rPrChange w:id="7944" w:author="Զարինե Սարգսյան" w:date="2026-04-02T14:26:00Z">
            <w:rPr/>
          </w:rPrChange>
        </w:rPr>
        <w:t>.</w:t>
      </w:r>
    </w:p>
    <w:p w14:paraId="223EA74E" w14:textId="77777777" w:rsidR="00A320B0" w:rsidRPr="008A0EE2" w:rsidRDefault="00A320B0" w:rsidP="00A320B0">
      <w:pPr>
        <w:rPr>
          <w:lang w:val="hy-AM"/>
          <w:rPrChange w:id="7945" w:author="Զարինե Սարգսյան" w:date="2026-04-02T14:26:00Z">
            <w:rPr/>
          </w:rPrChange>
        </w:rPr>
      </w:pPr>
      <w:r w:rsidRPr="008A0EE2">
        <w:rPr>
          <w:lang w:val="hy-AM"/>
          <w:rPrChange w:id="7946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7947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9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49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79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51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952" w:author="Զարինե Սարգսյան" w:date="2026-04-02T14:26:00Z">
            <w:rPr/>
          </w:rPrChange>
        </w:rPr>
        <w:t>,</w:t>
      </w:r>
    </w:p>
    <w:p w14:paraId="58A52344" w14:textId="77777777" w:rsidR="00A320B0" w:rsidRPr="008A0EE2" w:rsidRDefault="00A320B0" w:rsidP="00A320B0">
      <w:pPr>
        <w:rPr>
          <w:lang w:val="hy-AM"/>
          <w:rPrChange w:id="7953" w:author="Զարինե Սարգսյան" w:date="2026-04-02T14:26:00Z">
            <w:rPr/>
          </w:rPrChange>
        </w:rPr>
      </w:pPr>
      <w:r w:rsidRPr="008A0EE2">
        <w:rPr>
          <w:lang w:val="hy-AM"/>
          <w:rPrChange w:id="7954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795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9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57" w:author="Զարինե Սարգսյան" w:date="2026-04-02T14:26:00Z">
            <w:rPr>
              <w:rFonts w:ascii="Arial" w:hAnsi="Arial" w:cs="Arial"/>
            </w:rPr>
          </w:rPrChange>
        </w:rPr>
        <w:t>ուղարկման</w:t>
      </w:r>
      <w:r w:rsidRPr="008A0EE2">
        <w:rPr>
          <w:lang w:val="hy-AM"/>
          <w:rPrChange w:id="79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59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796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961" w:author="Զարինե Սարգսյան" w:date="2026-04-02T14:26:00Z">
            <w:rPr>
              <w:rFonts w:ascii="Arial" w:hAnsi="Arial" w:cs="Arial"/>
            </w:rPr>
          </w:rPrChange>
        </w:rPr>
        <w:t>ժամը</w:t>
      </w:r>
      <w:r w:rsidRPr="008A0EE2">
        <w:rPr>
          <w:lang w:val="hy-AM"/>
          <w:rPrChange w:id="796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963" w:author="Զարինե Սարգսյան" w:date="2026-04-02T14:26:00Z">
            <w:rPr>
              <w:rFonts w:ascii="Arial" w:hAnsi="Arial" w:cs="Arial"/>
            </w:rPr>
          </w:rPrChange>
        </w:rPr>
        <w:t>ժամ</w:t>
      </w:r>
      <w:r w:rsidRPr="008A0EE2">
        <w:rPr>
          <w:lang w:val="hy-AM"/>
          <w:rPrChange w:id="796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965" w:author="Զարինե Սարգսյան" w:date="2026-04-02T14:26:00Z">
            <w:rPr>
              <w:rFonts w:ascii="Arial" w:hAnsi="Arial" w:cs="Arial"/>
            </w:rPr>
          </w:rPrChange>
        </w:rPr>
        <w:t>րոպե</w:t>
      </w:r>
      <w:r w:rsidRPr="008A0EE2">
        <w:rPr>
          <w:lang w:val="hy-AM"/>
          <w:rPrChange w:id="7966" w:author="Զարինե Սարգսյան" w:date="2026-04-02T14:26:00Z">
            <w:rPr/>
          </w:rPrChange>
        </w:rPr>
        <w:t>),</w:t>
      </w:r>
    </w:p>
    <w:p w14:paraId="5246CFED" w14:textId="77777777" w:rsidR="00A320B0" w:rsidRPr="008A0EE2" w:rsidRDefault="00A320B0" w:rsidP="00A320B0">
      <w:pPr>
        <w:rPr>
          <w:lang w:val="hy-AM"/>
          <w:rPrChange w:id="7967" w:author="Զարինե Սարգսյան" w:date="2026-04-02T14:26:00Z">
            <w:rPr/>
          </w:rPrChange>
        </w:rPr>
      </w:pPr>
      <w:r w:rsidRPr="008A0EE2">
        <w:rPr>
          <w:lang w:val="hy-AM"/>
          <w:rPrChange w:id="7968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7969" w:author="Զարինե Սարգսյան" w:date="2026-04-02T14:26:00Z">
            <w:rPr>
              <w:rFonts w:ascii="Arial" w:hAnsi="Arial" w:cs="Arial"/>
            </w:rPr>
          </w:rPrChange>
        </w:rPr>
        <w:t>Հղման</w:t>
      </w:r>
      <w:r w:rsidRPr="008A0EE2">
        <w:rPr>
          <w:lang w:val="hy-AM"/>
          <w:rPrChange w:id="79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71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97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973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7974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7975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797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77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7978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7979" w:author="Զարինե Սարգսյան" w:date="2026-04-02T14:26:00Z">
            <w:rPr>
              <w:rFonts w:ascii="Arial" w:hAnsi="Arial" w:cs="Arial"/>
            </w:rPr>
          </w:rPrChange>
        </w:rPr>
        <w:t>նշվում</w:t>
      </w:r>
      <w:r w:rsidRPr="008A0EE2">
        <w:rPr>
          <w:lang w:val="hy-AM"/>
          <w:rPrChange w:id="79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81" w:author="Զարինե Սարգսյան" w:date="2026-04-02T14:26:00Z">
            <w:rPr>
              <w:rFonts w:ascii="Arial" w:hAnsi="Arial" w:cs="Arial"/>
            </w:rPr>
          </w:rPrChange>
        </w:rPr>
        <w:t>է</w:t>
      </w:r>
    </w:p>
    <w:p w14:paraId="01A3AA57" w14:textId="77777777" w:rsidR="00A320B0" w:rsidRPr="008A0EE2" w:rsidRDefault="00A320B0" w:rsidP="00A320B0">
      <w:pPr>
        <w:rPr>
          <w:lang w:val="hy-AM"/>
          <w:rPrChange w:id="7982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7983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7984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7985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79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87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79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89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79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91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7992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7993" w:author="Զարինե Սարգսյան" w:date="2026-04-02T14:26:00Z">
            <w:rPr>
              <w:rFonts w:ascii="Arial" w:hAnsi="Arial" w:cs="Arial"/>
            </w:rPr>
          </w:rPrChange>
        </w:rPr>
        <w:t>որին</w:t>
      </w:r>
      <w:r w:rsidRPr="008A0EE2">
        <w:rPr>
          <w:lang w:val="hy-AM"/>
          <w:rPrChange w:id="79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95" w:author="Զարինե Սարգսյան" w:date="2026-04-02T14:26:00Z">
            <w:rPr>
              <w:rFonts w:ascii="Arial" w:hAnsi="Arial" w:cs="Arial"/>
            </w:rPr>
          </w:rPrChange>
        </w:rPr>
        <w:t>ի</w:t>
      </w:r>
      <w:r w:rsidRPr="008A0EE2">
        <w:rPr>
          <w:lang w:val="hy-AM"/>
          <w:rPrChange w:id="79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97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79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7999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80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0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0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03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80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05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800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007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008" w:author="Զարինե Սարգսյան" w:date="2026-04-02T14:26:00Z">
            <w:rPr/>
          </w:rPrChange>
        </w:rPr>
        <w:t>(</w:t>
      </w:r>
      <w:r w:rsidRPr="008A0EE2">
        <w:rPr>
          <w:rFonts w:ascii="Arial" w:hAnsi="Arial" w:cs="Arial"/>
          <w:lang w:val="hy-AM"/>
          <w:rPrChange w:id="8009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8010" w:author="Զարինե Սարգսյան" w:date="2026-04-02T14:26:00Z">
            <w:rPr/>
          </w:rPrChange>
        </w:rPr>
        <w:t>)</w:t>
      </w:r>
    </w:p>
    <w:p w14:paraId="7ECA8D04" w14:textId="77777777" w:rsidR="00A320B0" w:rsidRPr="008A0EE2" w:rsidRDefault="00A320B0" w:rsidP="00A320B0">
      <w:pPr>
        <w:rPr>
          <w:lang w:val="hy-AM"/>
          <w:rPrChange w:id="801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012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8013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014" w:author="Զարինե Սարգսյան" w:date="2026-04-02T14:26:00Z">
            <w:rPr>
              <w:rFonts w:ascii="Arial" w:hAnsi="Arial" w:cs="Arial"/>
            </w:rPr>
          </w:rPrChange>
        </w:rPr>
        <w:t>տրվում</w:t>
      </w:r>
      <w:r w:rsidRPr="008A0EE2">
        <w:rPr>
          <w:lang w:val="hy-AM"/>
          <w:rPrChange w:id="80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1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0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18" w:author="Զարինե Սարգսյան" w:date="2026-04-02T14:26:00Z">
            <w:rPr>
              <w:rFonts w:ascii="Arial" w:hAnsi="Arial" w:cs="Arial"/>
            </w:rPr>
          </w:rPrChange>
        </w:rPr>
        <w:t>հղում՝</w:t>
      </w:r>
      <w:r w:rsidRPr="008A0EE2">
        <w:rPr>
          <w:lang w:val="hy-AM"/>
          <w:rPrChange w:id="80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20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80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22" w:author="Զարինե Սարգսյան" w:date="2026-04-02T14:26:00Z">
            <w:rPr>
              <w:rFonts w:ascii="Arial" w:hAnsi="Arial" w:cs="Arial"/>
            </w:rPr>
          </w:rPrChange>
        </w:rPr>
        <w:t>կողմի</w:t>
      </w:r>
      <w:r w:rsidRPr="008A0EE2">
        <w:rPr>
          <w:lang w:val="hy-AM"/>
          <w:rPrChange w:id="80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24" w:author="Զարինե Սարգսյան" w:date="2026-04-02T14:26:00Z">
            <w:rPr>
              <w:rFonts w:ascii="Arial" w:hAnsi="Arial" w:cs="Arial"/>
            </w:rPr>
          </w:rPrChange>
        </w:rPr>
        <w:t>համակարգում</w:t>
      </w:r>
      <w:r w:rsidRPr="008A0EE2">
        <w:rPr>
          <w:lang w:val="hy-AM"/>
          <w:rPrChange w:id="80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26" w:author="Զարինե Սարգսյան" w:date="2026-04-02T14:26:00Z">
            <w:rPr>
              <w:rFonts w:ascii="Arial" w:hAnsi="Arial" w:cs="Arial"/>
            </w:rPr>
          </w:rPrChange>
        </w:rPr>
        <w:t>ձևավորված</w:t>
      </w:r>
      <w:r w:rsidRPr="008A0EE2">
        <w:rPr>
          <w:lang w:val="hy-AM"/>
          <w:rPrChange w:id="80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28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80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30" w:author="Զարինե Սարգսյան" w:date="2026-04-02T14:26:00Z">
            <w:rPr>
              <w:rFonts w:ascii="Arial" w:hAnsi="Arial" w:cs="Arial"/>
            </w:rPr>
          </w:rPrChange>
        </w:rPr>
        <w:t>փաստաթղթին</w:t>
      </w:r>
      <w:r w:rsidRPr="008A0EE2">
        <w:rPr>
          <w:lang w:val="hy-AM"/>
          <w:rPrChange w:id="803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032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80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34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80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3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0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38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80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40" w:author="Զարինե Սարգսյան" w:date="2026-04-02T14:26:00Z">
            <w:rPr>
              <w:rFonts w:ascii="Arial" w:hAnsi="Arial" w:cs="Arial"/>
            </w:rPr>
          </w:rPrChange>
        </w:rPr>
        <w:t>ուղարկվող</w:t>
      </w:r>
      <w:r w:rsidRPr="008A0EE2">
        <w:rPr>
          <w:lang w:val="hy-AM"/>
          <w:rPrChange w:id="80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42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80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44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80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46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8047" w:author="Զարինե Սարգսյան" w:date="2026-04-02T14:26:00Z">
            <w:rPr/>
          </w:rPrChange>
        </w:rPr>
        <w:t>,</w:t>
      </w:r>
    </w:p>
    <w:p w14:paraId="3B90C23F" w14:textId="77777777" w:rsidR="00A320B0" w:rsidRPr="008A0EE2" w:rsidRDefault="00A320B0" w:rsidP="00A320B0">
      <w:pPr>
        <w:rPr>
          <w:lang w:val="hy-AM"/>
          <w:rPrChange w:id="8048" w:author="Զարինե Սարգսյան" w:date="2026-04-02T14:26:00Z">
            <w:rPr/>
          </w:rPrChange>
        </w:rPr>
      </w:pPr>
      <w:r w:rsidRPr="008A0EE2">
        <w:rPr>
          <w:lang w:val="hy-AM"/>
          <w:rPrChange w:id="8049" w:author="Զարինե Սարգսյան" w:date="2026-04-02T14:26:00Z">
            <w:rPr/>
          </w:rPrChange>
        </w:rPr>
        <w:t xml:space="preserve">4) </w:t>
      </w:r>
      <w:r w:rsidRPr="008A0EE2">
        <w:rPr>
          <w:rFonts w:ascii="Arial" w:hAnsi="Arial" w:cs="Arial"/>
          <w:lang w:val="hy-AM"/>
          <w:rPrChange w:id="805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80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52" w:author="Զարինե Սարգսյան" w:date="2026-04-02T14:26:00Z">
            <w:rPr>
              <w:rFonts w:ascii="Arial" w:hAnsi="Arial" w:cs="Arial"/>
            </w:rPr>
          </w:rPrChange>
        </w:rPr>
        <w:t>ձևավորող</w:t>
      </w:r>
      <w:r w:rsidRPr="008A0EE2">
        <w:rPr>
          <w:lang w:val="hy-AM"/>
          <w:rPrChange w:id="80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54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0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56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80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58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8059" w:author="Զարինե Սարգսյան" w:date="2026-04-02T14:26:00Z">
            <w:rPr/>
          </w:rPrChange>
        </w:rPr>
        <w:t>.</w:t>
      </w:r>
    </w:p>
    <w:p w14:paraId="3B78D091" w14:textId="77777777" w:rsidR="00A320B0" w:rsidRPr="008A0EE2" w:rsidRDefault="00A320B0" w:rsidP="00A320B0">
      <w:pPr>
        <w:rPr>
          <w:lang w:val="hy-AM"/>
          <w:rPrChange w:id="8060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061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8062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063" w:author="Զարինե Սարգսյան" w:date="2026-04-02T14:26:00Z">
            <w:rPr>
              <w:rFonts w:ascii="Arial" w:hAnsi="Arial" w:cs="Arial"/>
            </w:rPr>
          </w:rPrChange>
        </w:rPr>
        <w:t>Ուղարկողի</w:t>
      </w:r>
      <w:r w:rsidRPr="008A0EE2">
        <w:rPr>
          <w:lang w:val="hy-AM"/>
          <w:rPrChange w:id="80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65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806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067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0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69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8070" w:author="Զարինե Սարգսյան" w:date="2026-04-02T14:26:00Z">
            <w:rPr/>
          </w:rPrChange>
        </w:rPr>
        <w:t>),</w:t>
      </w:r>
    </w:p>
    <w:p w14:paraId="24E610D0" w14:textId="77777777" w:rsidR="00A320B0" w:rsidRPr="008A0EE2" w:rsidRDefault="00A320B0" w:rsidP="00A320B0">
      <w:pPr>
        <w:rPr>
          <w:lang w:val="hy-AM"/>
          <w:rPrChange w:id="807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072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8073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074" w:author="Զարինե Սարգսյան" w:date="2026-04-02T14:26:00Z">
            <w:rPr>
              <w:rFonts w:ascii="Arial" w:hAnsi="Arial" w:cs="Arial"/>
            </w:rPr>
          </w:rPrChange>
        </w:rPr>
        <w:t>Ուղարկողի</w:t>
      </w:r>
      <w:r w:rsidRPr="008A0EE2">
        <w:rPr>
          <w:lang w:val="hy-AM"/>
          <w:rPrChange w:id="80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76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077" w:author="Զարինե Սարգսյան" w:date="2026-04-02T14:26:00Z">
            <w:rPr/>
          </w:rPrChange>
        </w:rPr>
        <w:t>,</w:t>
      </w:r>
    </w:p>
    <w:p w14:paraId="291FAFA4" w14:textId="77777777" w:rsidR="00A320B0" w:rsidRPr="008A0EE2" w:rsidRDefault="00A320B0" w:rsidP="00A320B0">
      <w:pPr>
        <w:rPr>
          <w:lang w:val="hy-AM"/>
          <w:rPrChange w:id="8078" w:author="Զարինե Սարգսյան" w:date="2026-04-02T14:26:00Z">
            <w:rPr/>
          </w:rPrChange>
        </w:rPr>
      </w:pPr>
      <w:r w:rsidRPr="008A0EE2">
        <w:rPr>
          <w:lang w:val="hy-AM"/>
          <w:rPrChange w:id="8079" w:author="Զարինե Սարգսյան" w:date="2026-04-02T14:26:00Z">
            <w:rPr/>
          </w:rPrChange>
        </w:rPr>
        <w:t xml:space="preserve">5) </w:t>
      </w:r>
      <w:r w:rsidRPr="008A0EE2">
        <w:rPr>
          <w:rFonts w:ascii="Arial" w:hAnsi="Arial" w:cs="Arial"/>
          <w:lang w:val="hy-AM"/>
          <w:rPrChange w:id="808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80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82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808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084" w:author="Զարինե Սարգսյան" w:date="2026-04-02T14:26:00Z">
            <w:rPr>
              <w:rFonts w:ascii="Arial" w:hAnsi="Arial" w:cs="Arial"/>
            </w:rPr>
          </w:rPrChange>
        </w:rPr>
        <w:t>հասցեատեր</w:t>
      </w:r>
      <w:r w:rsidRPr="008A0EE2">
        <w:rPr>
          <w:lang w:val="hy-AM"/>
          <w:rPrChange w:id="8085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086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8087" w:author="Զարինե Սարգսյան" w:date="2026-04-02T14:26:00Z">
            <w:rPr/>
          </w:rPrChange>
        </w:rPr>
        <w:t>.</w:t>
      </w:r>
    </w:p>
    <w:p w14:paraId="3FA1E345" w14:textId="77777777" w:rsidR="00A320B0" w:rsidRPr="008A0EE2" w:rsidRDefault="00A320B0" w:rsidP="00A320B0">
      <w:pPr>
        <w:rPr>
          <w:lang w:val="hy-AM"/>
          <w:rPrChange w:id="808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089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8090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091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80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93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80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95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809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097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0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099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8100" w:author="Զարինե Սարգսյան" w:date="2026-04-02T14:26:00Z">
            <w:rPr/>
          </w:rPrChange>
        </w:rPr>
        <w:t>),</w:t>
      </w:r>
    </w:p>
    <w:p w14:paraId="4098ACDA" w14:textId="77777777" w:rsidR="00A320B0" w:rsidRPr="008A0EE2" w:rsidRDefault="00A320B0" w:rsidP="00A320B0">
      <w:pPr>
        <w:rPr>
          <w:lang w:val="hy-AM"/>
          <w:rPrChange w:id="810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102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8103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104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81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06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81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08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109" w:author="Զարինե Սարգսյան" w:date="2026-04-02T14:26:00Z">
            <w:rPr/>
          </w:rPrChange>
        </w:rPr>
        <w:t>,</w:t>
      </w:r>
    </w:p>
    <w:p w14:paraId="3C2BF86B" w14:textId="77777777" w:rsidR="00A320B0" w:rsidRPr="008A0EE2" w:rsidRDefault="00A320B0" w:rsidP="00A320B0">
      <w:pPr>
        <w:rPr>
          <w:lang w:val="hy-AM"/>
          <w:rPrChange w:id="8110" w:author="Զարինե Սարգսյան" w:date="2026-04-02T14:26:00Z">
            <w:rPr/>
          </w:rPrChange>
        </w:rPr>
      </w:pPr>
      <w:r w:rsidRPr="008A0EE2">
        <w:rPr>
          <w:lang w:val="hy-AM"/>
          <w:rPrChange w:id="8111" w:author="Զարինե Սարգսյան" w:date="2026-04-02T14:26:00Z">
            <w:rPr/>
          </w:rPrChange>
        </w:rPr>
        <w:t xml:space="preserve">6) </w:t>
      </w:r>
      <w:r w:rsidRPr="008A0EE2">
        <w:rPr>
          <w:rFonts w:ascii="Arial" w:hAnsi="Arial" w:cs="Arial"/>
          <w:lang w:val="hy-AM"/>
          <w:rPrChange w:id="8112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1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14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1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16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81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18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81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20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121" w:author="Զարինե Սարգսյան" w:date="2026-04-02T14:26:00Z">
            <w:rPr/>
          </w:rPrChange>
        </w:rPr>
        <w:t>,</w:t>
      </w:r>
    </w:p>
    <w:p w14:paraId="7DE5F6CF" w14:textId="77777777" w:rsidR="00A320B0" w:rsidRPr="008A0EE2" w:rsidRDefault="00A320B0" w:rsidP="00A320B0">
      <w:pPr>
        <w:rPr>
          <w:lang w:val="hy-AM"/>
          <w:rPrChange w:id="8122" w:author="Զարինե Սարգսյան" w:date="2026-04-02T14:26:00Z">
            <w:rPr/>
          </w:rPrChange>
        </w:rPr>
      </w:pPr>
      <w:r w:rsidRPr="008A0EE2">
        <w:rPr>
          <w:lang w:val="hy-AM"/>
          <w:rPrChange w:id="8123" w:author="Զարինե Սարգսյան" w:date="2026-04-02T14:26:00Z">
            <w:rPr/>
          </w:rPrChange>
        </w:rPr>
        <w:t xml:space="preserve">7) </w:t>
      </w:r>
      <w:r w:rsidRPr="008A0EE2">
        <w:rPr>
          <w:rFonts w:ascii="Arial" w:hAnsi="Arial" w:cs="Arial"/>
          <w:lang w:val="hy-AM"/>
          <w:rPrChange w:id="8124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1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26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1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28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81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30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8131" w:author="Զարինե Սարգսյան" w:date="2026-04-02T14:26:00Z">
            <w:rPr/>
          </w:rPrChange>
        </w:rPr>
        <w:t>,</w:t>
      </w:r>
    </w:p>
    <w:p w14:paraId="7A3A7083" w14:textId="77777777" w:rsidR="00A320B0" w:rsidRPr="008A0EE2" w:rsidRDefault="00A320B0" w:rsidP="00A320B0">
      <w:pPr>
        <w:rPr>
          <w:lang w:val="hy-AM"/>
          <w:rPrChange w:id="8132" w:author="Զարինե Սարգսյան" w:date="2026-04-02T14:26:00Z">
            <w:rPr/>
          </w:rPrChange>
        </w:rPr>
      </w:pPr>
      <w:r w:rsidRPr="008A0EE2">
        <w:rPr>
          <w:lang w:val="hy-AM"/>
          <w:rPrChange w:id="8133" w:author="Զարինե Սարգսյան" w:date="2026-04-02T14:26:00Z">
            <w:rPr/>
          </w:rPrChange>
        </w:rPr>
        <w:lastRenderedPageBreak/>
        <w:t xml:space="preserve">8) </w:t>
      </w:r>
      <w:r w:rsidRPr="008A0EE2">
        <w:rPr>
          <w:rFonts w:ascii="Arial" w:hAnsi="Arial" w:cs="Arial"/>
          <w:lang w:val="hy-AM"/>
          <w:rPrChange w:id="8134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1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36" w:author="Զարինե Սարգսյան" w:date="2026-04-02T14:26:00Z">
            <w:rPr>
              <w:rFonts w:ascii="Arial" w:hAnsi="Arial" w:cs="Arial"/>
            </w:rPr>
          </w:rPrChange>
        </w:rPr>
        <w:t>ենթակա</w:t>
      </w:r>
      <w:r w:rsidRPr="008A0EE2">
        <w:rPr>
          <w:lang w:val="hy-AM"/>
          <w:rPrChange w:id="81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38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81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4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1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42" w:author="Զարինե Սարգսյան" w:date="2026-04-02T14:26:00Z">
            <w:rPr>
              <w:rFonts w:ascii="Arial" w:hAnsi="Arial" w:cs="Arial"/>
            </w:rPr>
          </w:rPrChange>
        </w:rPr>
        <w:t>արժույթը</w:t>
      </w:r>
      <w:r w:rsidRPr="008A0EE2">
        <w:rPr>
          <w:lang w:val="hy-AM"/>
          <w:rPrChange w:id="8143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144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1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46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81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48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1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50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1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52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815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154" w:author="Զարինե Սարգսյան" w:date="2026-04-02T14:26:00Z">
            <w:rPr>
              <w:rFonts w:ascii="Arial" w:hAnsi="Arial" w:cs="Arial"/>
            </w:rPr>
          </w:rPrChange>
        </w:rPr>
        <w:t>պահանջվող</w:t>
      </w:r>
      <w:r w:rsidRPr="008A0EE2">
        <w:rPr>
          <w:lang w:val="hy-AM"/>
          <w:rPrChange w:id="81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56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81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58" w:author="Զարինե Սարգսյան" w:date="2026-04-02T14:26:00Z">
            <w:rPr>
              <w:rFonts w:ascii="Arial" w:hAnsi="Arial" w:cs="Arial"/>
            </w:rPr>
          </w:rPrChange>
        </w:rPr>
        <w:t>չափը</w:t>
      </w:r>
      <w:r w:rsidRPr="008A0EE2">
        <w:rPr>
          <w:lang w:val="hy-AM"/>
          <w:rPrChange w:id="8159" w:author="Զարինե Սարգսյան" w:date="2026-04-02T14:26:00Z">
            <w:rPr/>
          </w:rPrChange>
        </w:rPr>
        <w:t>),</w:t>
      </w:r>
    </w:p>
    <w:p w14:paraId="2EFB419C" w14:textId="77777777" w:rsidR="00A320B0" w:rsidRPr="008A0EE2" w:rsidRDefault="00A320B0" w:rsidP="00A320B0">
      <w:pPr>
        <w:rPr>
          <w:lang w:val="hy-AM"/>
          <w:rPrChange w:id="8160" w:author="Զարինե Սարգսյան" w:date="2026-04-02T14:26:00Z">
            <w:rPr/>
          </w:rPrChange>
        </w:rPr>
      </w:pPr>
      <w:r w:rsidRPr="008A0EE2">
        <w:rPr>
          <w:lang w:val="hy-AM"/>
          <w:rPrChange w:id="8161" w:author="Զարինե Սարգսյան" w:date="2026-04-02T14:26:00Z">
            <w:rPr/>
          </w:rPrChange>
        </w:rPr>
        <w:t xml:space="preserve">9) </w:t>
      </w:r>
      <w:r w:rsidRPr="008A0EE2">
        <w:rPr>
          <w:rFonts w:ascii="Arial" w:hAnsi="Arial" w:cs="Arial"/>
          <w:lang w:val="hy-AM"/>
          <w:rPrChange w:id="8162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81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64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81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66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81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68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81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70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81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72" w:author="Զարինե Սարգսյան" w:date="2026-04-02T14:26:00Z">
            <w:rPr>
              <w:rFonts w:ascii="Arial" w:hAnsi="Arial" w:cs="Arial"/>
            </w:rPr>
          </w:rPrChange>
        </w:rPr>
        <w:t>պահվող</w:t>
      </w:r>
      <w:r w:rsidRPr="008A0EE2">
        <w:rPr>
          <w:lang w:val="hy-AM"/>
          <w:rPrChange w:id="81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74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81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76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1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78" w:author="Զարինե Սարգսյան" w:date="2026-04-02T14:26:00Z">
            <w:rPr>
              <w:rFonts w:ascii="Arial" w:hAnsi="Arial" w:cs="Arial"/>
            </w:rPr>
          </w:rPrChange>
        </w:rPr>
        <w:t>արժույթը</w:t>
      </w:r>
      <w:r w:rsidRPr="008A0EE2">
        <w:rPr>
          <w:lang w:val="hy-AM"/>
          <w:rPrChange w:id="8179" w:author="Զարինե Սարգսյան" w:date="2026-04-02T14:26:00Z">
            <w:rPr/>
          </w:rPrChange>
        </w:rPr>
        <w:t>, (</w:t>
      </w:r>
      <w:r w:rsidRPr="008A0EE2">
        <w:rPr>
          <w:rFonts w:ascii="Arial" w:hAnsi="Arial" w:cs="Arial"/>
          <w:lang w:val="hy-AM"/>
          <w:rPrChange w:id="8180" w:author="Զարինե Սարգսյան" w:date="2026-04-02T14:26:00Z">
            <w:rPr>
              <w:rFonts w:ascii="Arial" w:hAnsi="Arial" w:cs="Arial"/>
            </w:rPr>
          </w:rPrChange>
        </w:rPr>
        <w:t>որի</w:t>
      </w:r>
      <w:r w:rsidRPr="008A0EE2">
        <w:rPr>
          <w:lang w:val="hy-AM"/>
          <w:rPrChange w:id="81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82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81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84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81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86" w:author="Զարինե Սարգսյան" w:date="2026-04-02T14:26:00Z">
            <w:rPr>
              <w:rFonts w:ascii="Arial" w:hAnsi="Arial" w:cs="Arial"/>
            </w:rPr>
          </w:rPrChange>
        </w:rPr>
        <w:t>շարունակվում</w:t>
      </w:r>
      <w:r w:rsidRPr="008A0EE2">
        <w:rPr>
          <w:lang w:val="hy-AM"/>
          <w:rPrChange w:id="81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88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189" w:author="Զարինե Սարգսյան" w:date="2026-04-02T14:26:00Z">
            <w:rPr/>
          </w:rPrChange>
        </w:rPr>
        <w:t>),</w:t>
      </w:r>
    </w:p>
    <w:p w14:paraId="7810C66D" w14:textId="77777777" w:rsidR="00A320B0" w:rsidRPr="008A0EE2" w:rsidRDefault="00A320B0" w:rsidP="00A320B0">
      <w:pPr>
        <w:rPr>
          <w:lang w:val="hy-AM"/>
          <w:rPrChange w:id="8190" w:author="Զարինե Սարգսյան" w:date="2026-04-02T14:26:00Z">
            <w:rPr/>
          </w:rPrChange>
        </w:rPr>
      </w:pPr>
      <w:r w:rsidRPr="008A0EE2">
        <w:rPr>
          <w:lang w:val="hy-AM"/>
          <w:rPrChange w:id="8191" w:author="Զարինե Սարգսյան" w:date="2026-04-02T14:26:00Z">
            <w:rPr/>
          </w:rPrChange>
        </w:rPr>
        <w:t xml:space="preserve">10) </w:t>
      </w:r>
      <w:r w:rsidRPr="008A0EE2">
        <w:rPr>
          <w:rFonts w:ascii="Arial" w:hAnsi="Arial" w:cs="Arial"/>
          <w:lang w:val="hy-AM"/>
          <w:rPrChange w:id="8192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81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94" w:author="Զարինե Սարգսյան" w:date="2026-04-02T14:26:00Z">
            <w:rPr>
              <w:rFonts w:ascii="Arial" w:hAnsi="Arial" w:cs="Arial"/>
            </w:rPr>
          </w:rPrChange>
        </w:rPr>
        <w:t>բանկերում</w:t>
      </w:r>
      <w:r w:rsidRPr="008A0EE2">
        <w:rPr>
          <w:lang w:val="hy-AM"/>
          <w:rPrChange w:id="81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96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81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198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819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00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82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02" w:author="Զարինե Սարգսյան" w:date="2026-04-02T14:26:00Z">
            <w:rPr>
              <w:rFonts w:ascii="Arial" w:hAnsi="Arial" w:cs="Arial"/>
            </w:rPr>
          </w:rPrChange>
        </w:rPr>
        <w:t>պահվող</w:t>
      </w:r>
      <w:r w:rsidRPr="008A0EE2">
        <w:rPr>
          <w:lang w:val="hy-AM"/>
          <w:rPrChange w:id="82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04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82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06" w:author="Զարինե Սարգսյան" w:date="2026-04-02T14:26:00Z">
            <w:rPr>
              <w:rFonts w:ascii="Arial" w:hAnsi="Arial" w:cs="Arial"/>
            </w:rPr>
          </w:rPrChange>
        </w:rPr>
        <w:t>հանրագումարը</w:t>
      </w:r>
      <w:r w:rsidRPr="008A0EE2">
        <w:rPr>
          <w:lang w:val="hy-AM"/>
          <w:rPrChange w:id="82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08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2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10" w:author="Զարինե Սարգսյան" w:date="2026-04-02T14:26:00Z">
            <w:rPr>
              <w:rFonts w:ascii="Arial" w:hAnsi="Arial" w:cs="Arial"/>
            </w:rPr>
          </w:rPrChange>
        </w:rPr>
        <w:t>արժույթը</w:t>
      </w:r>
      <w:r w:rsidRPr="008A0EE2">
        <w:rPr>
          <w:lang w:val="hy-AM"/>
          <w:rPrChange w:id="8211" w:author="Զարինե Սարգսյան" w:date="2026-04-02T14:26:00Z">
            <w:rPr/>
          </w:rPrChange>
        </w:rPr>
        <w:t>,</w:t>
      </w:r>
    </w:p>
    <w:p w14:paraId="36992BC0" w14:textId="77777777" w:rsidR="00A320B0" w:rsidRPr="008A0EE2" w:rsidRDefault="00A320B0" w:rsidP="00A320B0">
      <w:pPr>
        <w:rPr>
          <w:lang w:val="hy-AM"/>
          <w:rPrChange w:id="8212" w:author="Զարինե Սարգսյան" w:date="2026-04-02T14:26:00Z">
            <w:rPr/>
          </w:rPrChange>
        </w:rPr>
      </w:pPr>
      <w:r w:rsidRPr="008A0EE2">
        <w:rPr>
          <w:lang w:val="hy-AM"/>
          <w:rPrChange w:id="8213" w:author="Զարինե Սարգսյան" w:date="2026-04-02T14:26:00Z">
            <w:rPr/>
          </w:rPrChange>
        </w:rPr>
        <w:t xml:space="preserve">11) </w:t>
      </w:r>
      <w:r w:rsidRPr="008A0EE2">
        <w:rPr>
          <w:rFonts w:ascii="Arial" w:hAnsi="Arial" w:cs="Arial"/>
          <w:lang w:val="hy-AM"/>
          <w:rPrChange w:id="8214" w:author="Զարինե Սարգսյան" w:date="2026-04-02T14:26:00Z">
            <w:rPr>
              <w:rFonts w:ascii="Arial" w:hAnsi="Arial" w:cs="Arial"/>
            </w:rPr>
          </w:rPrChange>
        </w:rPr>
        <w:t>Արգելանքից</w:t>
      </w:r>
      <w:r w:rsidRPr="008A0EE2">
        <w:rPr>
          <w:lang w:val="hy-AM"/>
          <w:rPrChange w:id="82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16" w:author="Զարինե Սարգսյան" w:date="2026-04-02T14:26:00Z">
            <w:rPr>
              <w:rFonts w:ascii="Arial" w:hAnsi="Arial" w:cs="Arial"/>
            </w:rPr>
          </w:rPrChange>
        </w:rPr>
        <w:t>հանվող</w:t>
      </w:r>
      <w:r w:rsidRPr="008A0EE2">
        <w:rPr>
          <w:lang w:val="hy-AM"/>
          <w:rPrChange w:id="82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18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82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20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2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22" w:author="Զարինե Սարգսյան" w:date="2026-04-02T14:26:00Z">
            <w:rPr>
              <w:rFonts w:ascii="Arial" w:hAnsi="Arial" w:cs="Arial"/>
            </w:rPr>
          </w:rPrChange>
        </w:rPr>
        <w:t>արժույթը</w:t>
      </w:r>
      <w:r w:rsidRPr="008A0EE2">
        <w:rPr>
          <w:lang w:val="hy-AM"/>
          <w:rPrChange w:id="822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224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2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26" w:author="Զարինե Սարգսյան" w:date="2026-04-02T14:26:00Z">
            <w:rPr>
              <w:rFonts w:ascii="Arial" w:hAnsi="Arial" w:cs="Arial"/>
            </w:rPr>
          </w:rPrChange>
        </w:rPr>
        <w:t>որոշմամբ</w:t>
      </w:r>
      <w:r w:rsidRPr="008A0EE2">
        <w:rPr>
          <w:lang w:val="hy-AM"/>
          <w:rPrChange w:id="82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28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82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30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82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32" w:author="Զարինե Սարգսյան" w:date="2026-04-02T14:26:00Z">
            <w:rPr>
              <w:rFonts w:ascii="Arial" w:hAnsi="Arial" w:cs="Arial"/>
            </w:rPr>
          </w:rPrChange>
        </w:rPr>
        <w:t>նվազեցման</w:t>
      </w:r>
      <w:r w:rsidRPr="008A0EE2">
        <w:rPr>
          <w:lang w:val="hy-AM"/>
          <w:rPrChange w:id="82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34" w:author="Զարինե Սարգսյան" w:date="2026-04-02T14:26:00Z">
            <w:rPr>
              <w:rFonts w:ascii="Arial" w:hAnsi="Arial" w:cs="Arial"/>
            </w:rPr>
          </w:rPrChange>
        </w:rPr>
        <w:t>չափը</w:t>
      </w:r>
      <w:r w:rsidRPr="008A0EE2">
        <w:rPr>
          <w:lang w:val="hy-AM"/>
          <w:rPrChange w:id="823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236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82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38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82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40" w:author="Զարինե Սարգսյան" w:date="2026-04-02T14:26:00Z">
            <w:rPr>
              <w:rFonts w:ascii="Arial" w:hAnsi="Arial" w:cs="Arial"/>
            </w:rPr>
          </w:rPrChange>
        </w:rPr>
        <w:t>բանկերում</w:t>
      </w:r>
      <w:r w:rsidRPr="008A0EE2">
        <w:rPr>
          <w:lang w:val="hy-AM"/>
          <w:rPrChange w:id="82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42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82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44" w:author="Զարինե Սարգսյան" w:date="2026-04-02T14:26:00Z">
            <w:rPr>
              <w:rFonts w:ascii="Arial" w:hAnsi="Arial" w:cs="Arial"/>
            </w:rPr>
          </w:rPrChange>
        </w:rPr>
        <w:t>արգելադրված</w:t>
      </w:r>
      <w:r w:rsidRPr="008A0EE2">
        <w:rPr>
          <w:lang w:val="hy-AM"/>
          <w:rPrChange w:id="82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46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82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48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8249" w:author="Զարինե Սարգսյան" w:date="2026-04-02T14:26:00Z">
            <w:rPr/>
          </w:rPrChange>
        </w:rPr>
        <w:t>),</w:t>
      </w:r>
    </w:p>
    <w:p w14:paraId="2D302ACF" w14:textId="77777777" w:rsidR="00A320B0" w:rsidRPr="008A0EE2" w:rsidRDefault="00A320B0" w:rsidP="00A320B0">
      <w:pPr>
        <w:rPr>
          <w:lang w:val="hy-AM"/>
          <w:rPrChange w:id="8250" w:author="Զարինե Սարգսյան" w:date="2026-04-02T14:26:00Z">
            <w:rPr/>
          </w:rPrChange>
        </w:rPr>
      </w:pPr>
      <w:r w:rsidRPr="008A0EE2">
        <w:rPr>
          <w:lang w:val="hy-AM"/>
          <w:rPrChange w:id="8251" w:author="Զարինե Սարգսյան" w:date="2026-04-02T14:26:00Z">
            <w:rPr/>
          </w:rPrChange>
        </w:rPr>
        <w:t xml:space="preserve">12) </w:t>
      </w:r>
      <w:r w:rsidRPr="008A0EE2">
        <w:rPr>
          <w:rFonts w:ascii="Arial" w:hAnsi="Arial" w:cs="Arial"/>
          <w:lang w:val="hy-AM"/>
          <w:rPrChange w:id="8252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2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54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25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256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8257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258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8259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260" w:author="Զարինե Սարգսյան" w:date="2026-04-02T14:26:00Z">
            <w:rPr>
              <w:rFonts w:ascii="Arial" w:hAnsi="Arial" w:cs="Arial"/>
            </w:rPr>
          </w:rPrChange>
        </w:rPr>
        <w:t>անուն</w:t>
      </w:r>
      <w:r w:rsidRPr="008A0EE2">
        <w:rPr>
          <w:lang w:val="hy-AM"/>
          <w:rPrChange w:id="826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262" w:author="Զարինե Սարգսյան" w:date="2026-04-02T14:26:00Z">
            <w:rPr>
              <w:rFonts w:ascii="Arial" w:hAnsi="Arial" w:cs="Arial"/>
            </w:rPr>
          </w:rPrChange>
        </w:rPr>
        <w:t>ազգանունը</w:t>
      </w:r>
      <w:r w:rsidRPr="008A0EE2">
        <w:rPr>
          <w:lang w:val="hy-AM"/>
          <w:rPrChange w:id="8263" w:author="Զարինե Սարգսյան" w:date="2026-04-02T14:26:00Z">
            <w:rPr/>
          </w:rPrChange>
        </w:rPr>
        <w:t>),</w:t>
      </w:r>
    </w:p>
    <w:p w14:paraId="2BE71AAC" w14:textId="77777777" w:rsidR="00A320B0" w:rsidRPr="008A0EE2" w:rsidRDefault="00A320B0" w:rsidP="00A320B0">
      <w:pPr>
        <w:rPr>
          <w:lang w:val="hy-AM"/>
          <w:rPrChange w:id="8264" w:author="Զարինե Սարգսյան" w:date="2026-04-02T14:26:00Z">
            <w:rPr/>
          </w:rPrChange>
        </w:rPr>
      </w:pPr>
      <w:r w:rsidRPr="008A0EE2">
        <w:rPr>
          <w:lang w:val="hy-AM"/>
          <w:rPrChange w:id="8265" w:author="Զարինե Սարգսյան" w:date="2026-04-02T14:26:00Z">
            <w:rPr/>
          </w:rPrChange>
        </w:rPr>
        <w:t xml:space="preserve">13) </w:t>
      </w:r>
      <w:r w:rsidRPr="008A0EE2">
        <w:rPr>
          <w:rFonts w:ascii="Arial" w:hAnsi="Arial" w:cs="Arial"/>
          <w:lang w:val="hy-AM"/>
          <w:rPrChange w:id="8266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2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68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269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270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8271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272" w:author="Զարինե Սարգսյան" w:date="2026-04-02T14:26:00Z">
            <w:rPr>
              <w:rFonts w:ascii="Arial" w:hAnsi="Arial" w:cs="Arial"/>
            </w:rPr>
          </w:rPrChange>
        </w:rPr>
        <w:t>հաշվառման</w:t>
      </w:r>
      <w:r w:rsidRPr="008A0EE2">
        <w:rPr>
          <w:lang w:val="hy-AM"/>
          <w:rPrChange w:id="82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74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27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276" w:author="Զարինե Սարգսյան" w:date="2026-04-02T14:26:00Z">
            <w:rPr>
              <w:rFonts w:ascii="Arial" w:hAnsi="Arial" w:cs="Arial"/>
            </w:rPr>
          </w:rPrChange>
        </w:rPr>
        <w:t>ՀՎՀՀ</w:t>
      </w:r>
      <w:r w:rsidRPr="008A0EE2">
        <w:rPr>
          <w:lang w:val="hy-AM"/>
          <w:rPrChange w:id="8277" w:author="Զարինե Սարգսյան" w:date="2026-04-02T14:26:00Z">
            <w:rPr/>
          </w:rPrChange>
        </w:rPr>
        <w:t>),</w:t>
      </w:r>
    </w:p>
    <w:p w14:paraId="5BF6F94C" w14:textId="77777777" w:rsidR="00A320B0" w:rsidRPr="008A0EE2" w:rsidRDefault="00A320B0" w:rsidP="00A320B0">
      <w:pPr>
        <w:rPr>
          <w:lang w:val="hy-AM"/>
          <w:rPrChange w:id="8278" w:author="Զարինե Սարգսյան" w:date="2026-04-02T14:26:00Z">
            <w:rPr/>
          </w:rPrChange>
        </w:rPr>
      </w:pPr>
      <w:r w:rsidRPr="008A0EE2">
        <w:rPr>
          <w:lang w:val="hy-AM"/>
          <w:rPrChange w:id="8279" w:author="Զարինե Սարգսյան" w:date="2026-04-02T14:26:00Z">
            <w:rPr/>
          </w:rPrChange>
        </w:rPr>
        <w:t xml:space="preserve">14) </w:t>
      </w:r>
      <w:r w:rsidRPr="008A0EE2">
        <w:rPr>
          <w:rFonts w:ascii="Arial" w:hAnsi="Arial" w:cs="Arial"/>
          <w:lang w:val="hy-AM"/>
          <w:rPrChange w:id="8280" w:author="Զարինե Սարգսյան" w:date="2026-04-02T14:26:00Z">
            <w:rPr>
              <w:rFonts w:ascii="Arial" w:hAnsi="Arial" w:cs="Arial"/>
            </w:rPr>
          </w:rPrChange>
        </w:rPr>
        <w:t>Բանկերին</w:t>
      </w:r>
      <w:r w:rsidRPr="008A0EE2">
        <w:rPr>
          <w:lang w:val="hy-AM"/>
          <w:rPrChange w:id="82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82" w:author="Զարինե Սարգսյան" w:date="2026-04-02T14:26:00Z">
            <w:rPr>
              <w:rFonts w:ascii="Arial" w:hAnsi="Arial" w:cs="Arial"/>
            </w:rPr>
          </w:rPrChange>
        </w:rPr>
        <w:t>ուղղված</w:t>
      </w:r>
      <w:r w:rsidRPr="008A0EE2">
        <w:rPr>
          <w:lang w:val="hy-AM"/>
          <w:rPrChange w:id="82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84" w:author="Զարինե Սարգսյան" w:date="2026-04-02T14:26:00Z">
            <w:rPr>
              <w:rFonts w:ascii="Arial" w:hAnsi="Arial" w:cs="Arial"/>
            </w:rPr>
          </w:rPrChange>
        </w:rPr>
        <w:t>կարգադրություն</w:t>
      </w:r>
      <w:r w:rsidRPr="008A0EE2">
        <w:rPr>
          <w:lang w:val="hy-AM"/>
          <w:rPrChange w:id="8285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286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2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88" w:author="Զարինե Սարգսյան" w:date="2026-04-02T14:26:00Z">
            <w:rPr>
              <w:rFonts w:ascii="Arial" w:hAnsi="Arial" w:cs="Arial"/>
            </w:rPr>
          </w:rPrChange>
        </w:rPr>
        <w:t>անհրաժեշտության</w:t>
      </w:r>
      <w:r w:rsidRPr="008A0EE2">
        <w:rPr>
          <w:lang w:val="hy-AM"/>
          <w:rPrChange w:id="828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90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82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92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2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94" w:author="Զարինե Սարգսյան" w:date="2026-04-02T14:26:00Z">
            <w:rPr>
              <w:rFonts w:ascii="Arial" w:hAnsi="Arial" w:cs="Arial"/>
            </w:rPr>
          </w:rPrChange>
        </w:rPr>
        <w:t>կիրառվել</w:t>
      </w:r>
      <w:r w:rsidRPr="008A0EE2">
        <w:rPr>
          <w:lang w:val="hy-AM"/>
          <w:rPrChange w:id="82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96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82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298" w:author="Զարինե Սարգսյան" w:date="2026-04-02T14:26:00Z">
            <w:rPr>
              <w:rFonts w:ascii="Arial" w:hAnsi="Arial" w:cs="Arial"/>
            </w:rPr>
          </w:rPrChange>
        </w:rPr>
        <w:t>կոդ</w:t>
      </w:r>
      <w:r w:rsidRPr="008A0EE2">
        <w:rPr>
          <w:lang w:val="hy-AM"/>
          <w:rPrChange w:id="8299" w:author="Զարինե Սարգսյան" w:date="2026-04-02T14:26:00Z">
            <w:rPr/>
          </w:rPrChange>
        </w:rPr>
        <w:t>).</w:t>
      </w:r>
    </w:p>
    <w:p w14:paraId="2CC6B705" w14:textId="77777777" w:rsidR="00A320B0" w:rsidRPr="008A0EE2" w:rsidRDefault="00A320B0" w:rsidP="00A320B0">
      <w:pPr>
        <w:rPr>
          <w:lang w:val="hy-AM"/>
          <w:rPrChange w:id="8300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301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8302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303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30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05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3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07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83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09" w:author="Զարինե Սարգսյան" w:date="2026-04-02T14:26:00Z">
            <w:rPr>
              <w:rFonts w:ascii="Arial" w:hAnsi="Arial" w:cs="Arial"/>
            </w:rPr>
          </w:rPrChange>
        </w:rPr>
        <w:t>հաշվին</w:t>
      </w:r>
      <w:r w:rsidRPr="008A0EE2">
        <w:rPr>
          <w:lang w:val="hy-AM"/>
          <w:rPrChange w:id="83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11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83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13" w:author="Զարինե Սարգսյան" w:date="2026-04-02T14:26:00Z">
            <w:rPr>
              <w:rFonts w:ascii="Arial" w:hAnsi="Arial" w:cs="Arial"/>
            </w:rPr>
          </w:rPrChange>
        </w:rPr>
        <w:t>արգելադրումը</w:t>
      </w:r>
      <w:r w:rsidRPr="008A0EE2">
        <w:rPr>
          <w:lang w:val="hy-AM"/>
          <w:rPrChange w:id="83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15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83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17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83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19" w:author="Զարինե Սարգսյան" w:date="2026-04-02T14:26:00Z">
            <w:rPr>
              <w:rFonts w:ascii="Arial" w:hAnsi="Arial" w:cs="Arial"/>
            </w:rPr>
          </w:rPrChange>
        </w:rPr>
        <w:t>չափով</w:t>
      </w:r>
      <w:r w:rsidRPr="008A0EE2">
        <w:rPr>
          <w:lang w:val="hy-AM"/>
          <w:rPrChange w:id="83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21" w:author="Զարինե Սարգսյան" w:date="2026-04-02T14:26:00Z">
            <w:rPr>
              <w:rFonts w:ascii="Arial" w:hAnsi="Arial" w:cs="Arial"/>
            </w:rPr>
          </w:rPrChange>
        </w:rPr>
        <w:t>նվազեցնելու</w:t>
      </w:r>
      <w:r w:rsidRPr="008A0EE2">
        <w:rPr>
          <w:lang w:val="hy-AM"/>
          <w:rPrChange w:id="832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323" w:author="Զարինե Սարգսյան" w:date="2026-04-02T14:26:00Z">
            <w:rPr>
              <w:rFonts w:ascii="Arial" w:hAnsi="Arial" w:cs="Arial"/>
            </w:rPr>
          </w:rPrChange>
        </w:rPr>
        <w:t>վերացնելու</w:t>
      </w:r>
      <w:r w:rsidRPr="008A0EE2">
        <w:rPr>
          <w:lang w:val="hy-AM"/>
          <w:rPrChange w:id="8324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325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3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27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328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329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8330" w:author="Զարինե Սարգսյան" w:date="2026-04-02T14:26:00Z">
            <w:rPr/>
          </w:rPrChange>
        </w:rPr>
        <w:t>)</w:t>
      </w:r>
    </w:p>
    <w:p w14:paraId="5E680F8F" w14:textId="77777777" w:rsidR="00A320B0" w:rsidRPr="008A0EE2" w:rsidRDefault="00A320B0" w:rsidP="00A320B0">
      <w:pPr>
        <w:rPr>
          <w:lang w:val="hy-AM"/>
          <w:rPrChange w:id="833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332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8333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334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83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36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83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38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83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40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83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42" w:author="Զարինե Սարգսյան" w:date="2026-04-02T14:26:00Z">
            <w:rPr>
              <w:rFonts w:ascii="Arial" w:hAnsi="Arial" w:cs="Arial"/>
            </w:rPr>
          </w:rPrChange>
        </w:rPr>
        <w:t>շարունակելու</w:t>
      </w:r>
      <w:r w:rsidRPr="008A0EE2">
        <w:rPr>
          <w:lang w:val="hy-AM"/>
          <w:rPrChange w:id="83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44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34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346" w:author="Զարինե Սարգսյան" w:date="2026-04-02T14:26:00Z">
            <w:rPr>
              <w:rFonts w:ascii="Arial" w:hAnsi="Arial" w:cs="Arial"/>
            </w:rPr>
          </w:rPrChange>
        </w:rPr>
        <w:t>որի</w:t>
      </w:r>
      <w:r w:rsidRPr="008A0EE2">
        <w:rPr>
          <w:lang w:val="hy-AM"/>
          <w:rPrChange w:id="83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48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83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50" w:author="Զարինե Սարգսյան" w:date="2026-04-02T14:26:00Z">
            <w:rPr>
              <w:rFonts w:ascii="Arial" w:hAnsi="Arial" w:cs="Arial"/>
            </w:rPr>
          </w:rPrChange>
        </w:rPr>
        <w:t>Արգելադրող</w:t>
      </w:r>
      <w:r w:rsidRPr="008A0EE2">
        <w:rPr>
          <w:lang w:val="hy-AM"/>
          <w:rPrChange w:id="83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52" w:author="Զարինե Սարգսյան" w:date="2026-04-02T14:26:00Z">
            <w:rPr>
              <w:rFonts w:ascii="Arial" w:hAnsi="Arial" w:cs="Arial"/>
            </w:rPr>
          </w:rPrChange>
        </w:rPr>
        <w:t>բանկը</w:t>
      </w:r>
      <w:r w:rsidRPr="008A0EE2">
        <w:rPr>
          <w:lang w:val="hy-AM"/>
          <w:rPrChange w:id="83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54" w:author="Զարինե Սարգսյան" w:date="2026-04-02T14:26:00Z">
            <w:rPr>
              <w:rFonts w:ascii="Arial" w:hAnsi="Arial" w:cs="Arial"/>
            </w:rPr>
          </w:rPrChange>
        </w:rPr>
        <w:t>պարտավոր</w:t>
      </w:r>
      <w:r w:rsidRPr="008A0EE2">
        <w:rPr>
          <w:lang w:val="hy-AM"/>
          <w:rPrChange w:id="83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5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3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58" w:author="Զարինե Սարգսյան" w:date="2026-04-02T14:26:00Z">
            <w:rPr>
              <w:rFonts w:ascii="Arial" w:hAnsi="Arial" w:cs="Arial"/>
            </w:rPr>
          </w:rPrChange>
        </w:rPr>
        <w:t>շարունակել</w:t>
      </w:r>
      <w:r w:rsidRPr="008A0EE2">
        <w:rPr>
          <w:lang w:val="hy-AM"/>
          <w:rPrChange w:id="83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60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83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62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83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64" w:author="Զարինե Սարգսյան" w:date="2026-04-02T14:26:00Z">
            <w:rPr>
              <w:rFonts w:ascii="Arial" w:hAnsi="Arial" w:cs="Arial"/>
            </w:rPr>
          </w:rPrChange>
        </w:rPr>
        <w:t>պահել</w:t>
      </w:r>
      <w:r w:rsidRPr="008A0EE2">
        <w:rPr>
          <w:lang w:val="hy-AM"/>
          <w:rPrChange w:id="83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66" w:author="Զարինե Սարգսյան" w:date="2026-04-02T14:26:00Z">
            <w:rPr>
              <w:rFonts w:ascii="Arial" w:hAnsi="Arial" w:cs="Arial"/>
            </w:rPr>
          </w:rPrChange>
        </w:rPr>
        <w:t>նշված</w:t>
      </w:r>
      <w:r w:rsidRPr="008A0EE2">
        <w:rPr>
          <w:lang w:val="hy-AM"/>
          <w:rPrChange w:id="83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68" w:author="Զարինե Սարգսյան" w:date="2026-04-02T14:26:00Z">
            <w:rPr>
              <w:rFonts w:ascii="Arial" w:hAnsi="Arial" w:cs="Arial"/>
            </w:rPr>
          </w:rPrChange>
        </w:rPr>
        <w:t>գումարը</w:t>
      </w:r>
      <w:r w:rsidRPr="008A0EE2">
        <w:rPr>
          <w:lang w:val="hy-AM"/>
          <w:rPrChange w:id="8369" w:author="Զարինե Սարգսյան" w:date="2026-04-02T14:26:00Z">
            <w:rPr/>
          </w:rPrChange>
        </w:rPr>
        <w:t>:</w:t>
      </w:r>
    </w:p>
    <w:p w14:paraId="5929CB7F" w14:textId="3B77DE31" w:rsidR="00A320B0" w:rsidRPr="008A0EE2" w:rsidRDefault="00A320B0" w:rsidP="00A320B0">
      <w:pPr>
        <w:rPr>
          <w:lang w:val="hy-AM"/>
          <w:rPrChange w:id="8370" w:author="Զարինե Սարգսյան" w:date="2026-04-02T14:26:00Z">
            <w:rPr/>
          </w:rPrChange>
        </w:rPr>
      </w:pPr>
      <w:r w:rsidRPr="008A0EE2">
        <w:rPr>
          <w:lang w:val="hy-AM"/>
          <w:rPrChange w:id="8371" w:author="Զարինե Սարգսյան" w:date="2026-04-02T14:26:00Z">
            <w:rPr/>
          </w:rPrChange>
        </w:rPr>
        <w:t>35. «</w:t>
      </w:r>
      <w:r w:rsidRPr="008A0EE2">
        <w:rPr>
          <w:rFonts w:ascii="Arial" w:hAnsi="Arial" w:cs="Arial"/>
          <w:lang w:val="hy-AM"/>
          <w:rPrChange w:id="8372" w:author="Զարինե Սարգսյան" w:date="2026-04-02T14:26:00Z">
            <w:rPr>
              <w:rFonts w:ascii="Arial" w:hAnsi="Arial" w:cs="Arial"/>
            </w:rPr>
          </w:rPrChange>
        </w:rPr>
        <w:t>Հաստատում՝</w:t>
      </w:r>
      <w:r w:rsidRPr="008A0EE2">
        <w:rPr>
          <w:lang w:val="hy-AM"/>
          <w:rPrChange w:id="83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74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37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76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3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78" w:author="Զարինե Սարգսյան" w:date="2026-04-02T14:26:00Z">
            <w:rPr>
              <w:rFonts w:ascii="Arial" w:hAnsi="Arial" w:cs="Arial"/>
            </w:rPr>
          </w:rPrChange>
        </w:rPr>
        <w:t>Բանկային</w:t>
      </w:r>
      <w:r w:rsidRPr="008A0EE2">
        <w:rPr>
          <w:lang w:val="hy-AM"/>
          <w:rPrChange w:id="83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80" w:author="Զարինե Սարգսյան" w:date="2026-04-02T14:26:00Z">
            <w:rPr>
              <w:rFonts w:ascii="Arial" w:hAnsi="Arial" w:cs="Arial"/>
            </w:rPr>
          </w:rPrChange>
        </w:rPr>
        <w:t>հաշվի</w:t>
      </w:r>
      <w:r w:rsidRPr="008A0EE2">
        <w:rPr>
          <w:lang w:val="hy-AM"/>
          <w:rPrChange w:id="83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82" w:author="Զարինե Սարգսյան" w:date="2026-04-02T14:26:00Z">
            <w:rPr>
              <w:rFonts w:ascii="Arial" w:hAnsi="Arial" w:cs="Arial"/>
            </w:rPr>
          </w:rPrChange>
        </w:rPr>
        <w:t>միջոցների</w:t>
      </w:r>
      <w:r w:rsidRPr="008A0EE2">
        <w:rPr>
          <w:lang w:val="hy-AM"/>
          <w:rPrChange w:id="83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84" w:author="Զարինե Սարգսյան" w:date="2026-04-02T14:26:00Z">
            <w:rPr>
              <w:rFonts w:ascii="Arial" w:hAnsi="Arial" w:cs="Arial"/>
            </w:rPr>
          </w:rPrChange>
        </w:rPr>
        <w:t>նկատմամբ</w:t>
      </w:r>
      <w:r w:rsidRPr="008A0EE2">
        <w:rPr>
          <w:lang w:val="hy-AM"/>
          <w:rPrChange w:id="83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86" w:author="Զարինե Սարգսյան" w:date="2026-04-02T14:26:00Z">
            <w:rPr>
              <w:rFonts w:ascii="Arial" w:hAnsi="Arial" w:cs="Arial"/>
            </w:rPr>
          </w:rPrChange>
        </w:rPr>
        <w:t>կիրառված</w:t>
      </w:r>
      <w:r w:rsidRPr="008A0EE2">
        <w:rPr>
          <w:lang w:val="hy-AM"/>
          <w:rPrChange w:id="83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88" w:author="Զարինե Սարգսյան" w:date="2026-04-02T14:26:00Z">
            <w:rPr>
              <w:rFonts w:ascii="Arial" w:hAnsi="Arial" w:cs="Arial"/>
            </w:rPr>
          </w:rPrChange>
        </w:rPr>
        <w:t>Արգելանքը</w:t>
      </w:r>
      <w:r w:rsidRPr="008A0EE2">
        <w:rPr>
          <w:lang w:val="hy-AM"/>
          <w:rPrChange w:id="8389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390" w:author="Զարինե Սարգսյան" w:date="2026-04-02T14:26:00Z">
            <w:rPr>
              <w:rFonts w:ascii="Arial" w:hAnsi="Arial" w:cs="Arial"/>
            </w:rPr>
          </w:rPrChange>
        </w:rPr>
        <w:t>մասնակի</w:t>
      </w:r>
      <w:r w:rsidRPr="008A0EE2">
        <w:rPr>
          <w:lang w:val="hy-AM"/>
          <w:rPrChange w:id="839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92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83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94" w:author="Զարինե Սարգսյան" w:date="2026-04-02T14:26:00Z">
            <w:rPr>
              <w:rFonts w:ascii="Arial" w:hAnsi="Arial" w:cs="Arial"/>
            </w:rPr>
          </w:rPrChange>
        </w:rPr>
        <w:t>ամբողջությամբ</w:t>
      </w:r>
      <w:r w:rsidRPr="008A0EE2">
        <w:rPr>
          <w:lang w:val="hy-AM"/>
          <w:rPrChange w:id="8395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396" w:author="Զարինե Սարգսյան" w:date="2026-04-02T14:26:00Z">
            <w:rPr>
              <w:rFonts w:ascii="Arial" w:hAnsi="Arial" w:cs="Arial"/>
            </w:rPr>
          </w:rPrChange>
        </w:rPr>
        <w:t>հանելու</w:t>
      </w:r>
      <w:r w:rsidRPr="008A0EE2">
        <w:rPr>
          <w:lang w:val="hy-AM"/>
          <w:rPrChange w:id="839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398" w:author="Զարինե Սարգսյան" w:date="2026-04-02T14:26:00Z">
            <w:rPr>
              <w:rFonts w:ascii="Arial" w:hAnsi="Arial" w:cs="Arial"/>
            </w:rPr>
          </w:rPrChange>
        </w:rPr>
        <w:t>վերաբերյալ</w:t>
      </w:r>
      <w:r w:rsidRPr="008A0EE2">
        <w:rPr>
          <w:lang w:val="hy-AM"/>
          <w:rPrChange w:id="8399" w:author="Զարինե Սարգսյան" w:date="2026-04-02T14:26:00Z">
            <w:rPr/>
          </w:rPrChange>
        </w:rPr>
        <w:t xml:space="preserve">» </w:t>
      </w:r>
      <w:r w:rsidRPr="008A0EE2">
        <w:rPr>
          <w:rFonts w:ascii="Arial" w:hAnsi="Arial" w:cs="Arial"/>
          <w:lang w:val="hy-AM"/>
          <w:rPrChange w:id="8400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8401" w:author="Զարինե Սարգսյան" w:date="2026-04-02T14:26:00Z">
            <w:rPr/>
          </w:rPrChange>
        </w:rPr>
        <w:t xml:space="preserve"> 4 </w:t>
      </w:r>
      <w:r w:rsidRPr="008A0EE2">
        <w:rPr>
          <w:rFonts w:ascii="Arial" w:hAnsi="Arial" w:cs="Arial"/>
          <w:lang w:val="hy-AM"/>
          <w:rPrChange w:id="8402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84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04" w:author="Զարինե Սարգսյան" w:date="2026-04-02T14:26:00Z">
            <w:rPr>
              <w:rFonts w:ascii="Arial" w:hAnsi="Arial" w:cs="Arial"/>
            </w:rPr>
          </w:rPrChange>
        </w:rPr>
        <w:t>կիրառվում</w:t>
      </w:r>
      <w:r w:rsidRPr="008A0EE2">
        <w:rPr>
          <w:lang w:val="hy-AM"/>
          <w:rPrChange w:id="840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0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40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08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84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10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84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12" w:author="Զարինե Սարգսյան" w:date="2026-04-02T14:26:00Z">
            <w:rPr>
              <w:rFonts w:ascii="Arial" w:hAnsi="Arial" w:cs="Arial"/>
            </w:rPr>
          </w:rPrChange>
        </w:rPr>
        <w:t>Հարկային</w:t>
      </w:r>
      <w:r w:rsidRPr="008A0EE2">
        <w:rPr>
          <w:lang w:val="hy-AM"/>
          <w:rPrChange w:id="841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14" w:author="Զարինե Սարգսյան" w:date="2026-04-02T14:26:00Z">
            <w:rPr>
              <w:rFonts w:ascii="Arial" w:hAnsi="Arial" w:cs="Arial"/>
            </w:rPr>
          </w:rPrChange>
        </w:rPr>
        <w:t>մարմնին</w:t>
      </w:r>
      <w:r w:rsidRPr="008A0EE2">
        <w:rPr>
          <w:lang w:val="hy-AM"/>
          <w:rPrChange w:id="84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16" w:author="Զարինե Սարգսյան" w:date="2026-04-02T14:26:00Z">
            <w:rPr>
              <w:rFonts w:ascii="Arial" w:hAnsi="Arial" w:cs="Arial"/>
            </w:rPr>
          </w:rPrChange>
        </w:rPr>
        <w:t>տեղեկացում</w:t>
      </w:r>
      <w:r w:rsidRPr="008A0EE2">
        <w:rPr>
          <w:lang w:val="hy-AM"/>
          <w:rPrChange w:id="841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18" w:author="Զարինե Սարգսյան" w:date="2026-04-02T14:26:00Z">
            <w:rPr>
              <w:rFonts w:ascii="Arial" w:hAnsi="Arial" w:cs="Arial"/>
            </w:rPr>
          </w:rPrChange>
        </w:rPr>
        <w:t>կատարելու</w:t>
      </w:r>
      <w:r w:rsidRPr="008A0EE2">
        <w:rPr>
          <w:lang w:val="hy-AM"/>
          <w:rPrChange w:id="84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20" w:author="Զարինե Սարգսյան" w:date="2026-04-02T14:26:00Z">
            <w:rPr>
              <w:rFonts w:ascii="Arial" w:hAnsi="Arial" w:cs="Arial"/>
            </w:rPr>
          </w:rPrChange>
        </w:rPr>
        <w:t>նպատակով</w:t>
      </w:r>
      <w:r w:rsidRPr="008A0EE2">
        <w:rPr>
          <w:lang w:val="hy-AM"/>
          <w:rPrChange w:id="842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422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84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24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84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26" w:author="Զարինե Սարգսյան" w:date="2026-04-02T14:26:00Z">
            <w:rPr>
              <w:rFonts w:ascii="Arial" w:hAnsi="Arial" w:cs="Arial"/>
            </w:rPr>
          </w:rPrChange>
        </w:rPr>
        <w:t>դեպքում՝</w:t>
      </w:r>
      <w:r w:rsidRPr="008A0EE2">
        <w:rPr>
          <w:lang w:val="hy-AM"/>
          <w:rPrChange w:id="842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28" w:author="Զարինե Սարգսյան" w:date="2026-04-02T14:26:00Z">
            <w:rPr>
              <w:rFonts w:ascii="Arial" w:hAnsi="Arial" w:cs="Arial"/>
            </w:rPr>
          </w:rPrChange>
        </w:rPr>
        <w:t>երբ</w:t>
      </w:r>
      <w:r w:rsidRPr="008A0EE2">
        <w:rPr>
          <w:lang w:val="hy-AM"/>
          <w:rPrChange w:id="842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30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4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32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4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34" w:author="Զարինե Սարգսյան" w:date="2026-04-02T14:26:00Z">
            <w:rPr>
              <w:rFonts w:ascii="Arial" w:hAnsi="Arial" w:cs="Arial"/>
            </w:rPr>
          </w:rPrChange>
        </w:rPr>
        <w:t>հաշիվներին</w:t>
      </w:r>
      <w:r w:rsidRPr="008A0EE2">
        <w:rPr>
          <w:lang w:val="hy-AM"/>
          <w:rPrChange w:id="84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36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843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38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84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40" w:author="Զարինե Սարգսյան" w:date="2026-04-02T14:26:00Z">
            <w:rPr>
              <w:rFonts w:ascii="Arial" w:hAnsi="Arial" w:cs="Arial"/>
            </w:rPr>
          </w:rPrChange>
        </w:rPr>
        <w:t>դրված</w:t>
      </w:r>
      <w:r w:rsidRPr="008A0EE2">
        <w:rPr>
          <w:lang w:val="hy-AM"/>
          <w:rPrChange w:id="84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42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844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444" w:author="Զարինե Սարգսյան" w:date="2026-04-02T14:26:00Z">
            <w:rPr>
              <w:rFonts w:ascii="Arial" w:hAnsi="Arial" w:cs="Arial"/>
            </w:rPr>
          </w:rPrChange>
        </w:rPr>
        <w:t>մասնակի</w:t>
      </w:r>
      <w:r w:rsidRPr="008A0EE2">
        <w:rPr>
          <w:lang w:val="hy-AM"/>
          <w:rPrChange w:id="84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46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84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48" w:author="Զարինե Սարգսյան" w:date="2026-04-02T14:26:00Z">
            <w:rPr>
              <w:rFonts w:ascii="Arial" w:hAnsi="Arial" w:cs="Arial"/>
            </w:rPr>
          </w:rPrChange>
        </w:rPr>
        <w:t>ամբողջությամբ</w:t>
      </w:r>
      <w:r w:rsidRPr="008A0EE2">
        <w:rPr>
          <w:lang w:val="hy-AM"/>
          <w:rPrChange w:id="8449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450" w:author="Զարինե Սարգսյան" w:date="2026-04-02T14:26:00Z">
            <w:rPr>
              <w:rFonts w:ascii="Arial" w:hAnsi="Arial" w:cs="Arial"/>
            </w:rPr>
          </w:rPrChange>
        </w:rPr>
        <w:t>փոխանցվել</w:t>
      </w:r>
      <w:r w:rsidRPr="008A0EE2">
        <w:rPr>
          <w:lang w:val="hy-AM"/>
          <w:rPrChange w:id="845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52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845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54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845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56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845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58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45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60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46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62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846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64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84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66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ins w:id="8467" w:author="Զարինե Սարգսյան" w:date="2026-04-02T12:14:00Z">
        <w:r w:rsidR="0064737D" w:rsidRPr="008A0EE2">
          <w:rPr>
            <w:rFonts w:ascii="Arial" w:hAnsi="Arial" w:cs="Arial"/>
            <w:lang w:val="hy-AM"/>
            <w:rPrChange w:id="8468" w:author="Զարինե Սարգսյան" w:date="2026-04-02T14:26:00Z">
              <w:rPr>
                <w:rFonts w:ascii="Arial" w:hAnsi="Arial" w:cs="Arial"/>
              </w:rPr>
            </w:rPrChange>
          </w:rPr>
          <w:t xml:space="preserve">, </w:t>
        </w:r>
        <w:r w:rsidR="0064737D" w:rsidRPr="009A27EB">
          <w:rPr>
            <w:rFonts w:ascii="Arial" w:hAnsi="Arial" w:cs="Arial"/>
            <w:lang w:val="hy-AM"/>
          </w:rPr>
          <w:t>ինչպես</w:t>
        </w:r>
        <w:r w:rsidR="0064737D" w:rsidRPr="009A27EB">
          <w:rPr>
            <w:lang w:val="hy-AM"/>
          </w:rPr>
          <w:t xml:space="preserve"> </w:t>
        </w:r>
        <w:r w:rsidR="0064737D" w:rsidRPr="009A27EB">
          <w:rPr>
            <w:rFonts w:ascii="Arial" w:hAnsi="Arial" w:cs="Arial"/>
            <w:lang w:val="hy-AM"/>
          </w:rPr>
          <w:t>նաև</w:t>
        </w:r>
        <w:r w:rsidR="0064737D" w:rsidRPr="009A27EB">
          <w:rPr>
            <w:lang w:val="hy-AM"/>
          </w:rPr>
          <w:t xml:space="preserve"> </w:t>
        </w:r>
        <w:r w:rsidR="0064737D" w:rsidRPr="00CA2490">
          <w:rPr>
            <w:rFonts w:ascii="Arial" w:hAnsi="Arial" w:cs="Arial"/>
            <w:lang w:val="hy-AM"/>
          </w:rPr>
          <w:t>երբ</w:t>
        </w:r>
        <w:r w:rsidR="0064737D" w:rsidRPr="00CA2490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Հարկային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մարմնի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կողմից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կիառված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արգելանքը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դադարում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է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ՀԿԱԾ</w:t>
        </w:r>
        <w:r w:rsidR="0064737D" w:rsidRPr="00606F8B">
          <w:rPr>
            <w:lang w:val="hy-AM"/>
          </w:rPr>
          <w:t>-</w:t>
        </w:r>
        <w:r w:rsidR="0064737D" w:rsidRPr="00606F8B">
          <w:rPr>
            <w:rFonts w:ascii="Arial" w:hAnsi="Arial" w:cs="Arial"/>
            <w:lang w:val="hy-AM"/>
          </w:rPr>
          <w:t>ի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արգելադրման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որոշմամբ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արգելանք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կիրառվելու</w:t>
        </w:r>
        <w:r w:rsidR="0064737D" w:rsidRPr="00606F8B">
          <w:rPr>
            <w:lang w:val="hy-AM"/>
          </w:rPr>
          <w:t xml:space="preserve"> </w:t>
        </w:r>
        <w:r w:rsidR="0064737D" w:rsidRPr="00606F8B">
          <w:rPr>
            <w:rFonts w:ascii="Arial" w:hAnsi="Arial" w:cs="Arial"/>
            <w:lang w:val="hy-AM"/>
          </w:rPr>
          <w:t>հիմքով</w:t>
        </w:r>
      </w:ins>
      <w:r w:rsidRPr="008A0EE2">
        <w:rPr>
          <w:lang w:val="hy-AM"/>
          <w:rPrChange w:id="846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470" w:author="Զարինե Սարգսյան" w:date="2026-04-02T14:26:00Z">
            <w:rPr>
              <w:rFonts w:ascii="Arial" w:hAnsi="Arial" w:cs="Arial"/>
            </w:rPr>
          </w:rPrChange>
        </w:rPr>
        <w:t>ընդ</w:t>
      </w:r>
      <w:r w:rsidRPr="008A0EE2">
        <w:rPr>
          <w:lang w:val="hy-AM"/>
          <w:rPrChange w:id="84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72" w:author="Զարինե Սարգսյան" w:date="2026-04-02T14:26:00Z">
            <w:rPr>
              <w:rFonts w:ascii="Arial" w:hAnsi="Arial" w:cs="Arial"/>
            </w:rPr>
          </w:rPrChange>
        </w:rPr>
        <w:t>որում</w:t>
      </w:r>
      <w:r w:rsidRPr="008A0EE2">
        <w:rPr>
          <w:lang w:val="hy-AM"/>
          <w:rPrChange w:id="84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74" w:author="Զարինե Սարգսյան" w:date="2026-04-02T14:26:00Z">
            <w:rPr>
              <w:rFonts w:ascii="Arial" w:hAnsi="Arial" w:cs="Arial"/>
            </w:rPr>
          </w:rPrChange>
        </w:rPr>
        <w:t>թիվ</w:t>
      </w:r>
      <w:r w:rsidRPr="008A0EE2">
        <w:rPr>
          <w:lang w:val="hy-AM"/>
          <w:rPrChange w:id="8475" w:author="Զարինե Սարգսյան" w:date="2026-04-02T14:26:00Z">
            <w:rPr/>
          </w:rPrChange>
        </w:rPr>
        <w:t xml:space="preserve"> 4 </w:t>
      </w:r>
      <w:r w:rsidRPr="008A0EE2">
        <w:rPr>
          <w:rFonts w:ascii="Arial" w:hAnsi="Arial" w:cs="Arial"/>
          <w:lang w:val="hy-AM"/>
          <w:rPrChange w:id="8476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847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78" w:author="Զարինե Սարգսյան" w:date="2026-04-02T14:26:00Z">
            <w:rPr>
              <w:rFonts w:ascii="Arial" w:hAnsi="Arial" w:cs="Arial"/>
            </w:rPr>
          </w:rPrChange>
        </w:rPr>
        <w:t>պետք</w:t>
      </w:r>
      <w:r w:rsidRPr="008A0EE2">
        <w:rPr>
          <w:lang w:val="hy-AM"/>
          <w:rPrChange w:id="847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80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48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82" w:author="Զարինե Սարգսյան" w:date="2026-04-02T14:26:00Z">
            <w:rPr>
              <w:rFonts w:ascii="Arial" w:hAnsi="Arial" w:cs="Arial"/>
            </w:rPr>
          </w:rPrChange>
        </w:rPr>
        <w:t>ներառի</w:t>
      </w:r>
      <w:r w:rsidRPr="008A0EE2">
        <w:rPr>
          <w:lang w:val="hy-AM"/>
          <w:rPrChange w:id="848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84" w:author="Զարինե Սարգսյան" w:date="2026-04-02T14:26:00Z">
            <w:rPr>
              <w:rFonts w:ascii="Arial" w:hAnsi="Arial" w:cs="Arial"/>
            </w:rPr>
          </w:rPrChange>
        </w:rPr>
        <w:t>առնվազն</w:t>
      </w:r>
      <w:r w:rsidRPr="008A0EE2">
        <w:rPr>
          <w:lang w:val="hy-AM"/>
          <w:rPrChange w:id="848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86" w:author="Զարինե Սարգսյան" w:date="2026-04-02T14:26:00Z">
            <w:rPr>
              <w:rFonts w:ascii="Arial" w:hAnsi="Arial" w:cs="Arial"/>
            </w:rPr>
          </w:rPrChange>
        </w:rPr>
        <w:t>հետևյալ</w:t>
      </w:r>
      <w:r w:rsidRPr="008A0EE2">
        <w:rPr>
          <w:lang w:val="hy-AM"/>
          <w:rPrChange w:id="848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88" w:author="Զարինե Սարգսյան" w:date="2026-04-02T14:26:00Z">
            <w:rPr>
              <w:rFonts w:ascii="Arial" w:hAnsi="Arial" w:cs="Arial"/>
            </w:rPr>
          </w:rPrChange>
        </w:rPr>
        <w:t>տեղեկատվությունը</w:t>
      </w:r>
      <w:r w:rsidRPr="008A0EE2">
        <w:rPr>
          <w:lang w:val="hy-AM"/>
          <w:rPrChange w:id="8489" w:author="Զարինե Սարգսյան" w:date="2026-04-02T14:26:00Z">
            <w:rPr/>
          </w:rPrChange>
        </w:rPr>
        <w:t>.</w:t>
      </w:r>
    </w:p>
    <w:p w14:paraId="3370AC37" w14:textId="77777777" w:rsidR="00A320B0" w:rsidRPr="008A0EE2" w:rsidRDefault="00A320B0" w:rsidP="00A320B0">
      <w:pPr>
        <w:rPr>
          <w:lang w:val="hy-AM"/>
          <w:rPrChange w:id="8490" w:author="Զարինե Սարգսյան" w:date="2026-04-02T14:26:00Z">
            <w:rPr/>
          </w:rPrChange>
        </w:rPr>
      </w:pPr>
      <w:r w:rsidRPr="008A0EE2">
        <w:rPr>
          <w:lang w:val="hy-AM"/>
          <w:rPrChange w:id="8491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8492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849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94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849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496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497" w:author="Զարինե Սարգսյան" w:date="2026-04-02T14:26:00Z">
            <w:rPr/>
          </w:rPrChange>
        </w:rPr>
        <w:t>,</w:t>
      </w:r>
    </w:p>
    <w:p w14:paraId="048B9519" w14:textId="77777777" w:rsidR="00A320B0" w:rsidRPr="008A0EE2" w:rsidRDefault="00A320B0" w:rsidP="00A320B0">
      <w:pPr>
        <w:rPr>
          <w:lang w:val="hy-AM"/>
          <w:rPrChange w:id="8498" w:author="Զարինե Սարգսյան" w:date="2026-04-02T14:26:00Z">
            <w:rPr/>
          </w:rPrChange>
        </w:rPr>
      </w:pPr>
      <w:r w:rsidRPr="008A0EE2">
        <w:rPr>
          <w:lang w:val="hy-AM"/>
          <w:rPrChange w:id="8499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8500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850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02" w:author="Զարինե Սարգսյան" w:date="2026-04-02T14:26:00Z">
            <w:rPr>
              <w:rFonts w:ascii="Arial" w:hAnsi="Arial" w:cs="Arial"/>
            </w:rPr>
          </w:rPrChange>
        </w:rPr>
        <w:t>ուղարկման</w:t>
      </w:r>
      <w:r w:rsidRPr="008A0EE2">
        <w:rPr>
          <w:lang w:val="hy-AM"/>
          <w:rPrChange w:id="850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04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8505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506" w:author="Զարինե Սարգսյան" w:date="2026-04-02T14:26:00Z">
            <w:rPr>
              <w:rFonts w:ascii="Arial" w:hAnsi="Arial" w:cs="Arial"/>
            </w:rPr>
          </w:rPrChange>
        </w:rPr>
        <w:t>ժամը</w:t>
      </w:r>
      <w:r w:rsidRPr="008A0EE2">
        <w:rPr>
          <w:lang w:val="hy-AM"/>
          <w:rPrChange w:id="8507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508" w:author="Զարինե Սարգսյան" w:date="2026-04-02T14:26:00Z">
            <w:rPr>
              <w:rFonts w:ascii="Arial" w:hAnsi="Arial" w:cs="Arial"/>
            </w:rPr>
          </w:rPrChange>
        </w:rPr>
        <w:t>ժամ</w:t>
      </w:r>
      <w:r w:rsidRPr="008A0EE2">
        <w:rPr>
          <w:lang w:val="hy-AM"/>
          <w:rPrChange w:id="8509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510" w:author="Զարինե Սարգսյան" w:date="2026-04-02T14:26:00Z">
            <w:rPr>
              <w:rFonts w:ascii="Arial" w:hAnsi="Arial" w:cs="Arial"/>
            </w:rPr>
          </w:rPrChange>
        </w:rPr>
        <w:t>րոպե</w:t>
      </w:r>
      <w:r w:rsidRPr="008A0EE2">
        <w:rPr>
          <w:lang w:val="hy-AM"/>
          <w:rPrChange w:id="8511" w:author="Զարինե Սարգսյան" w:date="2026-04-02T14:26:00Z">
            <w:rPr/>
          </w:rPrChange>
        </w:rPr>
        <w:t>),</w:t>
      </w:r>
    </w:p>
    <w:p w14:paraId="79E38EC2" w14:textId="77777777" w:rsidR="00A320B0" w:rsidRPr="008A0EE2" w:rsidRDefault="00A320B0" w:rsidP="00A320B0">
      <w:pPr>
        <w:rPr>
          <w:lang w:val="hy-AM"/>
          <w:rPrChange w:id="8512" w:author="Զարինե Սարգսյան" w:date="2026-04-02T14:26:00Z">
            <w:rPr/>
          </w:rPrChange>
        </w:rPr>
      </w:pPr>
      <w:r w:rsidRPr="008A0EE2">
        <w:rPr>
          <w:lang w:val="hy-AM"/>
          <w:rPrChange w:id="8513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8514" w:author="Զարինե Սարգսյան" w:date="2026-04-02T14:26:00Z">
            <w:rPr>
              <w:rFonts w:ascii="Arial" w:hAnsi="Arial" w:cs="Arial"/>
            </w:rPr>
          </w:rPrChange>
        </w:rPr>
        <w:t>Հղման</w:t>
      </w:r>
      <w:r w:rsidRPr="008A0EE2">
        <w:rPr>
          <w:lang w:val="hy-AM"/>
          <w:rPrChange w:id="85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16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51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518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851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20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52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22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852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24" w:author="Զարինե Սարգսյան" w:date="2026-04-02T14:26:00Z">
            <w:rPr>
              <w:rFonts w:ascii="Arial" w:hAnsi="Arial" w:cs="Arial"/>
            </w:rPr>
          </w:rPrChange>
        </w:rPr>
        <w:t>նշվում</w:t>
      </w:r>
      <w:r w:rsidRPr="008A0EE2">
        <w:rPr>
          <w:lang w:val="hy-AM"/>
          <w:rPrChange w:id="852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26" w:author="Զարինե Սարգսյան" w:date="2026-04-02T14:26:00Z">
            <w:rPr>
              <w:rFonts w:ascii="Arial" w:hAnsi="Arial" w:cs="Arial"/>
            </w:rPr>
          </w:rPrChange>
        </w:rPr>
        <w:t>է</w:t>
      </w:r>
    </w:p>
    <w:p w14:paraId="29E8AEE6" w14:textId="77777777" w:rsidR="00A320B0" w:rsidRPr="008A0EE2" w:rsidRDefault="00A320B0" w:rsidP="00A320B0">
      <w:pPr>
        <w:rPr>
          <w:lang w:val="hy-AM"/>
          <w:rPrChange w:id="8527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528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8529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530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853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32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85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34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85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36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537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538" w:author="Զարինե Սարգսյան" w:date="2026-04-02T14:26:00Z">
            <w:rPr>
              <w:rFonts w:ascii="Arial" w:hAnsi="Arial" w:cs="Arial"/>
            </w:rPr>
          </w:rPrChange>
        </w:rPr>
        <w:t>որին</w:t>
      </w:r>
      <w:r w:rsidRPr="008A0EE2">
        <w:rPr>
          <w:lang w:val="hy-AM"/>
          <w:rPrChange w:id="853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40" w:author="Զարինե Սարգսյան" w:date="2026-04-02T14:26:00Z">
            <w:rPr>
              <w:rFonts w:ascii="Arial" w:hAnsi="Arial" w:cs="Arial"/>
            </w:rPr>
          </w:rPrChange>
        </w:rPr>
        <w:t>ի</w:t>
      </w:r>
      <w:r w:rsidRPr="008A0EE2">
        <w:rPr>
          <w:lang w:val="hy-AM"/>
          <w:rPrChange w:id="85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42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854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44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85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4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54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48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854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50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8551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552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55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554" w:author="Զարինե Սարգսյան" w:date="2026-04-02T14:26:00Z">
            <w:rPr>
              <w:rFonts w:ascii="Arial" w:hAnsi="Arial" w:cs="Arial"/>
            </w:rPr>
          </w:rPrChange>
        </w:rPr>
        <w:t>կամ</w:t>
      </w:r>
      <w:r w:rsidRPr="008A0EE2">
        <w:rPr>
          <w:lang w:val="hy-AM"/>
          <w:rPrChange w:id="8555" w:author="Զարինե Սարգսյան" w:date="2026-04-02T14:26:00Z">
            <w:rPr/>
          </w:rPrChange>
        </w:rPr>
        <w:t>)</w:t>
      </w:r>
    </w:p>
    <w:p w14:paraId="5E8A824C" w14:textId="77777777" w:rsidR="00A320B0" w:rsidRPr="008A0EE2" w:rsidRDefault="00A320B0" w:rsidP="00A320B0">
      <w:pPr>
        <w:rPr>
          <w:lang w:val="hy-AM"/>
          <w:rPrChange w:id="8556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557" w:author="Զարինե Սարգսյան" w:date="2026-04-02T14:26:00Z">
            <w:rPr>
              <w:rFonts w:ascii="Arial" w:hAnsi="Arial" w:cs="Arial"/>
            </w:rPr>
          </w:rPrChange>
        </w:rPr>
        <w:lastRenderedPageBreak/>
        <w:t>բ</w:t>
      </w:r>
      <w:r w:rsidRPr="008A0EE2">
        <w:rPr>
          <w:lang w:val="hy-AM"/>
          <w:rPrChange w:id="8558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559" w:author="Զարինե Սարգսյան" w:date="2026-04-02T14:26:00Z">
            <w:rPr>
              <w:rFonts w:ascii="Arial" w:hAnsi="Arial" w:cs="Arial"/>
            </w:rPr>
          </w:rPrChange>
        </w:rPr>
        <w:t>տրվում</w:t>
      </w:r>
      <w:r w:rsidRPr="008A0EE2">
        <w:rPr>
          <w:lang w:val="hy-AM"/>
          <w:rPrChange w:id="85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6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5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63" w:author="Զարինե Սարգսյան" w:date="2026-04-02T14:26:00Z">
            <w:rPr>
              <w:rFonts w:ascii="Arial" w:hAnsi="Arial" w:cs="Arial"/>
            </w:rPr>
          </w:rPrChange>
        </w:rPr>
        <w:t>հղում՝</w:t>
      </w:r>
      <w:r w:rsidRPr="008A0EE2">
        <w:rPr>
          <w:lang w:val="hy-AM"/>
          <w:rPrChange w:id="85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65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856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67" w:author="Զարինե Սարգսյան" w:date="2026-04-02T14:26:00Z">
            <w:rPr>
              <w:rFonts w:ascii="Arial" w:hAnsi="Arial" w:cs="Arial"/>
            </w:rPr>
          </w:rPrChange>
        </w:rPr>
        <w:t>կողմի</w:t>
      </w:r>
      <w:r w:rsidRPr="008A0EE2">
        <w:rPr>
          <w:lang w:val="hy-AM"/>
          <w:rPrChange w:id="85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69" w:author="Զարինե Սարգսյան" w:date="2026-04-02T14:26:00Z">
            <w:rPr>
              <w:rFonts w:ascii="Arial" w:hAnsi="Arial" w:cs="Arial"/>
            </w:rPr>
          </w:rPrChange>
        </w:rPr>
        <w:t>համակարգում</w:t>
      </w:r>
      <w:r w:rsidRPr="008A0EE2">
        <w:rPr>
          <w:lang w:val="hy-AM"/>
          <w:rPrChange w:id="85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71" w:author="Զարինե Սարգսյան" w:date="2026-04-02T14:26:00Z">
            <w:rPr>
              <w:rFonts w:ascii="Arial" w:hAnsi="Arial" w:cs="Arial"/>
            </w:rPr>
          </w:rPrChange>
        </w:rPr>
        <w:t>ձևավորված</w:t>
      </w:r>
      <w:r w:rsidRPr="008A0EE2">
        <w:rPr>
          <w:lang w:val="hy-AM"/>
          <w:rPrChange w:id="85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73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85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75" w:author="Զարինե Սարգսյան" w:date="2026-04-02T14:26:00Z">
            <w:rPr>
              <w:rFonts w:ascii="Arial" w:hAnsi="Arial" w:cs="Arial"/>
            </w:rPr>
          </w:rPrChange>
        </w:rPr>
        <w:t>փաստաթղթին</w:t>
      </w:r>
      <w:r w:rsidRPr="008A0EE2">
        <w:rPr>
          <w:lang w:val="hy-AM"/>
          <w:rPrChange w:id="857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577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857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79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85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8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5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83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85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85" w:author="Զարինե Սարգսյան" w:date="2026-04-02T14:26:00Z">
            <w:rPr>
              <w:rFonts w:ascii="Arial" w:hAnsi="Arial" w:cs="Arial"/>
            </w:rPr>
          </w:rPrChange>
        </w:rPr>
        <w:t>ուղարկվող</w:t>
      </w:r>
      <w:r w:rsidRPr="008A0EE2">
        <w:rPr>
          <w:lang w:val="hy-AM"/>
          <w:rPrChange w:id="85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87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85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89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85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91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8592" w:author="Զարինե Սարգսյան" w:date="2026-04-02T14:26:00Z">
            <w:rPr/>
          </w:rPrChange>
        </w:rPr>
        <w:t>,</w:t>
      </w:r>
    </w:p>
    <w:p w14:paraId="02B58829" w14:textId="77777777" w:rsidR="00A320B0" w:rsidRPr="008A0EE2" w:rsidRDefault="00A320B0" w:rsidP="00A320B0">
      <w:pPr>
        <w:rPr>
          <w:lang w:val="hy-AM"/>
          <w:rPrChange w:id="8593" w:author="Զարինե Սարգսյան" w:date="2026-04-02T14:26:00Z">
            <w:rPr/>
          </w:rPrChange>
        </w:rPr>
      </w:pPr>
      <w:r w:rsidRPr="008A0EE2">
        <w:rPr>
          <w:lang w:val="hy-AM"/>
          <w:rPrChange w:id="8594" w:author="Զարինե Սարգսյան" w:date="2026-04-02T14:26:00Z">
            <w:rPr/>
          </w:rPrChange>
        </w:rPr>
        <w:t xml:space="preserve">4) </w:t>
      </w:r>
      <w:r w:rsidRPr="008A0EE2">
        <w:rPr>
          <w:rFonts w:ascii="Arial" w:hAnsi="Arial" w:cs="Arial"/>
          <w:lang w:val="hy-AM"/>
          <w:rPrChange w:id="8595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85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97" w:author="Զարինե Սարգսյան" w:date="2026-04-02T14:26:00Z">
            <w:rPr>
              <w:rFonts w:ascii="Arial" w:hAnsi="Arial" w:cs="Arial"/>
            </w:rPr>
          </w:rPrChange>
        </w:rPr>
        <w:t>ձևավորող</w:t>
      </w:r>
      <w:r w:rsidRPr="008A0EE2">
        <w:rPr>
          <w:lang w:val="hy-AM"/>
          <w:rPrChange w:id="85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599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6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01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860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03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8604" w:author="Զարինե Սարգսյան" w:date="2026-04-02T14:26:00Z">
            <w:rPr/>
          </w:rPrChange>
        </w:rPr>
        <w:t>.</w:t>
      </w:r>
    </w:p>
    <w:p w14:paraId="09354B9D" w14:textId="77777777" w:rsidR="00A320B0" w:rsidRPr="008A0EE2" w:rsidRDefault="00A320B0" w:rsidP="00A320B0">
      <w:pPr>
        <w:rPr>
          <w:lang w:val="hy-AM"/>
          <w:rPrChange w:id="8605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606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8607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608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860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10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861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12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861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614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61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16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8617" w:author="Զարինե Սարգսյան" w:date="2026-04-02T14:26:00Z">
            <w:rPr/>
          </w:rPrChange>
        </w:rPr>
        <w:t>),</w:t>
      </w:r>
    </w:p>
    <w:p w14:paraId="5CA27AC9" w14:textId="77777777" w:rsidR="00A320B0" w:rsidRPr="008A0EE2" w:rsidRDefault="00A320B0" w:rsidP="00A320B0">
      <w:pPr>
        <w:rPr>
          <w:lang w:val="hy-AM"/>
          <w:rPrChange w:id="861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619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8620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621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86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23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86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25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626" w:author="Զարինե Սարգսյան" w:date="2026-04-02T14:26:00Z">
            <w:rPr/>
          </w:rPrChange>
        </w:rPr>
        <w:t>,</w:t>
      </w:r>
    </w:p>
    <w:p w14:paraId="604D5D0E" w14:textId="77777777" w:rsidR="00A320B0" w:rsidRPr="008A0EE2" w:rsidRDefault="00A320B0" w:rsidP="00A320B0">
      <w:pPr>
        <w:rPr>
          <w:lang w:val="hy-AM"/>
          <w:rPrChange w:id="8627" w:author="Զարինե Սարգսյան" w:date="2026-04-02T14:26:00Z">
            <w:rPr/>
          </w:rPrChange>
        </w:rPr>
      </w:pPr>
      <w:r w:rsidRPr="008A0EE2">
        <w:rPr>
          <w:lang w:val="hy-AM"/>
          <w:rPrChange w:id="8628" w:author="Զարինե Սարգսյան" w:date="2026-04-02T14:26:00Z">
            <w:rPr/>
          </w:rPrChange>
        </w:rPr>
        <w:t xml:space="preserve">5) </w:t>
      </w:r>
      <w:r w:rsidRPr="008A0EE2">
        <w:rPr>
          <w:rFonts w:ascii="Arial" w:hAnsi="Arial" w:cs="Arial"/>
          <w:lang w:val="hy-AM"/>
          <w:rPrChange w:id="8629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86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31" w:author="Զարինե Սարգսյան" w:date="2026-04-02T14:26:00Z">
            <w:rPr>
              <w:rFonts w:ascii="Arial" w:hAnsi="Arial" w:cs="Arial"/>
            </w:rPr>
          </w:rPrChange>
        </w:rPr>
        <w:t>ստացող</w:t>
      </w:r>
      <w:r w:rsidRPr="008A0EE2">
        <w:rPr>
          <w:lang w:val="hy-AM"/>
          <w:rPrChange w:id="863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633" w:author="Զարինե Սարգսյան" w:date="2026-04-02T14:26:00Z">
            <w:rPr>
              <w:rFonts w:ascii="Arial" w:hAnsi="Arial" w:cs="Arial"/>
            </w:rPr>
          </w:rPrChange>
        </w:rPr>
        <w:t>հասցեատեր</w:t>
      </w:r>
      <w:r w:rsidRPr="008A0EE2">
        <w:rPr>
          <w:lang w:val="hy-AM"/>
          <w:rPrChange w:id="8634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635" w:author="Զարինե Սարգսյան" w:date="2026-04-02T14:26:00Z">
            <w:rPr>
              <w:rFonts w:ascii="Arial" w:hAnsi="Arial" w:cs="Arial"/>
            </w:rPr>
          </w:rPrChange>
        </w:rPr>
        <w:t>կողմը</w:t>
      </w:r>
      <w:r w:rsidRPr="008A0EE2">
        <w:rPr>
          <w:lang w:val="hy-AM"/>
          <w:rPrChange w:id="8636" w:author="Զարինե Սարգսյան" w:date="2026-04-02T14:26:00Z">
            <w:rPr/>
          </w:rPrChange>
        </w:rPr>
        <w:t>.</w:t>
      </w:r>
    </w:p>
    <w:p w14:paraId="12F7D029" w14:textId="77777777" w:rsidR="00A320B0" w:rsidRPr="008A0EE2" w:rsidRDefault="00A320B0" w:rsidP="00A320B0">
      <w:pPr>
        <w:rPr>
          <w:lang w:val="hy-AM"/>
          <w:rPrChange w:id="8637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638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8639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640" w:author="Զարինե Սարգսյան" w:date="2026-04-02T14:26:00Z">
            <w:rPr>
              <w:rFonts w:ascii="Arial" w:hAnsi="Arial" w:cs="Arial"/>
            </w:rPr>
          </w:rPrChange>
        </w:rPr>
        <w:t>Ստացողի</w:t>
      </w:r>
      <w:r w:rsidRPr="008A0EE2">
        <w:rPr>
          <w:lang w:val="hy-AM"/>
          <w:rPrChange w:id="864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42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8643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644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64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46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8647" w:author="Զարինե Սարգսյան" w:date="2026-04-02T14:26:00Z">
            <w:rPr/>
          </w:rPrChange>
        </w:rPr>
        <w:t>),</w:t>
      </w:r>
    </w:p>
    <w:p w14:paraId="47F961DA" w14:textId="77777777" w:rsidR="00A320B0" w:rsidRPr="008A0EE2" w:rsidRDefault="00A320B0" w:rsidP="00A320B0">
      <w:pPr>
        <w:rPr>
          <w:lang w:val="hy-AM"/>
          <w:rPrChange w:id="864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649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8650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651" w:author="Զարինե Սարգսյան" w:date="2026-04-02T14:26:00Z">
            <w:rPr>
              <w:rFonts w:ascii="Arial" w:hAnsi="Arial" w:cs="Arial"/>
            </w:rPr>
          </w:rPrChange>
        </w:rPr>
        <w:t>Ստացողի</w:t>
      </w:r>
      <w:r w:rsidRPr="008A0EE2">
        <w:rPr>
          <w:lang w:val="hy-AM"/>
          <w:rPrChange w:id="86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53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654" w:author="Զարինե Սարգսյան" w:date="2026-04-02T14:26:00Z">
            <w:rPr/>
          </w:rPrChange>
        </w:rPr>
        <w:t>,</w:t>
      </w:r>
    </w:p>
    <w:p w14:paraId="452BC16F" w14:textId="77777777" w:rsidR="00A320B0" w:rsidRPr="008A0EE2" w:rsidRDefault="00A320B0" w:rsidP="00A320B0">
      <w:pPr>
        <w:rPr>
          <w:lang w:val="hy-AM"/>
          <w:rPrChange w:id="8655" w:author="Զարինե Սարգսյան" w:date="2026-04-02T14:26:00Z">
            <w:rPr/>
          </w:rPrChange>
        </w:rPr>
      </w:pPr>
      <w:r w:rsidRPr="008A0EE2">
        <w:rPr>
          <w:lang w:val="hy-AM"/>
          <w:rPrChange w:id="8656" w:author="Զարինե Սարգսյան" w:date="2026-04-02T14:26:00Z">
            <w:rPr/>
          </w:rPrChange>
        </w:rPr>
        <w:t xml:space="preserve">6) </w:t>
      </w:r>
      <w:r w:rsidRPr="008A0EE2">
        <w:rPr>
          <w:rFonts w:ascii="Arial" w:hAnsi="Arial" w:cs="Arial"/>
          <w:lang w:val="hy-AM"/>
          <w:rPrChange w:id="8657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6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59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6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61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866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63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86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65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666" w:author="Զարինե Սարգսյան" w:date="2026-04-02T14:26:00Z">
            <w:rPr/>
          </w:rPrChange>
        </w:rPr>
        <w:t>,</w:t>
      </w:r>
    </w:p>
    <w:p w14:paraId="3AA8A5FA" w14:textId="77777777" w:rsidR="00A320B0" w:rsidRPr="008A0EE2" w:rsidRDefault="00A320B0" w:rsidP="00A320B0">
      <w:pPr>
        <w:rPr>
          <w:lang w:val="hy-AM"/>
          <w:rPrChange w:id="8667" w:author="Զարինե Սարգսյան" w:date="2026-04-02T14:26:00Z">
            <w:rPr/>
          </w:rPrChange>
        </w:rPr>
      </w:pPr>
      <w:r w:rsidRPr="008A0EE2">
        <w:rPr>
          <w:lang w:val="hy-AM"/>
          <w:rPrChange w:id="8668" w:author="Զարինե Սարգսյան" w:date="2026-04-02T14:26:00Z">
            <w:rPr/>
          </w:rPrChange>
        </w:rPr>
        <w:t xml:space="preserve">7) </w:t>
      </w:r>
      <w:r w:rsidRPr="008A0EE2">
        <w:rPr>
          <w:rFonts w:ascii="Arial" w:hAnsi="Arial" w:cs="Arial"/>
          <w:lang w:val="hy-AM"/>
          <w:rPrChange w:id="8669" w:author="Զարինե Սարգսյան" w:date="2026-04-02T14:26:00Z">
            <w:rPr>
              <w:rFonts w:ascii="Arial" w:hAnsi="Arial" w:cs="Arial"/>
            </w:rPr>
          </w:rPrChange>
        </w:rPr>
        <w:t>Արգելադրման</w:t>
      </w:r>
      <w:r w:rsidRPr="008A0EE2">
        <w:rPr>
          <w:lang w:val="hy-AM"/>
          <w:rPrChange w:id="86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71" w:author="Զարինե Սարգսյան" w:date="2026-04-02T14:26:00Z">
            <w:rPr>
              <w:rFonts w:ascii="Arial" w:hAnsi="Arial" w:cs="Arial"/>
            </w:rPr>
          </w:rPrChange>
        </w:rPr>
        <w:t>մասին</w:t>
      </w:r>
      <w:r w:rsidRPr="008A0EE2">
        <w:rPr>
          <w:lang w:val="hy-AM"/>
          <w:rPrChange w:id="86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73" w:author="Զարինե Սարգսյան" w:date="2026-04-02T14:26:00Z">
            <w:rPr>
              <w:rFonts w:ascii="Arial" w:hAnsi="Arial" w:cs="Arial"/>
            </w:rPr>
          </w:rPrChange>
        </w:rPr>
        <w:t>որոշման</w:t>
      </w:r>
      <w:r w:rsidRPr="008A0EE2">
        <w:rPr>
          <w:lang w:val="hy-AM"/>
          <w:rPrChange w:id="86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75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8676" w:author="Զարինե Սարգսյան" w:date="2026-04-02T14:26:00Z">
            <w:rPr/>
          </w:rPrChange>
        </w:rPr>
        <w:t>,</w:t>
      </w:r>
    </w:p>
    <w:p w14:paraId="72F43BD0" w14:textId="77777777" w:rsidR="00A320B0" w:rsidRPr="008A0EE2" w:rsidRDefault="00A320B0" w:rsidP="00A320B0">
      <w:pPr>
        <w:rPr>
          <w:lang w:val="hy-AM"/>
          <w:rPrChange w:id="8677" w:author="Զարինե Սարգսյան" w:date="2026-04-02T14:26:00Z">
            <w:rPr/>
          </w:rPrChange>
        </w:rPr>
      </w:pPr>
      <w:r w:rsidRPr="008A0EE2">
        <w:rPr>
          <w:lang w:val="hy-AM"/>
          <w:rPrChange w:id="8678" w:author="Զարինե Սարգսյան" w:date="2026-04-02T14:26:00Z">
            <w:rPr/>
          </w:rPrChange>
        </w:rPr>
        <w:t xml:space="preserve">8) </w:t>
      </w:r>
      <w:r w:rsidRPr="008A0EE2">
        <w:rPr>
          <w:rFonts w:ascii="Arial" w:hAnsi="Arial" w:cs="Arial"/>
          <w:lang w:val="hy-AM"/>
          <w:rPrChange w:id="8679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6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81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68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683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8684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685" w:author="Զարինե Սարգսյան" w:date="2026-04-02T14:26:00Z">
            <w:rPr>
              <w:rFonts w:ascii="Arial" w:hAnsi="Arial" w:cs="Arial"/>
            </w:rPr>
          </w:rPrChange>
        </w:rPr>
        <w:t>անվանումը</w:t>
      </w:r>
      <w:r w:rsidRPr="008A0EE2">
        <w:rPr>
          <w:lang w:val="hy-AM"/>
          <w:rPrChange w:id="868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687" w:author="Զարինե Սարգսյան" w:date="2026-04-02T14:26:00Z">
            <w:rPr>
              <w:rFonts w:ascii="Arial" w:hAnsi="Arial" w:cs="Arial"/>
            </w:rPr>
          </w:rPrChange>
        </w:rPr>
        <w:t>անուն</w:t>
      </w:r>
      <w:r w:rsidRPr="008A0EE2">
        <w:rPr>
          <w:lang w:val="hy-AM"/>
          <w:rPrChange w:id="868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689" w:author="Զարինե Սարգսյան" w:date="2026-04-02T14:26:00Z">
            <w:rPr>
              <w:rFonts w:ascii="Arial" w:hAnsi="Arial" w:cs="Arial"/>
            </w:rPr>
          </w:rPrChange>
        </w:rPr>
        <w:t>ազգանունը</w:t>
      </w:r>
      <w:r w:rsidRPr="008A0EE2">
        <w:rPr>
          <w:lang w:val="hy-AM"/>
          <w:rPrChange w:id="8690" w:author="Զարինե Սարգսյան" w:date="2026-04-02T14:26:00Z">
            <w:rPr/>
          </w:rPrChange>
        </w:rPr>
        <w:t>),</w:t>
      </w:r>
    </w:p>
    <w:p w14:paraId="1EA78C28" w14:textId="77777777" w:rsidR="00A320B0" w:rsidRPr="008A0EE2" w:rsidRDefault="00A320B0" w:rsidP="00A320B0">
      <w:pPr>
        <w:rPr>
          <w:lang w:val="hy-AM"/>
          <w:rPrChange w:id="8691" w:author="Զարինե Սարգսյան" w:date="2026-04-02T14:26:00Z">
            <w:rPr/>
          </w:rPrChange>
        </w:rPr>
      </w:pPr>
      <w:r w:rsidRPr="008A0EE2">
        <w:rPr>
          <w:lang w:val="hy-AM"/>
          <w:rPrChange w:id="8692" w:author="Զարինե Սարգսյան" w:date="2026-04-02T14:26:00Z">
            <w:rPr/>
          </w:rPrChange>
        </w:rPr>
        <w:t xml:space="preserve">9) </w:t>
      </w:r>
      <w:r w:rsidRPr="008A0EE2">
        <w:rPr>
          <w:rFonts w:ascii="Arial" w:hAnsi="Arial" w:cs="Arial"/>
          <w:lang w:val="hy-AM"/>
          <w:rPrChange w:id="8693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6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695" w:author="Զարինե Սարգսյան" w:date="2026-04-02T14:26:00Z">
            <w:rPr>
              <w:rFonts w:ascii="Arial" w:hAnsi="Arial" w:cs="Arial"/>
            </w:rPr>
          </w:rPrChange>
        </w:rPr>
        <w:t>վճարողի</w:t>
      </w:r>
      <w:r w:rsidRPr="008A0EE2">
        <w:rPr>
          <w:lang w:val="hy-AM"/>
          <w:rPrChange w:id="869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697" w:author="Զարինե Սարգսյան" w:date="2026-04-02T14:26:00Z">
            <w:rPr>
              <w:rFonts w:ascii="Arial" w:hAnsi="Arial" w:cs="Arial"/>
            </w:rPr>
          </w:rPrChange>
        </w:rPr>
        <w:t>Հաճախորդի</w:t>
      </w:r>
      <w:r w:rsidRPr="008A0EE2">
        <w:rPr>
          <w:lang w:val="hy-AM"/>
          <w:rPrChange w:id="8698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699" w:author="Զարինե Սարգսյան" w:date="2026-04-02T14:26:00Z">
            <w:rPr>
              <w:rFonts w:ascii="Arial" w:hAnsi="Arial" w:cs="Arial"/>
            </w:rPr>
          </w:rPrChange>
        </w:rPr>
        <w:t>հաշվառման</w:t>
      </w:r>
      <w:r w:rsidRPr="008A0EE2">
        <w:rPr>
          <w:lang w:val="hy-AM"/>
          <w:rPrChange w:id="87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01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70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703" w:author="Զարինե Սարգսյան" w:date="2026-04-02T14:26:00Z">
            <w:rPr>
              <w:rFonts w:ascii="Arial" w:hAnsi="Arial" w:cs="Arial"/>
            </w:rPr>
          </w:rPrChange>
        </w:rPr>
        <w:t>ՀՎՀՀ</w:t>
      </w:r>
      <w:r w:rsidRPr="008A0EE2">
        <w:rPr>
          <w:lang w:val="hy-AM"/>
          <w:rPrChange w:id="8704" w:author="Զարինե Սարգսյան" w:date="2026-04-02T14:26:00Z">
            <w:rPr/>
          </w:rPrChange>
        </w:rPr>
        <w:t>),</w:t>
      </w:r>
    </w:p>
    <w:p w14:paraId="1CB89C19" w14:textId="77777777" w:rsidR="00A320B0" w:rsidRPr="008A0EE2" w:rsidRDefault="00A320B0" w:rsidP="00A320B0">
      <w:pPr>
        <w:rPr>
          <w:lang w:val="hy-AM"/>
          <w:rPrChange w:id="8705" w:author="Զարինե Սարգսյան" w:date="2026-04-02T14:26:00Z">
            <w:rPr/>
          </w:rPrChange>
        </w:rPr>
      </w:pPr>
      <w:r w:rsidRPr="008A0EE2">
        <w:rPr>
          <w:lang w:val="hy-AM"/>
          <w:rPrChange w:id="8706" w:author="Զարինե Սարգսյան" w:date="2026-04-02T14:26:00Z">
            <w:rPr/>
          </w:rPrChange>
        </w:rPr>
        <w:t xml:space="preserve">10) </w:t>
      </w:r>
      <w:r w:rsidRPr="008A0EE2">
        <w:rPr>
          <w:rFonts w:ascii="Arial" w:hAnsi="Arial" w:cs="Arial"/>
          <w:lang w:val="hy-AM"/>
          <w:rPrChange w:id="8707" w:author="Զարինե Սարգսյան" w:date="2026-04-02T14:26:00Z">
            <w:rPr>
              <w:rFonts w:ascii="Arial" w:hAnsi="Arial" w:cs="Arial"/>
            </w:rPr>
          </w:rPrChange>
        </w:rPr>
        <w:t>Կատարված</w:t>
      </w:r>
      <w:r w:rsidRPr="008A0EE2">
        <w:rPr>
          <w:lang w:val="hy-AM"/>
          <w:rPrChange w:id="87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09" w:author="Զարինե Սարգսյան" w:date="2026-04-02T14:26:00Z">
            <w:rPr>
              <w:rFonts w:ascii="Arial" w:hAnsi="Arial" w:cs="Arial"/>
            </w:rPr>
          </w:rPrChange>
        </w:rPr>
        <w:t>գործողության</w:t>
      </w:r>
      <w:r w:rsidRPr="008A0EE2">
        <w:rPr>
          <w:lang w:val="hy-AM"/>
          <w:rPrChange w:id="87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11" w:author="Զարինե Սարգսյան" w:date="2026-04-02T14:26:00Z">
            <w:rPr>
              <w:rFonts w:ascii="Arial" w:hAnsi="Arial" w:cs="Arial"/>
            </w:rPr>
          </w:rPrChange>
        </w:rPr>
        <w:t>արդյունքը</w:t>
      </w:r>
      <w:r w:rsidRPr="008A0EE2">
        <w:rPr>
          <w:lang w:val="hy-AM"/>
          <w:rPrChange w:id="8712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713" w:author="Զարինե Սարգսյան" w:date="2026-04-02T14:26:00Z">
            <w:rPr>
              <w:rFonts w:ascii="Arial" w:hAnsi="Arial" w:cs="Arial"/>
            </w:rPr>
          </w:rPrChange>
        </w:rPr>
        <w:t>նկարագրությունը</w:t>
      </w:r>
      <w:r w:rsidRPr="008A0EE2">
        <w:rPr>
          <w:lang w:val="hy-AM"/>
          <w:rPrChange w:id="871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715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7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17" w:author="Զարինե Սարգսյան" w:date="2026-04-02T14:26:00Z">
            <w:rPr>
              <w:rFonts w:ascii="Arial" w:hAnsi="Arial" w:cs="Arial"/>
            </w:rPr>
          </w:rPrChange>
        </w:rPr>
        <w:t>անհրաժեշտության</w:t>
      </w:r>
      <w:r w:rsidRPr="008A0EE2">
        <w:rPr>
          <w:lang w:val="hy-AM"/>
          <w:rPrChange w:id="87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19" w:author="Զարինե Սարգսյան" w:date="2026-04-02T14:26:00Z">
            <w:rPr>
              <w:rFonts w:ascii="Arial" w:hAnsi="Arial" w:cs="Arial"/>
            </w:rPr>
          </w:rPrChange>
        </w:rPr>
        <w:t>կարող</w:t>
      </w:r>
      <w:r w:rsidRPr="008A0EE2">
        <w:rPr>
          <w:lang w:val="hy-AM"/>
          <w:rPrChange w:id="87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21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7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23" w:author="Զարինե Սարգսյան" w:date="2026-04-02T14:26:00Z">
            <w:rPr>
              <w:rFonts w:ascii="Arial" w:hAnsi="Arial" w:cs="Arial"/>
            </w:rPr>
          </w:rPrChange>
        </w:rPr>
        <w:t>կիրառվել</w:t>
      </w:r>
      <w:r w:rsidRPr="008A0EE2">
        <w:rPr>
          <w:lang w:val="hy-AM"/>
          <w:rPrChange w:id="87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25" w:author="Զարինե Սարգսյան" w:date="2026-04-02T14:26:00Z">
            <w:rPr>
              <w:rFonts w:ascii="Arial" w:hAnsi="Arial" w:cs="Arial"/>
            </w:rPr>
          </w:rPrChange>
        </w:rPr>
        <w:t>համապատասխան</w:t>
      </w:r>
      <w:r w:rsidRPr="008A0EE2">
        <w:rPr>
          <w:lang w:val="hy-AM"/>
          <w:rPrChange w:id="87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27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728" w:author="Զարինե Սարգսյան" w:date="2026-04-02T14:26:00Z">
            <w:rPr/>
          </w:rPrChange>
        </w:rPr>
        <w:t>)</w:t>
      </w:r>
    </w:p>
    <w:p w14:paraId="71491C15" w14:textId="77777777" w:rsidR="00A320B0" w:rsidRPr="008A0EE2" w:rsidRDefault="00A320B0" w:rsidP="00A320B0">
      <w:pPr>
        <w:rPr>
          <w:lang w:val="hy-AM"/>
          <w:rPrChange w:id="8729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730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8731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732" w:author="Զարինե Սարգսյան" w:date="2026-04-02T14:26:00Z">
            <w:rPr>
              <w:rFonts w:ascii="Arial" w:hAnsi="Arial" w:cs="Arial"/>
            </w:rPr>
          </w:rPrChange>
        </w:rPr>
        <w:t>Գործողությունը</w:t>
      </w:r>
      <w:r w:rsidRPr="008A0EE2">
        <w:rPr>
          <w:lang w:val="hy-AM"/>
          <w:rPrChange w:id="873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34" w:author="Զարինե Սարգսյան" w:date="2026-04-02T14:26:00Z">
            <w:rPr>
              <w:rFonts w:ascii="Arial" w:hAnsi="Arial" w:cs="Arial"/>
            </w:rPr>
          </w:rPrChange>
        </w:rPr>
        <w:t>կատարված</w:t>
      </w:r>
      <w:r w:rsidRPr="008A0EE2">
        <w:rPr>
          <w:lang w:val="hy-AM"/>
          <w:rPrChange w:id="873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36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737" w:author="Զարինե Սարգսյան" w:date="2026-04-02T14:26:00Z">
            <w:rPr/>
          </w:rPrChange>
        </w:rPr>
        <w:t xml:space="preserve"> - 4 </w:t>
      </w:r>
      <w:r w:rsidRPr="008A0EE2">
        <w:rPr>
          <w:rFonts w:ascii="Arial" w:hAnsi="Arial" w:cs="Arial"/>
          <w:lang w:val="hy-AM"/>
          <w:rPrChange w:id="8738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739" w:author="Զարինե Սարգսյան" w:date="2026-04-02T14:26:00Z">
            <w:rPr/>
          </w:rPrChange>
        </w:rPr>
        <w:t>,</w:t>
      </w:r>
    </w:p>
    <w:p w14:paraId="1CC749E4" w14:textId="77777777" w:rsidR="00A320B0" w:rsidRPr="008A0EE2" w:rsidRDefault="00A320B0" w:rsidP="00A320B0">
      <w:pPr>
        <w:rPr>
          <w:lang w:val="hy-AM"/>
          <w:rPrChange w:id="8740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741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8742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743" w:author="Զարինե Սարգսյան" w:date="2026-04-02T14:26:00Z">
            <w:rPr>
              <w:rFonts w:ascii="Arial" w:hAnsi="Arial" w:cs="Arial"/>
            </w:rPr>
          </w:rPrChange>
        </w:rPr>
        <w:t>Տվյալ</w:t>
      </w:r>
      <w:r w:rsidRPr="008A0EE2">
        <w:rPr>
          <w:lang w:val="hy-AM"/>
          <w:rPrChange w:id="87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45" w:author="Զարինե Սարգսյան" w:date="2026-04-02T14:26:00Z">
            <w:rPr>
              <w:rFonts w:ascii="Arial" w:hAnsi="Arial" w:cs="Arial"/>
            </w:rPr>
          </w:rPrChange>
        </w:rPr>
        <w:t>հարկ</w:t>
      </w:r>
      <w:r w:rsidRPr="008A0EE2">
        <w:rPr>
          <w:lang w:val="hy-AM"/>
          <w:rPrChange w:id="87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47" w:author="Զարինե Սարգսյան" w:date="2026-04-02T14:26:00Z">
            <w:rPr>
              <w:rFonts w:ascii="Arial" w:hAnsi="Arial" w:cs="Arial"/>
            </w:rPr>
          </w:rPrChange>
        </w:rPr>
        <w:t>վճարողը</w:t>
      </w:r>
      <w:r w:rsidRPr="008A0EE2">
        <w:rPr>
          <w:lang w:val="hy-AM"/>
          <w:rPrChange w:id="8748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749" w:author="Զարինե Սարգսյան" w:date="2026-04-02T14:26:00Z">
            <w:rPr>
              <w:rFonts w:ascii="Arial" w:hAnsi="Arial" w:cs="Arial"/>
            </w:rPr>
          </w:rPrChange>
        </w:rPr>
        <w:t>ՀՎՀՀ</w:t>
      </w:r>
      <w:r w:rsidRPr="008A0EE2">
        <w:rPr>
          <w:lang w:val="hy-AM"/>
          <w:rPrChange w:id="8750" w:author="Զարինե Սարգսյան" w:date="2026-04-02T14:26:00Z">
            <w:rPr/>
          </w:rPrChange>
        </w:rPr>
        <w:t>-</w:t>
      </w:r>
      <w:r w:rsidRPr="008A0EE2">
        <w:rPr>
          <w:rFonts w:ascii="Arial" w:hAnsi="Arial" w:cs="Arial"/>
          <w:lang w:val="hy-AM"/>
          <w:rPrChange w:id="8751" w:author="Զարինե Սարգսյան" w:date="2026-04-02T14:26:00Z">
            <w:rPr>
              <w:rFonts w:ascii="Arial" w:hAnsi="Arial" w:cs="Arial"/>
            </w:rPr>
          </w:rPrChange>
        </w:rPr>
        <w:t>ն</w:t>
      </w:r>
      <w:r w:rsidRPr="008A0EE2">
        <w:rPr>
          <w:lang w:val="hy-AM"/>
          <w:rPrChange w:id="8752" w:author="Զարինե Սարգսյան" w:date="2026-04-02T14:26:00Z">
            <w:rPr/>
          </w:rPrChange>
        </w:rPr>
        <w:t xml:space="preserve">) </w:t>
      </w:r>
      <w:r w:rsidRPr="008A0EE2">
        <w:rPr>
          <w:rFonts w:ascii="Arial" w:hAnsi="Arial" w:cs="Arial"/>
          <w:lang w:val="hy-AM"/>
          <w:rPrChange w:id="8753" w:author="Զարինե Սարգսյան" w:date="2026-04-02T14:26:00Z">
            <w:rPr>
              <w:rFonts w:ascii="Arial" w:hAnsi="Arial" w:cs="Arial"/>
            </w:rPr>
          </w:rPrChange>
        </w:rPr>
        <w:t>բանկում</w:t>
      </w:r>
      <w:r w:rsidRPr="008A0EE2">
        <w:rPr>
          <w:lang w:val="hy-AM"/>
          <w:rPrChange w:id="87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55" w:author="Զարինե Սարգսյան" w:date="2026-04-02T14:26:00Z">
            <w:rPr>
              <w:rFonts w:ascii="Arial" w:hAnsi="Arial" w:cs="Arial"/>
            </w:rPr>
          </w:rPrChange>
        </w:rPr>
        <w:t>հաշիվներ</w:t>
      </w:r>
      <w:r w:rsidRPr="008A0EE2">
        <w:rPr>
          <w:lang w:val="hy-AM"/>
          <w:rPrChange w:id="87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57" w:author="Զարինե Սարգսյան" w:date="2026-04-02T14:26:00Z">
            <w:rPr>
              <w:rFonts w:ascii="Arial" w:hAnsi="Arial" w:cs="Arial"/>
            </w:rPr>
          </w:rPrChange>
        </w:rPr>
        <w:t>չունի</w:t>
      </w:r>
      <w:r w:rsidRPr="008A0EE2">
        <w:rPr>
          <w:lang w:val="hy-AM"/>
          <w:rPrChange w:id="8758" w:author="Զարինե Սարգսյան" w:date="2026-04-02T14:26:00Z">
            <w:rPr/>
          </w:rPrChange>
        </w:rPr>
        <w:t xml:space="preserve"> - 2 </w:t>
      </w:r>
      <w:r w:rsidRPr="008A0EE2">
        <w:rPr>
          <w:rFonts w:ascii="Arial" w:hAnsi="Arial" w:cs="Arial"/>
          <w:lang w:val="hy-AM"/>
          <w:rPrChange w:id="8759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760" w:author="Զարինե Սարգսյան" w:date="2026-04-02T14:26:00Z">
            <w:rPr/>
          </w:rPrChange>
        </w:rPr>
        <w:t>,</w:t>
      </w:r>
    </w:p>
    <w:p w14:paraId="246A77D6" w14:textId="77777777" w:rsidR="00A320B0" w:rsidRPr="008A0EE2" w:rsidRDefault="00A320B0" w:rsidP="00A320B0">
      <w:pPr>
        <w:rPr>
          <w:lang w:val="hy-AM"/>
          <w:rPrChange w:id="8761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762" w:author="Զարինե Սարգսյան" w:date="2026-04-02T14:26:00Z">
            <w:rPr>
              <w:rFonts w:ascii="Arial" w:hAnsi="Arial" w:cs="Arial"/>
            </w:rPr>
          </w:rPrChange>
        </w:rPr>
        <w:t>գ</w:t>
      </w:r>
      <w:r w:rsidRPr="008A0EE2">
        <w:rPr>
          <w:lang w:val="hy-AM"/>
          <w:rPrChange w:id="8763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764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8765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66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8767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68" w:author="Զարինե Սարգսյան" w:date="2026-04-02T14:26:00Z">
            <w:rPr>
              <w:rFonts w:ascii="Arial" w:hAnsi="Arial" w:cs="Arial"/>
            </w:rPr>
          </w:rPrChange>
        </w:rPr>
        <w:t>դրված</w:t>
      </w:r>
      <w:r w:rsidRPr="008A0EE2">
        <w:rPr>
          <w:lang w:val="hy-AM"/>
          <w:rPrChange w:id="8769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70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8771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72" w:author="Զարինե Սարգսյան" w:date="2026-04-02T14:26:00Z">
            <w:rPr>
              <w:rFonts w:ascii="Arial" w:hAnsi="Arial" w:cs="Arial"/>
            </w:rPr>
          </w:rPrChange>
        </w:rPr>
        <w:t>բացակայում</w:t>
      </w:r>
      <w:r w:rsidRPr="008A0EE2">
        <w:rPr>
          <w:lang w:val="hy-AM"/>
          <w:rPrChange w:id="8773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74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8775" w:author="Զարինե Սարգսյան" w:date="2026-04-02T14:26:00Z">
            <w:rPr/>
          </w:rPrChange>
        </w:rPr>
        <w:t xml:space="preserve"> - 5 </w:t>
      </w:r>
      <w:r w:rsidRPr="008A0EE2">
        <w:rPr>
          <w:rFonts w:ascii="Arial" w:hAnsi="Arial" w:cs="Arial"/>
          <w:lang w:val="hy-AM"/>
          <w:rPrChange w:id="8776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777" w:author="Զարինե Սարգսյան" w:date="2026-04-02T14:26:00Z">
            <w:rPr/>
          </w:rPrChange>
        </w:rPr>
        <w:t>,</w:t>
      </w:r>
    </w:p>
    <w:p w14:paraId="23841593" w14:textId="77777777" w:rsidR="00A320B0" w:rsidRPr="008A0EE2" w:rsidRDefault="00A320B0" w:rsidP="00A320B0">
      <w:pPr>
        <w:rPr>
          <w:lang w:val="hy-AM"/>
          <w:rPrChange w:id="8778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779" w:author="Զարինե Սարգսյան" w:date="2026-04-02T14:26:00Z">
            <w:rPr>
              <w:rFonts w:ascii="Arial" w:hAnsi="Arial" w:cs="Arial"/>
            </w:rPr>
          </w:rPrChange>
        </w:rPr>
        <w:t>դ</w:t>
      </w:r>
      <w:r w:rsidRPr="008A0EE2">
        <w:rPr>
          <w:lang w:val="hy-AM"/>
          <w:rPrChange w:id="8780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781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87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83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87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85" w:author="Զարինե Սարգսյան" w:date="2026-04-02T14:26:00Z">
            <w:rPr>
              <w:rFonts w:ascii="Arial" w:hAnsi="Arial" w:cs="Arial"/>
            </w:rPr>
          </w:rPrChange>
        </w:rPr>
        <w:t>դրված</w:t>
      </w:r>
      <w:r w:rsidRPr="008A0EE2">
        <w:rPr>
          <w:lang w:val="hy-AM"/>
          <w:rPrChange w:id="878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87" w:author="Զարինե Սարգսյան" w:date="2026-04-02T14:26:00Z">
            <w:rPr>
              <w:rFonts w:ascii="Arial" w:hAnsi="Arial" w:cs="Arial"/>
            </w:rPr>
          </w:rPrChange>
        </w:rPr>
        <w:t>միջոցները</w:t>
      </w:r>
      <w:r w:rsidRPr="008A0EE2">
        <w:rPr>
          <w:lang w:val="hy-AM"/>
          <w:rPrChange w:id="87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89" w:author="Զարինե Սարգսյան" w:date="2026-04-02T14:26:00Z">
            <w:rPr>
              <w:rFonts w:ascii="Arial" w:hAnsi="Arial" w:cs="Arial"/>
            </w:rPr>
          </w:rPrChange>
        </w:rPr>
        <w:t>փոխանցվել</w:t>
      </w:r>
      <w:r w:rsidRPr="008A0EE2">
        <w:rPr>
          <w:lang w:val="hy-AM"/>
          <w:rPrChange w:id="87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91" w:author="Զարինե Սարգսյան" w:date="2026-04-02T14:26:00Z">
            <w:rPr>
              <w:rFonts w:ascii="Arial" w:hAnsi="Arial" w:cs="Arial"/>
            </w:rPr>
          </w:rPrChange>
        </w:rPr>
        <w:t>են</w:t>
      </w:r>
      <w:r w:rsidRPr="008A0EE2">
        <w:rPr>
          <w:lang w:val="hy-AM"/>
          <w:rPrChange w:id="87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93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87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95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87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97" w:author="Զարինե Սարգսյան" w:date="2026-04-02T14:26:00Z">
            <w:rPr>
              <w:rFonts w:ascii="Arial" w:hAnsi="Arial" w:cs="Arial"/>
            </w:rPr>
          </w:rPrChange>
        </w:rPr>
        <w:t>այլ</w:t>
      </w:r>
      <w:r w:rsidRPr="008A0EE2">
        <w:rPr>
          <w:lang w:val="hy-AM"/>
          <w:rPrChange w:id="87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799" w:author="Զարինե Սարգսյան" w:date="2026-04-02T14:26:00Z">
            <w:rPr>
              <w:rFonts w:ascii="Arial" w:hAnsi="Arial" w:cs="Arial"/>
            </w:rPr>
          </w:rPrChange>
        </w:rPr>
        <w:t>պարտավորության</w:t>
      </w:r>
      <w:r w:rsidRPr="008A0EE2">
        <w:rPr>
          <w:lang w:val="hy-AM"/>
          <w:rPrChange w:id="880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01" w:author="Զարինե Սարգսյան" w:date="2026-04-02T14:26:00Z">
            <w:rPr>
              <w:rFonts w:ascii="Arial" w:hAnsi="Arial" w:cs="Arial"/>
            </w:rPr>
          </w:rPrChange>
        </w:rPr>
        <w:t>դիմաց</w:t>
      </w:r>
      <w:r w:rsidRPr="008A0EE2">
        <w:rPr>
          <w:lang w:val="hy-AM"/>
          <w:rPrChange w:id="8802" w:author="Զարինե Սարգսյան" w:date="2026-04-02T14:26:00Z">
            <w:rPr/>
          </w:rPrChange>
        </w:rPr>
        <w:t xml:space="preserve"> - 7 </w:t>
      </w:r>
      <w:r w:rsidRPr="008A0EE2">
        <w:rPr>
          <w:rFonts w:ascii="Arial" w:hAnsi="Arial" w:cs="Arial"/>
          <w:lang w:val="hy-AM"/>
          <w:rPrChange w:id="8803" w:author="Զարինե Սարգսյան" w:date="2026-04-02T14:26:00Z">
            <w:rPr>
              <w:rFonts w:ascii="Arial" w:hAnsi="Arial" w:cs="Arial"/>
            </w:rPr>
          </w:rPrChange>
        </w:rPr>
        <w:t>կոդը</w:t>
      </w:r>
      <w:r w:rsidRPr="008A0EE2">
        <w:rPr>
          <w:lang w:val="hy-AM"/>
          <w:rPrChange w:id="8804" w:author="Զարինե Սարգսյան" w:date="2026-04-02T14:26:00Z">
            <w:rPr/>
          </w:rPrChange>
        </w:rPr>
        <w:t xml:space="preserve">: </w:t>
      </w:r>
      <w:r w:rsidRPr="008A0EE2">
        <w:rPr>
          <w:rFonts w:ascii="Arial" w:hAnsi="Arial" w:cs="Arial"/>
          <w:lang w:val="hy-AM"/>
          <w:rPrChange w:id="8805" w:author="Զարինե Սարգսյան" w:date="2026-04-02T14:26:00Z">
            <w:rPr>
              <w:rFonts w:ascii="Arial" w:hAnsi="Arial" w:cs="Arial"/>
            </w:rPr>
          </w:rPrChange>
        </w:rPr>
        <w:t>Այս</w:t>
      </w:r>
      <w:r w:rsidRPr="008A0EE2">
        <w:rPr>
          <w:lang w:val="hy-AM"/>
          <w:rPrChange w:id="880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07" w:author="Զարինե Սարգսյան" w:date="2026-04-02T14:26:00Z">
            <w:rPr>
              <w:rFonts w:ascii="Arial" w:hAnsi="Arial" w:cs="Arial"/>
            </w:rPr>
          </w:rPrChange>
        </w:rPr>
        <w:t>դեպքում</w:t>
      </w:r>
      <w:r w:rsidRPr="008A0EE2">
        <w:rPr>
          <w:lang w:val="hy-AM"/>
          <w:rPrChange w:id="88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09" w:author="Զարինե Սարգսյան" w:date="2026-04-02T14:26:00Z">
            <w:rPr>
              <w:rFonts w:ascii="Arial" w:hAnsi="Arial" w:cs="Arial"/>
            </w:rPr>
          </w:rPrChange>
        </w:rPr>
        <w:t>բանկի</w:t>
      </w:r>
      <w:r w:rsidRPr="008A0EE2">
        <w:rPr>
          <w:lang w:val="hy-AM"/>
          <w:rPrChange w:id="88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11" w:author="Զարինե Սարգսյան" w:date="2026-04-02T14:26:00Z">
            <w:rPr>
              <w:rFonts w:ascii="Arial" w:hAnsi="Arial" w:cs="Arial"/>
            </w:rPr>
          </w:rPrChange>
        </w:rPr>
        <w:t>կողմից</w:t>
      </w:r>
      <w:r w:rsidRPr="008A0EE2">
        <w:rPr>
          <w:lang w:val="hy-AM"/>
          <w:rPrChange w:id="88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13" w:author="Զարինե Սարգսյան" w:date="2026-04-02T14:26:00Z">
            <w:rPr>
              <w:rFonts w:ascii="Arial" w:hAnsi="Arial" w:cs="Arial"/>
            </w:rPr>
          </w:rPrChange>
        </w:rPr>
        <w:t>նշվում</w:t>
      </w:r>
      <w:r w:rsidRPr="008A0EE2">
        <w:rPr>
          <w:lang w:val="hy-AM"/>
          <w:rPrChange w:id="88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1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8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17" w:author="Զարինե Սարգսյան" w:date="2026-04-02T14:26:00Z">
            <w:rPr>
              <w:rFonts w:ascii="Arial" w:hAnsi="Arial" w:cs="Arial"/>
            </w:rPr>
          </w:rPrChange>
        </w:rPr>
        <w:t>նաև</w:t>
      </w:r>
      <w:r w:rsidRPr="008A0EE2">
        <w:rPr>
          <w:lang w:val="hy-AM"/>
          <w:rPrChange w:id="88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19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88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21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88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23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882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25" w:author="Զարինե Սարգսյան" w:date="2026-04-02T14:26:00Z">
            <w:rPr>
              <w:rFonts w:ascii="Arial" w:hAnsi="Arial" w:cs="Arial"/>
            </w:rPr>
          </w:rPrChange>
        </w:rPr>
        <w:t>փոխանցված</w:t>
      </w:r>
      <w:r w:rsidRPr="008A0EE2">
        <w:rPr>
          <w:lang w:val="hy-AM"/>
          <w:rPrChange w:id="88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27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88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29" w:author="Զարինե Սարգսյան" w:date="2026-04-02T14:26:00Z">
            <w:rPr>
              <w:rFonts w:ascii="Arial" w:hAnsi="Arial" w:cs="Arial"/>
            </w:rPr>
          </w:rPrChange>
        </w:rPr>
        <w:t>չափը</w:t>
      </w:r>
      <w:r w:rsidRPr="008A0EE2">
        <w:rPr>
          <w:lang w:val="hy-AM"/>
          <w:rPrChange w:id="88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3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8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33" w:author="Զարինե Սարգսյան" w:date="2026-04-02T14:26:00Z">
            <w:rPr>
              <w:rFonts w:ascii="Arial" w:hAnsi="Arial" w:cs="Arial"/>
            </w:rPr>
          </w:rPrChange>
        </w:rPr>
        <w:t>արժույթը</w:t>
      </w:r>
      <w:r w:rsidRPr="008A0EE2">
        <w:rPr>
          <w:lang w:val="hy-AM"/>
          <w:rPrChange w:id="8834" w:author="Զարինե Սարգսյան" w:date="2026-04-02T14:26:00Z">
            <w:rPr/>
          </w:rPrChange>
        </w:rPr>
        <w:t>,</w:t>
      </w:r>
    </w:p>
    <w:p w14:paraId="01367921" w14:textId="77777777" w:rsidR="009515A8" w:rsidRPr="008A0EE2" w:rsidRDefault="00A320B0" w:rsidP="00A320B0">
      <w:pPr>
        <w:rPr>
          <w:ins w:id="8835" w:author="Զարինե Սարգսյան" w:date="2026-04-02T12:14:00Z"/>
          <w:rFonts w:ascii="Arial" w:hAnsi="Arial" w:cs="Arial"/>
          <w:lang w:val="hy-AM"/>
          <w:rPrChange w:id="8836" w:author="Զարինե Սարգսյան" w:date="2026-04-02T14:26:00Z">
            <w:rPr>
              <w:ins w:id="8837" w:author="Զարինե Սարգսյան" w:date="2026-04-02T12:14:00Z"/>
              <w:rFonts w:ascii="Arial" w:hAnsi="Arial" w:cs="Arial"/>
            </w:rPr>
          </w:rPrChange>
        </w:rPr>
      </w:pPr>
      <w:r w:rsidRPr="008A0EE2">
        <w:rPr>
          <w:lang w:val="hy-AM"/>
          <w:rPrChange w:id="8838" w:author="Զարինե Սարգսյան" w:date="2026-04-02T14:26:00Z">
            <w:rPr/>
          </w:rPrChange>
        </w:rPr>
        <w:t xml:space="preserve">11) </w:t>
      </w:r>
      <w:r w:rsidRPr="008A0EE2">
        <w:rPr>
          <w:rFonts w:ascii="Arial" w:hAnsi="Arial" w:cs="Arial"/>
          <w:lang w:val="hy-AM"/>
          <w:rPrChange w:id="8839" w:author="Զարինե Սարգսյան" w:date="2026-04-02T14:26:00Z">
            <w:rPr>
              <w:rFonts w:ascii="Arial" w:hAnsi="Arial" w:cs="Arial"/>
            </w:rPr>
          </w:rPrChange>
        </w:rPr>
        <w:t>Արգելանքի</w:t>
      </w:r>
      <w:r w:rsidRPr="008A0EE2">
        <w:rPr>
          <w:lang w:val="hy-AM"/>
          <w:rPrChange w:id="884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41" w:author="Զարինե Սարգսյան" w:date="2026-04-02T14:26:00Z">
            <w:rPr>
              <w:rFonts w:ascii="Arial" w:hAnsi="Arial" w:cs="Arial"/>
            </w:rPr>
          </w:rPrChange>
        </w:rPr>
        <w:t>տակ</w:t>
      </w:r>
      <w:r w:rsidRPr="008A0EE2">
        <w:rPr>
          <w:lang w:val="hy-AM"/>
          <w:rPrChange w:id="88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43" w:author="Զարինե Սարգսյան" w:date="2026-04-02T14:26:00Z">
            <w:rPr>
              <w:rFonts w:ascii="Arial" w:hAnsi="Arial" w:cs="Arial"/>
            </w:rPr>
          </w:rPrChange>
        </w:rPr>
        <w:t>դրված</w:t>
      </w:r>
      <w:r w:rsidRPr="008A0EE2">
        <w:rPr>
          <w:lang w:val="hy-AM"/>
          <w:rPrChange w:id="88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45" w:author="Զարինե Սարգսյան" w:date="2026-04-02T14:26:00Z">
            <w:rPr>
              <w:rFonts w:ascii="Arial" w:hAnsi="Arial" w:cs="Arial"/>
            </w:rPr>
          </w:rPrChange>
        </w:rPr>
        <w:t>միջոցներից</w:t>
      </w:r>
      <w:r w:rsidRPr="008A0EE2">
        <w:rPr>
          <w:lang w:val="hy-AM"/>
          <w:rPrChange w:id="884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47" w:author="Զարինե Սարգսյան" w:date="2026-04-02T14:26:00Z">
            <w:rPr>
              <w:rFonts w:ascii="Arial" w:hAnsi="Arial" w:cs="Arial"/>
            </w:rPr>
          </w:rPrChange>
        </w:rPr>
        <w:t>պետական</w:t>
      </w:r>
      <w:r w:rsidRPr="008A0EE2">
        <w:rPr>
          <w:lang w:val="hy-AM"/>
          <w:rPrChange w:id="884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49" w:author="Զարինե Սարգսյան" w:date="2026-04-02T14:26:00Z">
            <w:rPr>
              <w:rFonts w:ascii="Arial" w:hAnsi="Arial" w:cs="Arial"/>
            </w:rPr>
          </w:rPrChange>
        </w:rPr>
        <w:t>բյուջե</w:t>
      </w:r>
      <w:r w:rsidRPr="008A0EE2">
        <w:rPr>
          <w:lang w:val="hy-AM"/>
          <w:rPrChange w:id="88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51" w:author="Զարինե Սարգսյան" w:date="2026-04-02T14:26:00Z">
            <w:rPr>
              <w:rFonts w:ascii="Arial" w:hAnsi="Arial" w:cs="Arial"/>
            </w:rPr>
          </w:rPrChange>
        </w:rPr>
        <w:t>փաստացի</w:t>
      </w:r>
      <w:r w:rsidRPr="008A0EE2">
        <w:rPr>
          <w:lang w:val="hy-AM"/>
          <w:rPrChange w:id="88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53" w:author="Զարինե Սարգսյան" w:date="2026-04-02T14:26:00Z">
            <w:rPr>
              <w:rFonts w:ascii="Arial" w:hAnsi="Arial" w:cs="Arial"/>
            </w:rPr>
          </w:rPrChange>
        </w:rPr>
        <w:t>փոխանցված</w:t>
      </w:r>
      <w:r w:rsidRPr="008A0EE2">
        <w:rPr>
          <w:lang w:val="hy-AM"/>
          <w:rPrChange w:id="885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55" w:author="Զարինե Սարգսյան" w:date="2026-04-02T14:26:00Z">
            <w:rPr>
              <w:rFonts w:ascii="Arial" w:hAnsi="Arial" w:cs="Arial"/>
            </w:rPr>
          </w:rPrChange>
        </w:rPr>
        <w:t>գումարի</w:t>
      </w:r>
      <w:r w:rsidRPr="008A0EE2">
        <w:rPr>
          <w:lang w:val="hy-AM"/>
          <w:rPrChange w:id="885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57" w:author="Զարինե Սարգսյան" w:date="2026-04-02T14:26:00Z">
            <w:rPr>
              <w:rFonts w:ascii="Arial" w:hAnsi="Arial" w:cs="Arial"/>
            </w:rPr>
          </w:rPrChange>
        </w:rPr>
        <w:t>չափը</w:t>
      </w:r>
      <w:r w:rsidRPr="008A0EE2">
        <w:rPr>
          <w:lang w:val="hy-AM"/>
          <w:rPrChange w:id="885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59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886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861" w:author="Զարինե Սարգսյան" w:date="2026-04-02T14:26:00Z">
            <w:rPr>
              <w:rFonts w:ascii="Arial" w:hAnsi="Arial" w:cs="Arial"/>
            </w:rPr>
          </w:rPrChange>
        </w:rPr>
        <w:t>արժույթը</w:t>
      </w:r>
      <w:ins w:id="8862" w:author="Զարինե Սարգսյան" w:date="2026-04-02T12:14:00Z">
        <w:r w:rsidR="009515A8" w:rsidRPr="008A0EE2">
          <w:rPr>
            <w:rFonts w:ascii="Arial" w:hAnsi="Arial" w:cs="Arial"/>
            <w:lang w:val="hy-AM"/>
            <w:rPrChange w:id="8863" w:author="Զարինե Սարգսյան" w:date="2026-04-02T14:26:00Z">
              <w:rPr>
                <w:rFonts w:ascii="Arial" w:hAnsi="Arial" w:cs="Arial"/>
              </w:rPr>
            </w:rPrChange>
          </w:rPr>
          <w:t>,</w:t>
        </w:r>
      </w:ins>
    </w:p>
    <w:p w14:paraId="0DB14DBF" w14:textId="668E17A7" w:rsidR="009515A8" w:rsidRPr="009A27EB" w:rsidRDefault="009515A8" w:rsidP="009515A8">
      <w:pPr>
        <w:ind w:left="450" w:hanging="437"/>
        <w:jc w:val="both"/>
        <w:rPr>
          <w:ins w:id="8864" w:author="Զարինե Սարգսյան" w:date="2026-04-02T12:14:00Z"/>
          <w:lang w:val="hy-AM"/>
        </w:rPr>
      </w:pPr>
      <w:ins w:id="8865" w:author="Զարինե Սարգսյան" w:date="2026-04-02T12:14:00Z">
        <w:r w:rsidRPr="009A27EB">
          <w:rPr>
            <w:lang w:val="hy-AM"/>
          </w:rPr>
          <w:t xml:space="preserve">«12) </w:t>
        </w:r>
        <w:r w:rsidRPr="009A27EB">
          <w:rPr>
            <w:rFonts w:ascii="Arial" w:hAnsi="Arial" w:cs="Arial"/>
            <w:lang w:val="hy-AM"/>
          </w:rPr>
          <w:t>Տեղեկացվում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որ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Հարկային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մարմնի</w:t>
        </w:r>
        <w:r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կողմից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կիառված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արգելանքը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դադարում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է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ՀԿԱԾ</w:t>
        </w:r>
        <w:r w:rsidRPr="00606F8B">
          <w:rPr>
            <w:lang w:val="hy-AM"/>
          </w:rPr>
          <w:t>-</w:t>
        </w:r>
        <w:r w:rsidRPr="00606F8B">
          <w:rPr>
            <w:rFonts w:ascii="Arial" w:hAnsi="Arial" w:cs="Arial"/>
            <w:lang w:val="hy-AM"/>
          </w:rPr>
          <w:t>ի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արգելադրման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որոշմամբ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արգելանք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կիրառվելու</w:t>
        </w:r>
        <w:r w:rsidRPr="00606F8B">
          <w:rPr>
            <w:lang w:val="hy-AM"/>
          </w:rPr>
          <w:t xml:space="preserve"> </w:t>
        </w:r>
        <w:r w:rsidRPr="00606F8B">
          <w:rPr>
            <w:rFonts w:ascii="Arial" w:hAnsi="Arial" w:cs="Arial"/>
            <w:lang w:val="hy-AM"/>
          </w:rPr>
          <w:t>հիմքով</w:t>
        </w:r>
      </w:ins>
      <w:ins w:id="8866" w:author="Զարինե Սարգսյան" w:date="2026-04-02T12:15:00Z">
        <w:r>
          <w:rPr>
            <w:rFonts w:ascii="Arial" w:hAnsi="Arial" w:cs="Arial"/>
            <w:lang w:val="hy-AM"/>
          </w:rPr>
          <w:t xml:space="preserve"> </w:t>
        </w:r>
      </w:ins>
      <w:ins w:id="8867" w:author="Զարինե Սարգսյան" w:date="2026-04-02T12:14:00Z">
        <w:r w:rsidRPr="009A27EB">
          <w:rPr>
            <w:lang w:val="hy-AM"/>
          </w:rPr>
          <w:t>(</w:t>
        </w:r>
        <w:r w:rsidRPr="009A27EB">
          <w:rPr>
            <w:rFonts w:ascii="Arial" w:hAnsi="Arial" w:cs="Arial"/>
            <w:lang w:val="hy-AM"/>
          </w:rPr>
          <w:t>սույն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տվյալը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լրացվում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lang w:val="hy-AM"/>
          </w:rPr>
          <w:t xml:space="preserve">  </w:t>
        </w:r>
        <w:r w:rsidRPr="009A27EB">
          <w:rPr>
            <w:rFonts w:ascii="Arial" w:hAnsi="Arial" w:cs="Arial"/>
            <w:lang w:val="hy-AM"/>
          </w:rPr>
          <w:t>ըստ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անհրաժեշտության</w:t>
        </w:r>
        <w:r w:rsidRPr="009A27EB">
          <w:rPr>
            <w:lang w:val="hy-AM"/>
          </w:rPr>
          <w:t xml:space="preserve">, </w:t>
        </w:r>
        <w:r w:rsidRPr="009A27EB">
          <w:rPr>
            <w:rFonts w:ascii="Arial" w:hAnsi="Arial" w:cs="Arial"/>
            <w:lang w:val="hy-AM"/>
          </w:rPr>
          <w:t>ընդ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որում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կարող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կիրառվել</w:t>
        </w:r>
        <w:r w:rsidRPr="009A27EB">
          <w:rPr>
            <w:lang w:val="hy-AM"/>
          </w:rPr>
          <w:t xml:space="preserve"> - C1 </w:t>
        </w:r>
        <w:r w:rsidRPr="009A27EB">
          <w:rPr>
            <w:rFonts w:ascii="Arial" w:hAnsi="Arial" w:cs="Arial"/>
            <w:lang w:val="hy-AM"/>
          </w:rPr>
          <w:t>կոդը։</w:t>
        </w:r>
        <w:r w:rsidRPr="009A27EB">
          <w:rPr>
            <w:lang w:val="hy-AM"/>
          </w:rPr>
          <w:t>)</w:t>
        </w:r>
      </w:ins>
    </w:p>
    <w:p w14:paraId="1D3C7129" w14:textId="5D7419B8" w:rsidR="00A320B0" w:rsidRPr="008A0EE2" w:rsidRDefault="009515A8" w:rsidP="009515A8">
      <w:pPr>
        <w:ind w:left="540" w:hanging="437"/>
        <w:jc w:val="both"/>
        <w:rPr>
          <w:ins w:id="8868" w:author="Զարինե Սարգսյան" w:date="2026-04-02T12:16:00Z"/>
          <w:rFonts w:ascii="Arial" w:hAnsi="Arial" w:cs="Arial"/>
          <w:lang w:val="hy-AM"/>
          <w:rPrChange w:id="8869" w:author="Զարինե Սարգսյան" w:date="2026-04-02T14:26:00Z">
            <w:rPr>
              <w:ins w:id="8870" w:author="Զարինե Սարգսյան" w:date="2026-04-02T12:16:00Z"/>
              <w:rFonts w:ascii="Arial" w:hAnsi="Arial" w:cs="Arial"/>
            </w:rPr>
          </w:rPrChange>
        </w:rPr>
      </w:pPr>
      <w:ins w:id="8871" w:author="Զարինե Սարգսյան" w:date="2026-04-02T12:14:00Z">
        <w:r w:rsidRPr="009A27EB">
          <w:rPr>
            <w:lang w:val="hy-AM"/>
          </w:rPr>
          <w:t xml:space="preserve">13)  </w:t>
        </w:r>
        <w:r w:rsidRPr="009A27EB">
          <w:rPr>
            <w:rFonts w:ascii="Arial" w:hAnsi="Arial" w:cs="Arial"/>
            <w:lang w:val="hy-AM"/>
          </w:rPr>
          <w:t>ՀԿԱԾ</w:t>
        </w:r>
        <w:r w:rsidRPr="009A27EB">
          <w:rPr>
            <w:lang w:val="hy-AM"/>
          </w:rPr>
          <w:t>-</w:t>
        </w:r>
        <w:r w:rsidRPr="009A27EB">
          <w:rPr>
            <w:rFonts w:ascii="Arial" w:hAnsi="Arial" w:cs="Arial"/>
            <w:lang w:val="hy-AM"/>
          </w:rPr>
          <w:t>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արգելադրման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որոշման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համարը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և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ամսաթիվը</w:t>
        </w:r>
        <w:r w:rsidRPr="008A0EE2">
          <w:rPr>
            <w:rFonts w:ascii="Arial" w:hAnsi="Arial" w:cs="Arial"/>
            <w:lang w:val="hy-AM"/>
            <w:rPrChange w:id="8872" w:author="Զարինե Սարգսյան" w:date="2026-04-02T14:26:00Z">
              <w:rPr>
                <w:rFonts w:ascii="Arial" w:hAnsi="Arial" w:cs="Arial"/>
              </w:rPr>
            </w:rPrChange>
          </w:rPr>
          <w:t>։</w:t>
        </w:r>
      </w:ins>
      <w:del w:id="8873" w:author="Զարինե Սարգսյան" w:date="2026-04-02T12:14:00Z">
        <w:r w:rsidR="00A320B0" w:rsidRPr="008A0EE2" w:rsidDel="009515A8">
          <w:rPr>
            <w:rFonts w:ascii="Arial" w:hAnsi="Arial" w:cs="Arial"/>
            <w:lang w:val="hy-AM"/>
            <w:rPrChange w:id="8874" w:author="Զարինե Սարգսյան" w:date="2026-04-02T14:26:00Z">
              <w:rPr>
                <w:rFonts w:ascii="Arial" w:hAnsi="Arial" w:cs="Arial"/>
              </w:rPr>
            </w:rPrChange>
          </w:rPr>
          <w:delText>։</w:delText>
        </w:r>
      </w:del>
    </w:p>
    <w:p w14:paraId="0E2D4B9B" w14:textId="23019F3D" w:rsidR="009515A8" w:rsidRPr="009515A8" w:rsidRDefault="009515A8">
      <w:pPr>
        <w:ind w:left="540" w:hanging="450"/>
        <w:jc w:val="both"/>
        <w:rPr>
          <w:lang w:val="hy-AM"/>
          <w:rPrChange w:id="8875" w:author="Զարինե Սարգսյան" w:date="2026-04-02T12:14:00Z">
            <w:rPr/>
          </w:rPrChange>
        </w:rPr>
        <w:pPrChange w:id="8876" w:author="Զարինե Սարգսյան" w:date="2026-04-02T12:17:00Z">
          <w:pPr/>
        </w:pPrChange>
      </w:pPr>
      <w:ins w:id="8877" w:author="Զարինե Սարգսյան" w:date="2026-04-02T12:16:00Z">
        <w:r w:rsidRPr="009A27EB">
          <w:rPr>
            <w:rFonts w:ascii="Arial" w:hAnsi="Arial" w:cs="Arial"/>
            <w:lang w:val="hy-AM"/>
          </w:rPr>
          <w:t>Միևնույն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հաղորդագրության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մեջ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լրացում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են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կամ</w:t>
        </w:r>
        <w:r w:rsidRPr="009A27EB">
          <w:rPr>
            <w:lang w:val="hy-AM"/>
          </w:rPr>
          <w:t xml:space="preserve"> 10 </w:t>
        </w:r>
        <w:r w:rsidRPr="009A27EB">
          <w:rPr>
            <w:rFonts w:ascii="Arial" w:hAnsi="Arial" w:cs="Arial"/>
            <w:lang w:val="hy-AM"/>
          </w:rPr>
          <w:t>և</w:t>
        </w:r>
        <w:r w:rsidRPr="009A27EB">
          <w:rPr>
            <w:lang w:val="hy-AM"/>
          </w:rPr>
          <w:t xml:space="preserve"> 11</w:t>
        </w:r>
        <w:r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ենթակետերի</w:t>
        </w:r>
        <w:r w:rsidRPr="009A27EB">
          <w:rPr>
            <w:lang w:val="hy-AM"/>
          </w:rPr>
          <w:t xml:space="preserve">,  </w:t>
        </w:r>
        <w:r w:rsidRPr="009A27EB">
          <w:rPr>
            <w:rFonts w:ascii="Arial" w:hAnsi="Arial" w:cs="Arial"/>
            <w:lang w:val="hy-AM"/>
          </w:rPr>
          <w:t>կամ</w:t>
        </w:r>
        <w:r w:rsidRPr="009A27EB">
          <w:rPr>
            <w:lang w:val="hy-AM"/>
          </w:rPr>
          <w:t xml:space="preserve"> 12 </w:t>
        </w:r>
        <w:r w:rsidRPr="009A27EB">
          <w:rPr>
            <w:rFonts w:ascii="Arial" w:hAnsi="Arial" w:cs="Arial"/>
            <w:lang w:val="hy-AM"/>
          </w:rPr>
          <w:t>և</w:t>
        </w:r>
        <w:r w:rsidRPr="009A27EB">
          <w:rPr>
            <w:lang w:val="hy-AM"/>
          </w:rPr>
          <w:t xml:space="preserve"> 13</w:t>
        </w:r>
        <w:r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ենթակետերի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տվյալները</w:t>
        </w:r>
      </w:ins>
      <w:ins w:id="8878" w:author="Զարինե Սարգսյան" w:date="2026-04-02T12:17:00Z">
        <w:r>
          <w:rPr>
            <w:rFonts w:ascii="Arial" w:hAnsi="Arial" w:cs="Arial"/>
            <w:lang w:val="hy-AM"/>
          </w:rPr>
          <w:t>։</w:t>
        </w:r>
      </w:ins>
    </w:p>
    <w:p w14:paraId="32CDF3AF" w14:textId="77777777" w:rsidR="00A320B0" w:rsidRPr="009515A8" w:rsidRDefault="00A320B0" w:rsidP="00A320B0">
      <w:pPr>
        <w:rPr>
          <w:lang w:val="hy-AM"/>
          <w:rPrChange w:id="8879" w:author="Զարինե Սարգսյան" w:date="2026-04-02T12:16:00Z">
            <w:rPr/>
          </w:rPrChange>
        </w:rPr>
      </w:pPr>
      <w:r w:rsidRPr="009515A8">
        <w:rPr>
          <w:lang w:val="hy-AM"/>
          <w:rPrChange w:id="8880" w:author="Զարինե Սարգսյան" w:date="2026-04-02T12:16:00Z">
            <w:rPr/>
          </w:rPrChange>
        </w:rPr>
        <w:lastRenderedPageBreak/>
        <w:t>36. «</w:t>
      </w:r>
      <w:r w:rsidRPr="009515A8">
        <w:rPr>
          <w:rFonts w:ascii="Arial" w:hAnsi="Arial" w:cs="Arial"/>
          <w:lang w:val="hy-AM"/>
          <w:rPrChange w:id="8881" w:author="Զարինե Սարգսյան" w:date="2026-04-02T12:16:00Z">
            <w:rPr>
              <w:rFonts w:ascii="Arial" w:hAnsi="Arial" w:cs="Arial"/>
            </w:rPr>
          </w:rPrChange>
        </w:rPr>
        <w:t>Արգելանքը</w:t>
      </w:r>
      <w:r w:rsidRPr="009515A8">
        <w:rPr>
          <w:lang w:val="hy-AM"/>
          <w:rPrChange w:id="8882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883" w:author="Զարինե Սարգսյան" w:date="2026-04-02T12:16:00Z">
            <w:rPr>
              <w:rFonts w:ascii="Arial" w:hAnsi="Arial" w:cs="Arial"/>
            </w:rPr>
          </w:rPrChange>
        </w:rPr>
        <w:t>հանելու</w:t>
      </w:r>
      <w:r w:rsidRPr="009515A8">
        <w:rPr>
          <w:lang w:val="hy-AM"/>
          <w:rPrChange w:id="8884" w:author="Զարինե Սարգսյան" w:date="2026-04-02T12:16:00Z">
            <w:rPr/>
          </w:rPrChange>
        </w:rPr>
        <w:t xml:space="preserve"> (</w:t>
      </w:r>
      <w:r w:rsidRPr="009515A8">
        <w:rPr>
          <w:rFonts w:ascii="Arial" w:hAnsi="Arial" w:cs="Arial"/>
          <w:lang w:val="hy-AM"/>
          <w:rPrChange w:id="8885" w:author="Զարինե Սարգսյան" w:date="2026-04-02T12:16:00Z">
            <w:rPr>
              <w:rFonts w:ascii="Arial" w:hAnsi="Arial" w:cs="Arial"/>
            </w:rPr>
          </w:rPrChange>
        </w:rPr>
        <w:t>վերացնելու</w:t>
      </w:r>
      <w:r w:rsidRPr="009515A8">
        <w:rPr>
          <w:lang w:val="hy-AM"/>
          <w:rPrChange w:id="8886" w:author="Զարինե Սարգսյան" w:date="2026-04-02T12:16:00Z">
            <w:rPr/>
          </w:rPrChange>
        </w:rPr>
        <w:t xml:space="preserve">) </w:t>
      </w:r>
      <w:r w:rsidRPr="009515A8">
        <w:rPr>
          <w:rFonts w:ascii="Arial" w:hAnsi="Arial" w:cs="Arial"/>
          <w:lang w:val="hy-AM"/>
          <w:rPrChange w:id="8887" w:author="Զարինե Սարգսյան" w:date="2026-04-02T12:16:00Z">
            <w:rPr>
              <w:rFonts w:ascii="Arial" w:hAnsi="Arial" w:cs="Arial"/>
            </w:rPr>
          </w:rPrChange>
        </w:rPr>
        <w:t>մասին</w:t>
      </w:r>
      <w:r w:rsidRPr="009515A8">
        <w:rPr>
          <w:lang w:val="hy-AM"/>
          <w:rPrChange w:id="8888" w:author="Զարինե Սարգսյան" w:date="2026-04-02T12:16:00Z">
            <w:rPr/>
          </w:rPrChange>
        </w:rPr>
        <w:t xml:space="preserve">» </w:t>
      </w:r>
      <w:r w:rsidRPr="009515A8">
        <w:rPr>
          <w:rFonts w:ascii="Arial" w:hAnsi="Arial" w:cs="Arial"/>
          <w:lang w:val="hy-AM"/>
          <w:rPrChange w:id="8889" w:author="Զարինե Սարգսյան" w:date="2026-04-02T12:16:00Z">
            <w:rPr>
              <w:rFonts w:ascii="Arial" w:hAnsi="Arial" w:cs="Arial"/>
            </w:rPr>
          </w:rPrChange>
        </w:rPr>
        <w:t>թիվ</w:t>
      </w:r>
      <w:r w:rsidRPr="009515A8">
        <w:rPr>
          <w:lang w:val="hy-AM"/>
          <w:rPrChange w:id="8890" w:author="Զարինե Սարգսյան" w:date="2026-04-02T12:16:00Z">
            <w:rPr/>
          </w:rPrChange>
        </w:rPr>
        <w:t xml:space="preserve"> 5 </w:t>
      </w:r>
      <w:r w:rsidRPr="009515A8">
        <w:rPr>
          <w:rFonts w:ascii="Arial" w:hAnsi="Arial" w:cs="Arial"/>
          <w:lang w:val="hy-AM"/>
          <w:rPrChange w:id="8891" w:author="Զարինե Սարգսյան" w:date="2026-04-02T12:16:00Z">
            <w:rPr>
              <w:rFonts w:ascii="Arial" w:hAnsi="Arial" w:cs="Arial"/>
            </w:rPr>
          </w:rPrChange>
        </w:rPr>
        <w:t>հաղորդագրությունը</w:t>
      </w:r>
      <w:r w:rsidRPr="009515A8">
        <w:rPr>
          <w:lang w:val="hy-AM"/>
          <w:rPrChange w:id="8892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893" w:author="Զարինե Սարգսյան" w:date="2026-04-02T12:16:00Z">
            <w:rPr>
              <w:rFonts w:ascii="Arial" w:hAnsi="Arial" w:cs="Arial"/>
            </w:rPr>
          </w:rPrChange>
        </w:rPr>
        <w:t>պարունակում</w:t>
      </w:r>
      <w:r w:rsidRPr="009515A8">
        <w:rPr>
          <w:lang w:val="hy-AM"/>
          <w:rPrChange w:id="8894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895" w:author="Զարինե Սարգսյան" w:date="2026-04-02T12:16:00Z">
            <w:rPr>
              <w:rFonts w:ascii="Arial" w:hAnsi="Arial" w:cs="Arial"/>
            </w:rPr>
          </w:rPrChange>
        </w:rPr>
        <w:t>է</w:t>
      </w:r>
      <w:r w:rsidRPr="009515A8">
        <w:rPr>
          <w:lang w:val="hy-AM"/>
          <w:rPrChange w:id="8896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897" w:author="Զարինե Սարգսյան" w:date="2026-04-02T12:16:00Z">
            <w:rPr>
              <w:rFonts w:ascii="Arial" w:hAnsi="Arial" w:cs="Arial"/>
            </w:rPr>
          </w:rPrChange>
        </w:rPr>
        <w:t>կարգադրություն</w:t>
      </w:r>
      <w:r w:rsidRPr="009515A8">
        <w:rPr>
          <w:lang w:val="hy-AM"/>
          <w:rPrChange w:id="8898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899" w:author="Զարինե Սարգսյան" w:date="2026-04-02T12:16:00Z">
            <w:rPr>
              <w:rFonts w:ascii="Arial" w:hAnsi="Arial" w:cs="Arial"/>
            </w:rPr>
          </w:rPrChange>
        </w:rPr>
        <w:t>ուղղված</w:t>
      </w:r>
      <w:r w:rsidRPr="009515A8">
        <w:rPr>
          <w:lang w:val="hy-AM"/>
          <w:rPrChange w:id="8900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01" w:author="Զարինե Սարգսյան" w:date="2026-04-02T12:16:00Z">
            <w:rPr>
              <w:rFonts w:ascii="Arial" w:hAnsi="Arial" w:cs="Arial"/>
            </w:rPr>
          </w:rPrChange>
        </w:rPr>
        <w:t>Բանկերին</w:t>
      </w:r>
      <w:r w:rsidRPr="009515A8">
        <w:rPr>
          <w:lang w:val="hy-AM"/>
          <w:rPrChange w:id="8902" w:author="Զարինե Սարգսյան" w:date="2026-04-02T12:16:00Z">
            <w:rPr/>
          </w:rPrChange>
        </w:rPr>
        <w:t xml:space="preserve">, </w:t>
      </w:r>
      <w:r w:rsidRPr="009515A8">
        <w:rPr>
          <w:rFonts w:ascii="Arial" w:hAnsi="Arial" w:cs="Arial"/>
          <w:lang w:val="hy-AM"/>
          <w:rPrChange w:id="8903" w:author="Զարինե Սարգսյան" w:date="2026-04-02T12:16:00Z">
            <w:rPr>
              <w:rFonts w:ascii="Arial" w:hAnsi="Arial" w:cs="Arial"/>
            </w:rPr>
          </w:rPrChange>
        </w:rPr>
        <w:t>հարկ</w:t>
      </w:r>
      <w:r w:rsidRPr="009515A8">
        <w:rPr>
          <w:lang w:val="hy-AM"/>
          <w:rPrChange w:id="8904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05" w:author="Զարինե Սարգսյան" w:date="2026-04-02T12:16:00Z">
            <w:rPr>
              <w:rFonts w:ascii="Arial" w:hAnsi="Arial" w:cs="Arial"/>
            </w:rPr>
          </w:rPrChange>
        </w:rPr>
        <w:t>վճարողի</w:t>
      </w:r>
      <w:r w:rsidRPr="009515A8">
        <w:rPr>
          <w:lang w:val="hy-AM"/>
          <w:rPrChange w:id="8906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07" w:author="Զարինե Սարգսյան" w:date="2026-04-02T12:16:00Z">
            <w:rPr>
              <w:rFonts w:ascii="Arial" w:hAnsi="Arial" w:cs="Arial"/>
            </w:rPr>
          </w:rPrChange>
        </w:rPr>
        <w:t>հաշիվներն</w:t>
      </w:r>
      <w:r w:rsidRPr="009515A8">
        <w:rPr>
          <w:lang w:val="hy-AM"/>
          <w:rPrChange w:id="8908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09" w:author="Զարինե Սարգսյան" w:date="2026-04-02T12:16:00Z">
            <w:rPr>
              <w:rFonts w:ascii="Arial" w:hAnsi="Arial" w:cs="Arial"/>
            </w:rPr>
          </w:rPrChange>
        </w:rPr>
        <w:t>արգելադրված</w:t>
      </w:r>
      <w:r w:rsidRPr="009515A8">
        <w:rPr>
          <w:lang w:val="hy-AM"/>
          <w:rPrChange w:id="8910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11" w:author="Զարինե Սարգսյան" w:date="2026-04-02T12:16:00Z">
            <w:rPr>
              <w:rFonts w:ascii="Arial" w:hAnsi="Arial" w:cs="Arial"/>
            </w:rPr>
          </w:rPrChange>
        </w:rPr>
        <w:t>միջոցների</w:t>
      </w:r>
      <w:r w:rsidRPr="009515A8">
        <w:rPr>
          <w:lang w:val="hy-AM"/>
          <w:rPrChange w:id="8912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13" w:author="Զարինե Սարգսյան" w:date="2026-04-02T12:16:00Z">
            <w:rPr>
              <w:rFonts w:ascii="Arial" w:hAnsi="Arial" w:cs="Arial"/>
            </w:rPr>
          </w:rPrChange>
        </w:rPr>
        <w:t>վրա</w:t>
      </w:r>
      <w:r w:rsidRPr="009515A8">
        <w:rPr>
          <w:lang w:val="hy-AM"/>
          <w:rPrChange w:id="8914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15" w:author="Զարինե Սարգսյան" w:date="2026-04-02T12:16:00Z">
            <w:rPr>
              <w:rFonts w:ascii="Arial" w:hAnsi="Arial" w:cs="Arial"/>
            </w:rPr>
          </w:rPrChange>
        </w:rPr>
        <w:t>դրված</w:t>
      </w:r>
      <w:r w:rsidRPr="009515A8">
        <w:rPr>
          <w:lang w:val="hy-AM"/>
          <w:rPrChange w:id="8916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17" w:author="Զարինե Սարգսյան" w:date="2026-04-02T12:16:00Z">
            <w:rPr>
              <w:rFonts w:ascii="Arial" w:hAnsi="Arial" w:cs="Arial"/>
            </w:rPr>
          </w:rPrChange>
        </w:rPr>
        <w:t>արգելանքը</w:t>
      </w:r>
      <w:r w:rsidRPr="009515A8">
        <w:rPr>
          <w:lang w:val="hy-AM"/>
          <w:rPrChange w:id="8918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19" w:author="Զարինե Սարգսյան" w:date="2026-04-02T12:16:00Z">
            <w:rPr>
              <w:rFonts w:ascii="Arial" w:hAnsi="Arial" w:cs="Arial"/>
            </w:rPr>
          </w:rPrChange>
        </w:rPr>
        <w:t>հանելու</w:t>
      </w:r>
      <w:r w:rsidRPr="009515A8">
        <w:rPr>
          <w:lang w:val="hy-AM"/>
          <w:rPrChange w:id="8920" w:author="Զարինե Սարգսյան" w:date="2026-04-02T12:16:00Z">
            <w:rPr/>
          </w:rPrChange>
        </w:rPr>
        <w:t xml:space="preserve"> (</w:t>
      </w:r>
      <w:r w:rsidRPr="009515A8">
        <w:rPr>
          <w:rFonts w:ascii="Arial" w:hAnsi="Arial" w:cs="Arial"/>
          <w:lang w:val="hy-AM"/>
          <w:rPrChange w:id="8921" w:author="Զարինե Սարգսյան" w:date="2026-04-02T12:16:00Z">
            <w:rPr>
              <w:rFonts w:ascii="Arial" w:hAnsi="Arial" w:cs="Arial"/>
            </w:rPr>
          </w:rPrChange>
        </w:rPr>
        <w:t>վերացնելու</w:t>
      </w:r>
      <w:r w:rsidRPr="009515A8">
        <w:rPr>
          <w:lang w:val="hy-AM"/>
          <w:rPrChange w:id="8922" w:author="Զարինե Սարգսյան" w:date="2026-04-02T12:16:00Z">
            <w:rPr/>
          </w:rPrChange>
        </w:rPr>
        <w:t xml:space="preserve">) </w:t>
      </w:r>
      <w:r w:rsidRPr="009515A8">
        <w:rPr>
          <w:rFonts w:ascii="Arial" w:hAnsi="Arial" w:cs="Arial"/>
          <w:lang w:val="hy-AM"/>
          <w:rPrChange w:id="8923" w:author="Զարինե Սարգսյան" w:date="2026-04-02T12:16:00Z">
            <w:rPr>
              <w:rFonts w:ascii="Arial" w:hAnsi="Arial" w:cs="Arial"/>
            </w:rPr>
          </w:rPrChange>
        </w:rPr>
        <w:t>մասին</w:t>
      </w:r>
      <w:r w:rsidRPr="009515A8">
        <w:rPr>
          <w:lang w:val="hy-AM"/>
          <w:rPrChange w:id="8924" w:author="Զարինե Սարգսյան" w:date="2026-04-02T12:16:00Z">
            <w:rPr/>
          </w:rPrChange>
        </w:rPr>
        <w:t xml:space="preserve">, </w:t>
      </w:r>
      <w:r w:rsidRPr="009515A8">
        <w:rPr>
          <w:rFonts w:ascii="Arial" w:hAnsi="Arial" w:cs="Arial"/>
          <w:lang w:val="hy-AM"/>
          <w:rPrChange w:id="8925" w:author="Զարինե Սարգսյան" w:date="2026-04-02T12:16:00Z">
            <w:rPr>
              <w:rFonts w:ascii="Arial" w:hAnsi="Arial" w:cs="Arial"/>
            </w:rPr>
          </w:rPrChange>
        </w:rPr>
        <w:t>որը</w:t>
      </w:r>
      <w:r w:rsidRPr="009515A8">
        <w:rPr>
          <w:lang w:val="hy-AM"/>
          <w:rPrChange w:id="8926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27" w:author="Զարինե Սարգսյան" w:date="2026-04-02T12:16:00Z">
            <w:rPr>
              <w:rFonts w:ascii="Arial" w:hAnsi="Arial" w:cs="Arial"/>
            </w:rPr>
          </w:rPrChange>
        </w:rPr>
        <w:t>պետք</w:t>
      </w:r>
      <w:r w:rsidRPr="009515A8">
        <w:rPr>
          <w:lang w:val="hy-AM"/>
          <w:rPrChange w:id="8928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29" w:author="Զարինե Սարգսյան" w:date="2026-04-02T12:16:00Z">
            <w:rPr>
              <w:rFonts w:ascii="Arial" w:hAnsi="Arial" w:cs="Arial"/>
            </w:rPr>
          </w:rPrChange>
        </w:rPr>
        <w:t>է</w:t>
      </w:r>
      <w:r w:rsidRPr="009515A8">
        <w:rPr>
          <w:lang w:val="hy-AM"/>
          <w:rPrChange w:id="8930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31" w:author="Զարինե Սարգսյան" w:date="2026-04-02T12:16:00Z">
            <w:rPr>
              <w:rFonts w:ascii="Arial" w:hAnsi="Arial" w:cs="Arial"/>
            </w:rPr>
          </w:rPrChange>
        </w:rPr>
        <w:t>ներառի</w:t>
      </w:r>
      <w:r w:rsidRPr="009515A8">
        <w:rPr>
          <w:lang w:val="hy-AM"/>
          <w:rPrChange w:id="8932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33" w:author="Զարինե Սարգսյան" w:date="2026-04-02T12:16:00Z">
            <w:rPr>
              <w:rFonts w:ascii="Arial" w:hAnsi="Arial" w:cs="Arial"/>
            </w:rPr>
          </w:rPrChange>
        </w:rPr>
        <w:t>առնվազն</w:t>
      </w:r>
      <w:r w:rsidRPr="009515A8">
        <w:rPr>
          <w:lang w:val="hy-AM"/>
          <w:rPrChange w:id="8934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35" w:author="Զարինե Սարգսյան" w:date="2026-04-02T12:16:00Z">
            <w:rPr>
              <w:rFonts w:ascii="Arial" w:hAnsi="Arial" w:cs="Arial"/>
            </w:rPr>
          </w:rPrChange>
        </w:rPr>
        <w:t>հետևյալ</w:t>
      </w:r>
      <w:r w:rsidRPr="009515A8">
        <w:rPr>
          <w:lang w:val="hy-AM"/>
          <w:rPrChange w:id="8936" w:author="Զարինե Սարգսյան" w:date="2026-04-02T12:16:00Z">
            <w:rPr/>
          </w:rPrChange>
        </w:rPr>
        <w:t xml:space="preserve"> </w:t>
      </w:r>
      <w:r w:rsidRPr="009515A8">
        <w:rPr>
          <w:rFonts w:ascii="Arial" w:hAnsi="Arial" w:cs="Arial"/>
          <w:lang w:val="hy-AM"/>
          <w:rPrChange w:id="8937" w:author="Զարինե Սարգսյան" w:date="2026-04-02T12:16:00Z">
            <w:rPr>
              <w:rFonts w:ascii="Arial" w:hAnsi="Arial" w:cs="Arial"/>
            </w:rPr>
          </w:rPrChange>
        </w:rPr>
        <w:t>տեղեկատվությունը</w:t>
      </w:r>
      <w:r w:rsidRPr="009515A8">
        <w:rPr>
          <w:lang w:val="hy-AM"/>
          <w:rPrChange w:id="8938" w:author="Զարինե Սարգսյան" w:date="2026-04-02T12:16:00Z">
            <w:rPr/>
          </w:rPrChange>
        </w:rPr>
        <w:t>.</w:t>
      </w:r>
    </w:p>
    <w:p w14:paraId="220A467C" w14:textId="77777777" w:rsidR="00A320B0" w:rsidRPr="008A0EE2" w:rsidRDefault="00A320B0" w:rsidP="00A320B0">
      <w:pPr>
        <w:rPr>
          <w:lang w:val="hy-AM"/>
          <w:rPrChange w:id="8939" w:author="Զարինե Սարգսյան" w:date="2026-04-02T14:26:00Z">
            <w:rPr/>
          </w:rPrChange>
        </w:rPr>
      </w:pPr>
      <w:r w:rsidRPr="008A0EE2">
        <w:rPr>
          <w:lang w:val="hy-AM"/>
          <w:rPrChange w:id="8940" w:author="Զարինե Սարգսյան" w:date="2026-04-02T14:26:00Z">
            <w:rPr/>
          </w:rPrChange>
        </w:rPr>
        <w:t xml:space="preserve">1) </w:t>
      </w:r>
      <w:r w:rsidRPr="008A0EE2">
        <w:rPr>
          <w:rFonts w:ascii="Arial" w:hAnsi="Arial" w:cs="Arial"/>
          <w:lang w:val="hy-AM"/>
          <w:rPrChange w:id="8941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894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43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894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45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946" w:author="Զարինե Սարգսյան" w:date="2026-04-02T14:26:00Z">
            <w:rPr/>
          </w:rPrChange>
        </w:rPr>
        <w:t>,</w:t>
      </w:r>
    </w:p>
    <w:p w14:paraId="7F3EC894" w14:textId="77777777" w:rsidR="00A320B0" w:rsidRPr="008A0EE2" w:rsidRDefault="00A320B0" w:rsidP="00A320B0">
      <w:pPr>
        <w:rPr>
          <w:lang w:val="hy-AM"/>
          <w:rPrChange w:id="8947" w:author="Զարինե Սարգսյան" w:date="2026-04-02T14:26:00Z">
            <w:rPr/>
          </w:rPrChange>
        </w:rPr>
      </w:pPr>
      <w:r w:rsidRPr="008A0EE2">
        <w:rPr>
          <w:lang w:val="hy-AM"/>
          <w:rPrChange w:id="8948" w:author="Զարինե Սարգսյան" w:date="2026-04-02T14:26:00Z">
            <w:rPr/>
          </w:rPrChange>
        </w:rPr>
        <w:t xml:space="preserve">2) </w:t>
      </w:r>
      <w:r w:rsidRPr="008A0EE2">
        <w:rPr>
          <w:rFonts w:ascii="Arial" w:hAnsi="Arial" w:cs="Arial"/>
          <w:lang w:val="hy-AM"/>
          <w:rPrChange w:id="8949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895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51" w:author="Զարինե Սարգսյան" w:date="2026-04-02T14:26:00Z">
            <w:rPr>
              <w:rFonts w:ascii="Arial" w:hAnsi="Arial" w:cs="Arial"/>
            </w:rPr>
          </w:rPrChange>
        </w:rPr>
        <w:t>ուղարկման</w:t>
      </w:r>
      <w:r w:rsidRPr="008A0EE2">
        <w:rPr>
          <w:lang w:val="hy-AM"/>
          <w:rPrChange w:id="895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53" w:author="Զարինե Սարգսյան" w:date="2026-04-02T14:26:00Z">
            <w:rPr>
              <w:rFonts w:ascii="Arial" w:hAnsi="Arial" w:cs="Arial"/>
            </w:rPr>
          </w:rPrChange>
        </w:rPr>
        <w:t>ամսաթիվը</w:t>
      </w:r>
      <w:r w:rsidRPr="008A0EE2">
        <w:rPr>
          <w:lang w:val="hy-AM"/>
          <w:rPrChange w:id="895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955" w:author="Զարինե Սարգսյան" w:date="2026-04-02T14:26:00Z">
            <w:rPr>
              <w:rFonts w:ascii="Arial" w:hAnsi="Arial" w:cs="Arial"/>
            </w:rPr>
          </w:rPrChange>
        </w:rPr>
        <w:t>ժամը</w:t>
      </w:r>
      <w:r w:rsidRPr="008A0EE2">
        <w:rPr>
          <w:lang w:val="hy-AM"/>
          <w:rPrChange w:id="8956" w:author="Զարինե Սարգսյան" w:date="2026-04-02T14:26:00Z">
            <w:rPr/>
          </w:rPrChange>
        </w:rPr>
        <w:t xml:space="preserve"> (</w:t>
      </w:r>
      <w:r w:rsidRPr="008A0EE2">
        <w:rPr>
          <w:rFonts w:ascii="Arial" w:hAnsi="Arial" w:cs="Arial"/>
          <w:lang w:val="hy-AM"/>
          <w:rPrChange w:id="8957" w:author="Զարինե Սարգսյան" w:date="2026-04-02T14:26:00Z">
            <w:rPr>
              <w:rFonts w:ascii="Arial" w:hAnsi="Arial" w:cs="Arial"/>
            </w:rPr>
          </w:rPrChange>
        </w:rPr>
        <w:t>ժամ</w:t>
      </w:r>
      <w:r w:rsidRPr="008A0EE2">
        <w:rPr>
          <w:lang w:val="hy-AM"/>
          <w:rPrChange w:id="8958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959" w:author="Զարինե Սարգսյան" w:date="2026-04-02T14:26:00Z">
            <w:rPr>
              <w:rFonts w:ascii="Arial" w:hAnsi="Arial" w:cs="Arial"/>
            </w:rPr>
          </w:rPrChange>
        </w:rPr>
        <w:t>րոպե</w:t>
      </w:r>
      <w:r w:rsidRPr="008A0EE2">
        <w:rPr>
          <w:lang w:val="hy-AM"/>
          <w:rPrChange w:id="8960" w:author="Զարինե Սարգսյան" w:date="2026-04-02T14:26:00Z">
            <w:rPr/>
          </w:rPrChange>
        </w:rPr>
        <w:t>),</w:t>
      </w:r>
    </w:p>
    <w:p w14:paraId="26A1C530" w14:textId="77777777" w:rsidR="00A320B0" w:rsidRPr="008A0EE2" w:rsidRDefault="00A320B0" w:rsidP="00A320B0">
      <w:pPr>
        <w:rPr>
          <w:lang w:val="hy-AM"/>
          <w:rPrChange w:id="8961" w:author="Զարինե Սարգսյան" w:date="2026-04-02T14:26:00Z">
            <w:rPr/>
          </w:rPrChange>
        </w:rPr>
      </w:pPr>
      <w:r w:rsidRPr="008A0EE2">
        <w:rPr>
          <w:lang w:val="hy-AM"/>
          <w:rPrChange w:id="8962" w:author="Զարինե Սարգսյան" w:date="2026-04-02T14:26:00Z">
            <w:rPr/>
          </w:rPrChange>
        </w:rPr>
        <w:t xml:space="preserve">3) </w:t>
      </w:r>
      <w:r w:rsidRPr="008A0EE2">
        <w:rPr>
          <w:rFonts w:ascii="Arial" w:hAnsi="Arial" w:cs="Arial"/>
          <w:lang w:val="hy-AM"/>
          <w:rPrChange w:id="8963" w:author="Զարինե Սարգսյան" w:date="2026-04-02T14:26:00Z">
            <w:rPr>
              <w:rFonts w:ascii="Arial" w:hAnsi="Arial" w:cs="Arial"/>
            </w:rPr>
          </w:rPrChange>
        </w:rPr>
        <w:t>Հղման</w:t>
      </w:r>
      <w:r w:rsidRPr="008A0EE2">
        <w:rPr>
          <w:lang w:val="hy-AM"/>
          <w:rPrChange w:id="896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65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96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967" w:author="Զարինե Սարգսյան" w:date="2026-04-02T14:26:00Z">
            <w:rPr>
              <w:rFonts w:ascii="Arial" w:hAnsi="Arial" w:cs="Arial"/>
            </w:rPr>
          </w:rPrChange>
        </w:rPr>
        <w:t>որտեղ</w:t>
      </w:r>
      <w:r w:rsidRPr="008A0EE2">
        <w:rPr>
          <w:lang w:val="hy-AM"/>
          <w:rPrChange w:id="896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69" w:author="Զարինե Սարգսյան" w:date="2026-04-02T14:26:00Z">
            <w:rPr>
              <w:rFonts w:ascii="Arial" w:hAnsi="Arial" w:cs="Arial"/>
            </w:rPr>
          </w:rPrChange>
        </w:rPr>
        <w:t>ըստ</w:t>
      </w:r>
      <w:r w:rsidRPr="008A0EE2">
        <w:rPr>
          <w:lang w:val="hy-AM"/>
          <w:rPrChange w:id="897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71" w:author="Զարինե Սարգսյան" w:date="2026-04-02T14:26:00Z">
            <w:rPr>
              <w:rFonts w:ascii="Arial" w:hAnsi="Arial" w:cs="Arial"/>
            </w:rPr>
          </w:rPrChange>
        </w:rPr>
        <w:t>առկայության</w:t>
      </w:r>
      <w:r w:rsidRPr="008A0EE2">
        <w:rPr>
          <w:lang w:val="hy-AM"/>
          <w:rPrChange w:id="897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73" w:author="Զարինե Սարգսյան" w:date="2026-04-02T14:26:00Z">
            <w:rPr>
              <w:rFonts w:ascii="Arial" w:hAnsi="Arial" w:cs="Arial"/>
            </w:rPr>
          </w:rPrChange>
        </w:rPr>
        <w:t>նշվում</w:t>
      </w:r>
      <w:r w:rsidRPr="008A0EE2">
        <w:rPr>
          <w:lang w:val="hy-AM"/>
          <w:rPrChange w:id="897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75" w:author="Զարինե Սարգսյան" w:date="2026-04-02T14:26:00Z">
            <w:rPr>
              <w:rFonts w:ascii="Arial" w:hAnsi="Arial" w:cs="Arial"/>
            </w:rPr>
          </w:rPrChange>
        </w:rPr>
        <w:t>է</w:t>
      </w:r>
    </w:p>
    <w:p w14:paraId="271679D0" w14:textId="77777777" w:rsidR="00A320B0" w:rsidRPr="008A0EE2" w:rsidRDefault="00A320B0" w:rsidP="00A320B0">
      <w:pPr>
        <w:rPr>
          <w:lang w:val="hy-AM"/>
          <w:rPrChange w:id="8976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8977" w:author="Զարինե Սարգսյան" w:date="2026-04-02T14:26:00Z">
            <w:rPr>
              <w:rFonts w:ascii="Arial" w:hAnsi="Arial" w:cs="Arial"/>
            </w:rPr>
          </w:rPrChange>
        </w:rPr>
        <w:t>ա</w:t>
      </w:r>
      <w:r w:rsidRPr="008A0EE2">
        <w:rPr>
          <w:lang w:val="hy-AM"/>
          <w:rPrChange w:id="8978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8979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898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81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898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83" w:author="Զարինե Սարգսյան" w:date="2026-04-02T14:26:00Z">
            <w:rPr>
              <w:rFonts w:ascii="Arial" w:hAnsi="Arial" w:cs="Arial"/>
            </w:rPr>
          </w:rPrChange>
        </w:rPr>
        <w:t>բացառիկ</w:t>
      </w:r>
      <w:r w:rsidRPr="008A0EE2">
        <w:rPr>
          <w:lang w:val="hy-AM"/>
          <w:rPrChange w:id="898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85" w:author="Զարինե Սարգսյան" w:date="2026-04-02T14:26:00Z">
            <w:rPr>
              <w:rFonts w:ascii="Arial" w:hAnsi="Arial" w:cs="Arial"/>
            </w:rPr>
          </w:rPrChange>
        </w:rPr>
        <w:t>համարը</w:t>
      </w:r>
      <w:r w:rsidRPr="008A0EE2">
        <w:rPr>
          <w:lang w:val="hy-AM"/>
          <w:rPrChange w:id="8986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8987" w:author="Զարինե Սարգսյան" w:date="2026-04-02T14:26:00Z">
            <w:rPr>
              <w:rFonts w:ascii="Arial" w:hAnsi="Arial" w:cs="Arial"/>
            </w:rPr>
          </w:rPrChange>
        </w:rPr>
        <w:t>որին</w:t>
      </w:r>
      <w:r w:rsidRPr="008A0EE2">
        <w:rPr>
          <w:lang w:val="hy-AM"/>
          <w:rPrChange w:id="898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89" w:author="Զարինե Սարգսյան" w:date="2026-04-02T14:26:00Z">
            <w:rPr>
              <w:rFonts w:ascii="Arial" w:hAnsi="Arial" w:cs="Arial"/>
            </w:rPr>
          </w:rPrChange>
        </w:rPr>
        <w:t>ի</w:t>
      </w:r>
      <w:r w:rsidRPr="008A0EE2">
        <w:rPr>
          <w:lang w:val="hy-AM"/>
          <w:rPrChange w:id="899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91" w:author="Զարինե Սարգսյան" w:date="2026-04-02T14:26:00Z">
            <w:rPr>
              <w:rFonts w:ascii="Arial" w:hAnsi="Arial" w:cs="Arial"/>
            </w:rPr>
          </w:rPrChange>
        </w:rPr>
        <w:t>պատասխան</w:t>
      </w:r>
      <w:r w:rsidRPr="008A0EE2">
        <w:rPr>
          <w:lang w:val="hy-AM"/>
          <w:rPrChange w:id="899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93" w:author="Զարինե Սարգսյան" w:date="2026-04-02T14:26:00Z">
            <w:rPr>
              <w:rFonts w:ascii="Arial" w:hAnsi="Arial" w:cs="Arial"/>
            </w:rPr>
          </w:rPrChange>
        </w:rPr>
        <w:t>ուղարկվում</w:t>
      </w:r>
      <w:r w:rsidRPr="008A0EE2">
        <w:rPr>
          <w:lang w:val="hy-AM"/>
          <w:rPrChange w:id="899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95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899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97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899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8999" w:author="Զարինե Սարգսյան" w:date="2026-04-02T14:26:00Z">
            <w:rPr>
              <w:rFonts w:ascii="Arial" w:hAnsi="Arial" w:cs="Arial"/>
            </w:rPr>
          </w:rPrChange>
        </w:rPr>
        <w:t>հաղորդագրությունը</w:t>
      </w:r>
      <w:r w:rsidRPr="008A0EE2">
        <w:rPr>
          <w:lang w:val="hy-AM"/>
          <w:rPrChange w:id="9000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9001" w:author="Զարինե Սարգսյան" w:date="2026-04-02T14:26:00Z">
            <w:rPr>
              <w:rFonts w:ascii="Arial" w:hAnsi="Arial" w:cs="Arial"/>
            </w:rPr>
          </w:rPrChange>
        </w:rPr>
        <w:t>և</w:t>
      </w:r>
      <w:r w:rsidRPr="008A0EE2">
        <w:rPr>
          <w:lang w:val="hy-AM"/>
          <w:rPrChange w:id="9002" w:author="Զարինե Սարգսյան" w:date="2026-04-02T14:26:00Z">
            <w:rPr/>
          </w:rPrChange>
        </w:rPr>
        <w:t>/</w:t>
      </w:r>
      <w:r w:rsidRPr="008A0EE2">
        <w:rPr>
          <w:rFonts w:ascii="Arial" w:hAnsi="Arial" w:cs="Arial"/>
          <w:lang w:val="hy-AM"/>
          <w:rPrChange w:id="9003" w:author="Զարինե Սարգսյան" w:date="2026-04-02T14:26:00Z">
            <w:rPr>
              <w:rFonts w:ascii="Arial" w:hAnsi="Arial" w:cs="Arial"/>
            </w:rPr>
          </w:rPrChange>
        </w:rPr>
        <w:t>կամ</w:t>
      </w:r>
    </w:p>
    <w:p w14:paraId="244BDCF5" w14:textId="77777777" w:rsidR="00A320B0" w:rsidRPr="008A0EE2" w:rsidRDefault="00A320B0" w:rsidP="00A320B0">
      <w:pPr>
        <w:rPr>
          <w:lang w:val="hy-AM"/>
          <w:rPrChange w:id="9004" w:author="Զարինե Սարգսյան" w:date="2026-04-02T14:26:00Z">
            <w:rPr/>
          </w:rPrChange>
        </w:rPr>
      </w:pPr>
      <w:r w:rsidRPr="008A0EE2">
        <w:rPr>
          <w:rFonts w:ascii="Arial" w:hAnsi="Arial" w:cs="Arial"/>
          <w:lang w:val="hy-AM"/>
          <w:rPrChange w:id="9005" w:author="Զարինե Սարգսյան" w:date="2026-04-02T14:26:00Z">
            <w:rPr>
              <w:rFonts w:ascii="Arial" w:hAnsi="Arial" w:cs="Arial"/>
            </w:rPr>
          </w:rPrChange>
        </w:rPr>
        <w:t>բ</w:t>
      </w:r>
      <w:r w:rsidRPr="008A0EE2">
        <w:rPr>
          <w:lang w:val="hy-AM"/>
          <w:rPrChange w:id="9006" w:author="Զարինե Սարգսյան" w:date="2026-04-02T14:26:00Z">
            <w:rPr/>
          </w:rPrChange>
        </w:rPr>
        <w:t xml:space="preserve">. </w:t>
      </w:r>
      <w:r w:rsidRPr="008A0EE2">
        <w:rPr>
          <w:rFonts w:ascii="Arial" w:hAnsi="Arial" w:cs="Arial"/>
          <w:lang w:val="hy-AM"/>
          <w:rPrChange w:id="9007" w:author="Զարինե Սարգսյան" w:date="2026-04-02T14:26:00Z">
            <w:rPr>
              <w:rFonts w:ascii="Arial" w:hAnsi="Arial" w:cs="Arial"/>
            </w:rPr>
          </w:rPrChange>
        </w:rPr>
        <w:t>տրվում</w:t>
      </w:r>
      <w:r w:rsidRPr="008A0EE2">
        <w:rPr>
          <w:lang w:val="hy-AM"/>
          <w:rPrChange w:id="900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0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901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11" w:author="Զարինե Սարգսյան" w:date="2026-04-02T14:26:00Z">
            <w:rPr>
              <w:rFonts w:ascii="Arial" w:hAnsi="Arial" w:cs="Arial"/>
            </w:rPr>
          </w:rPrChange>
        </w:rPr>
        <w:t>հղում՝</w:t>
      </w:r>
      <w:r w:rsidRPr="008A0EE2">
        <w:rPr>
          <w:lang w:val="hy-AM"/>
          <w:rPrChange w:id="901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13" w:author="Զարինե Սարգսյան" w:date="2026-04-02T14:26:00Z">
            <w:rPr>
              <w:rFonts w:ascii="Arial" w:hAnsi="Arial" w:cs="Arial"/>
            </w:rPr>
          </w:rPrChange>
        </w:rPr>
        <w:t>ուղարկող</w:t>
      </w:r>
      <w:r w:rsidRPr="008A0EE2">
        <w:rPr>
          <w:lang w:val="hy-AM"/>
          <w:rPrChange w:id="901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15" w:author="Զարինե Սարգսյան" w:date="2026-04-02T14:26:00Z">
            <w:rPr>
              <w:rFonts w:ascii="Arial" w:hAnsi="Arial" w:cs="Arial"/>
            </w:rPr>
          </w:rPrChange>
        </w:rPr>
        <w:t>կողմի</w:t>
      </w:r>
      <w:r w:rsidRPr="008A0EE2">
        <w:rPr>
          <w:lang w:val="hy-AM"/>
          <w:rPrChange w:id="901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17" w:author="Զարինե Սարգսյան" w:date="2026-04-02T14:26:00Z">
            <w:rPr>
              <w:rFonts w:ascii="Arial" w:hAnsi="Arial" w:cs="Arial"/>
            </w:rPr>
          </w:rPrChange>
        </w:rPr>
        <w:t>համակարգում</w:t>
      </w:r>
      <w:r w:rsidRPr="008A0EE2">
        <w:rPr>
          <w:lang w:val="hy-AM"/>
          <w:rPrChange w:id="901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19" w:author="Զարինե Սարգսյան" w:date="2026-04-02T14:26:00Z">
            <w:rPr>
              <w:rFonts w:ascii="Arial" w:hAnsi="Arial" w:cs="Arial"/>
            </w:rPr>
          </w:rPrChange>
        </w:rPr>
        <w:t>ձևավորված</w:t>
      </w:r>
      <w:r w:rsidRPr="008A0EE2">
        <w:rPr>
          <w:lang w:val="hy-AM"/>
          <w:rPrChange w:id="902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21" w:author="Զարինե Սարգսյան" w:date="2026-04-02T14:26:00Z">
            <w:rPr>
              <w:rFonts w:ascii="Arial" w:hAnsi="Arial" w:cs="Arial"/>
            </w:rPr>
          </w:rPrChange>
        </w:rPr>
        <w:t>այն</w:t>
      </w:r>
      <w:r w:rsidRPr="008A0EE2">
        <w:rPr>
          <w:lang w:val="hy-AM"/>
          <w:rPrChange w:id="902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23" w:author="Զարինե Սարգսյան" w:date="2026-04-02T14:26:00Z">
            <w:rPr>
              <w:rFonts w:ascii="Arial" w:hAnsi="Arial" w:cs="Arial"/>
            </w:rPr>
          </w:rPrChange>
        </w:rPr>
        <w:t>փաստաթղթին</w:t>
      </w:r>
      <w:r w:rsidRPr="008A0EE2">
        <w:rPr>
          <w:lang w:val="hy-AM"/>
          <w:rPrChange w:id="9024" w:author="Զարինե Սարգսյան" w:date="2026-04-02T14:26:00Z">
            <w:rPr/>
          </w:rPrChange>
        </w:rPr>
        <w:t xml:space="preserve">, </w:t>
      </w:r>
      <w:r w:rsidRPr="008A0EE2">
        <w:rPr>
          <w:rFonts w:ascii="Arial" w:hAnsi="Arial" w:cs="Arial"/>
          <w:lang w:val="hy-AM"/>
          <w:rPrChange w:id="9025" w:author="Զարինե Սարգսյան" w:date="2026-04-02T14:26:00Z">
            <w:rPr>
              <w:rFonts w:ascii="Arial" w:hAnsi="Arial" w:cs="Arial"/>
            </w:rPr>
          </w:rPrChange>
        </w:rPr>
        <w:t>որը</w:t>
      </w:r>
      <w:r w:rsidRPr="008A0EE2">
        <w:rPr>
          <w:lang w:val="hy-AM"/>
          <w:rPrChange w:id="902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27" w:author="Զարինե Սարգսյան" w:date="2026-04-02T14:26:00Z">
            <w:rPr>
              <w:rFonts w:ascii="Arial" w:hAnsi="Arial" w:cs="Arial"/>
            </w:rPr>
          </w:rPrChange>
        </w:rPr>
        <w:t>կապված</w:t>
      </w:r>
      <w:r w:rsidRPr="008A0EE2">
        <w:rPr>
          <w:lang w:val="hy-AM"/>
          <w:rPrChange w:id="902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29" w:author="Զարինե Սարգսյան" w:date="2026-04-02T14:26:00Z">
            <w:rPr>
              <w:rFonts w:ascii="Arial" w:hAnsi="Arial" w:cs="Arial"/>
            </w:rPr>
          </w:rPrChange>
        </w:rPr>
        <w:t>է</w:t>
      </w:r>
      <w:r w:rsidRPr="008A0EE2">
        <w:rPr>
          <w:lang w:val="hy-AM"/>
          <w:rPrChange w:id="9030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31" w:author="Զարինե Սարգսյան" w:date="2026-04-02T14:26:00Z">
            <w:rPr>
              <w:rFonts w:ascii="Arial" w:hAnsi="Arial" w:cs="Arial"/>
            </w:rPr>
          </w:rPrChange>
        </w:rPr>
        <w:t>սույն</w:t>
      </w:r>
      <w:r w:rsidRPr="008A0EE2">
        <w:rPr>
          <w:lang w:val="hy-AM"/>
          <w:rPrChange w:id="9032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33" w:author="Զարինե Սարգսյան" w:date="2026-04-02T14:26:00Z">
            <w:rPr>
              <w:rFonts w:ascii="Arial" w:hAnsi="Arial" w:cs="Arial"/>
            </w:rPr>
          </w:rPrChange>
        </w:rPr>
        <w:t>ուղարկվող</w:t>
      </w:r>
      <w:r w:rsidRPr="008A0EE2">
        <w:rPr>
          <w:lang w:val="hy-AM"/>
          <w:rPrChange w:id="9034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35" w:author="Զարինե Սարգսյան" w:date="2026-04-02T14:26:00Z">
            <w:rPr>
              <w:rFonts w:ascii="Arial" w:hAnsi="Arial" w:cs="Arial"/>
            </w:rPr>
          </w:rPrChange>
        </w:rPr>
        <w:t>հաղորդագրության</w:t>
      </w:r>
      <w:r w:rsidRPr="008A0EE2">
        <w:rPr>
          <w:lang w:val="hy-AM"/>
          <w:rPrChange w:id="9036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37" w:author="Զարինե Սարգսյան" w:date="2026-04-02T14:26:00Z">
            <w:rPr>
              <w:rFonts w:ascii="Arial" w:hAnsi="Arial" w:cs="Arial"/>
            </w:rPr>
          </w:rPrChange>
        </w:rPr>
        <w:t>տվյալների</w:t>
      </w:r>
      <w:r w:rsidRPr="008A0EE2">
        <w:rPr>
          <w:lang w:val="hy-AM"/>
          <w:rPrChange w:id="9038" w:author="Զարինե Սարգսյան" w:date="2026-04-02T14:26:00Z">
            <w:rPr/>
          </w:rPrChange>
        </w:rPr>
        <w:t xml:space="preserve"> </w:t>
      </w:r>
      <w:r w:rsidRPr="008A0EE2">
        <w:rPr>
          <w:rFonts w:ascii="Arial" w:hAnsi="Arial" w:cs="Arial"/>
          <w:lang w:val="hy-AM"/>
          <w:rPrChange w:id="9039" w:author="Զարինե Սարգսյան" w:date="2026-04-02T14:26:00Z">
            <w:rPr>
              <w:rFonts w:ascii="Arial" w:hAnsi="Arial" w:cs="Arial"/>
            </w:rPr>
          </w:rPrChange>
        </w:rPr>
        <w:t>հետ</w:t>
      </w:r>
      <w:r w:rsidRPr="008A0EE2">
        <w:rPr>
          <w:lang w:val="hy-AM"/>
          <w:rPrChange w:id="9040" w:author="Զարինե Սարգսյան" w:date="2026-04-02T14:26:00Z">
            <w:rPr/>
          </w:rPrChange>
        </w:rPr>
        <w:t>,</w:t>
      </w:r>
    </w:p>
    <w:p w14:paraId="0D6865EB" w14:textId="77777777" w:rsidR="00A320B0" w:rsidRPr="00537147" w:rsidRDefault="00A320B0" w:rsidP="00A320B0">
      <w:pPr>
        <w:rPr>
          <w:lang w:val="hy-AM"/>
          <w:rPrChange w:id="9041" w:author="Զարինե Սարգսյան" w:date="2026-04-06T11:03:00Z">
            <w:rPr/>
          </w:rPrChange>
        </w:rPr>
      </w:pPr>
      <w:r w:rsidRPr="00537147">
        <w:rPr>
          <w:lang w:val="hy-AM"/>
          <w:rPrChange w:id="9042" w:author="Զարինե Սարգսյան" w:date="2026-04-06T11:03:00Z">
            <w:rPr/>
          </w:rPrChange>
        </w:rPr>
        <w:t xml:space="preserve">4) </w:t>
      </w:r>
      <w:r w:rsidRPr="00537147">
        <w:rPr>
          <w:rFonts w:ascii="Arial" w:hAnsi="Arial" w:cs="Arial"/>
          <w:lang w:val="hy-AM"/>
          <w:rPrChange w:id="9043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04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45" w:author="Զարինե Սարգսյան" w:date="2026-04-06T11:03:00Z">
            <w:rPr>
              <w:rFonts w:ascii="Arial" w:hAnsi="Arial" w:cs="Arial"/>
            </w:rPr>
          </w:rPrChange>
        </w:rPr>
        <w:t>ձևավորող</w:t>
      </w:r>
      <w:r w:rsidRPr="00537147">
        <w:rPr>
          <w:lang w:val="hy-AM"/>
          <w:rPrChange w:id="904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47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904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49" w:author="Զարինե Սարգսյան" w:date="2026-04-06T11:03:00Z">
            <w:rPr>
              <w:rFonts w:ascii="Arial" w:hAnsi="Arial" w:cs="Arial"/>
            </w:rPr>
          </w:rPrChange>
        </w:rPr>
        <w:t>ուղարկող</w:t>
      </w:r>
      <w:r w:rsidRPr="00537147">
        <w:rPr>
          <w:lang w:val="hy-AM"/>
          <w:rPrChange w:id="905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51" w:author="Զարինե Սարգսյան" w:date="2026-04-06T11:03:00Z">
            <w:rPr>
              <w:rFonts w:ascii="Arial" w:hAnsi="Arial" w:cs="Arial"/>
            </w:rPr>
          </w:rPrChange>
        </w:rPr>
        <w:t>կողմը</w:t>
      </w:r>
      <w:r w:rsidRPr="00537147">
        <w:rPr>
          <w:lang w:val="hy-AM"/>
          <w:rPrChange w:id="9052" w:author="Զարինե Սարգսյան" w:date="2026-04-06T11:03:00Z">
            <w:rPr/>
          </w:rPrChange>
        </w:rPr>
        <w:t>.</w:t>
      </w:r>
    </w:p>
    <w:p w14:paraId="791AA3B6" w14:textId="77777777" w:rsidR="00A320B0" w:rsidRPr="00537147" w:rsidRDefault="00A320B0" w:rsidP="00A320B0">
      <w:pPr>
        <w:rPr>
          <w:lang w:val="hy-AM"/>
          <w:rPrChange w:id="9053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054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055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056" w:author="Զարինե Սարգսյան" w:date="2026-04-06T11:03:00Z">
            <w:rPr>
              <w:rFonts w:ascii="Arial" w:hAnsi="Arial" w:cs="Arial"/>
            </w:rPr>
          </w:rPrChange>
        </w:rPr>
        <w:t>Ուղարկողի</w:t>
      </w:r>
      <w:r w:rsidRPr="00537147">
        <w:rPr>
          <w:lang w:val="hy-AM"/>
          <w:rPrChange w:id="90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58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059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060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06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62" w:author="Զարինե Սարգսյան" w:date="2026-04-06T11:03:00Z">
            <w:rPr>
              <w:rFonts w:ascii="Arial" w:hAnsi="Arial" w:cs="Arial"/>
            </w:rPr>
          </w:rPrChange>
        </w:rPr>
        <w:t>առկայության</w:t>
      </w:r>
      <w:r w:rsidRPr="00537147">
        <w:rPr>
          <w:lang w:val="hy-AM"/>
          <w:rPrChange w:id="9063" w:author="Զարինե Սարգսյան" w:date="2026-04-06T11:03:00Z">
            <w:rPr/>
          </w:rPrChange>
        </w:rPr>
        <w:t>),</w:t>
      </w:r>
    </w:p>
    <w:p w14:paraId="0E0777EE" w14:textId="77777777" w:rsidR="00A320B0" w:rsidRPr="00537147" w:rsidRDefault="00A320B0" w:rsidP="00A320B0">
      <w:pPr>
        <w:rPr>
          <w:lang w:val="hy-AM"/>
          <w:rPrChange w:id="9064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065" w:author="Զարինե Սարգսյան" w:date="2026-04-06T11:03:00Z">
            <w:rPr>
              <w:rFonts w:ascii="Arial" w:hAnsi="Arial" w:cs="Arial"/>
            </w:rPr>
          </w:rPrChange>
        </w:rPr>
        <w:t>բ</w:t>
      </w:r>
      <w:r w:rsidRPr="00537147">
        <w:rPr>
          <w:lang w:val="hy-AM"/>
          <w:rPrChange w:id="9066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067" w:author="Զարինե Սարգսյան" w:date="2026-04-06T11:03:00Z">
            <w:rPr>
              <w:rFonts w:ascii="Arial" w:hAnsi="Arial" w:cs="Arial"/>
            </w:rPr>
          </w:rPrChange>
        </w:rPr>
        <w:t>Ուղարկողի</w:t>
      </w:r>
      <w:r w:rsidRPr="00537147">
        <w:rPr>
          <w:lang w:val="hy-AM"/>
          <w:rPrChange w:id="906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69" w:author="Զարինե Սարգսյան" w:date="2026-04-06T11:03:00Z">
            <w:rPr>
              <w:rFonts w:ascii="Arial" w:hAnsi="Arial" w:cs="Arial"/>
            </w:rPr>
          </w:rPrChange>
        </w:rPr>
        <w:t>կոդը</w:t>
      </w:r>
      <w:r w:rsidRPr="00537147">
        <w:rPr>
          <w:lang w:val="hy-AM"/>
          <w:rPrChange w:id="9070" w:author="Զարինե Սարգսյան" w:date="2026-04-06T11:03:00Z">
            <w:rPr/>
          </w:rPrChange>
        </w:rPr>
        <w:t>,</w:t>
      </w:r>
    </w:p>
    <w:p w14:paraId="4F908DD9" w14:textId="77777777" w:rsidR="00A320B0" w:rsidRPr="00537147" w:rsidRDefault="00A320B0" w:rsidP="00A320B0">
      <w:pPr>
        <w:rPr>
          <w:lang w:val="hy-AM"/>
          <w:rPrChange w:id="9071" w:author="Զարինե Սարգսյան" w:date="2026-04-06T11:03:00Z">
            <w:rPr/>
          </w:rPrChange>
        </w:rPr>
      </w:pPr>
      <w:r w:rsidRPr="00537147">
        <w:rPr>
          <w:lang w:val="hy-AM"/>
          <w:rPrChange w:id="9072" w:author="Զարինե Սարգսյան" w:date="2026-04-06T11:03:00Z">
            <w:rPr/>
          </w:rPrChange>
        </w:rPr>
        <w:t xml:space="preserve">5) </w:t>
      </w:r>
      <w:r w:rsidRPr="00537147">
        <w:rPr>
          <w:rFonts w:ascii="Arial" w:hAnsi="Arial" w:cs="Arial"/>
          <w:lang w:val="hy-AM"/>
          <w:rPrChange w:id="9073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07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75" w:author="Զարինե Սարգսյան" w:date="2026-04-06T11:03:00Z">
            <w:rPr>
              <w:rFonts w:ascii="Arial" w:hAnsi="Arial" w:cs="Arial"/>
            </w:rPr>
          </w:rPrChange>
        </w:rPr>
        <w:t>ստացող</w:t>
      </w:r>
      <w:r w:rsidRPr="00537147">
        <w:rPr>
          <w:lang w:val="hy-AM"/>
          <w:rPrChange w:id="907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077" w:author="Զարինե Սարգսյան" w:date="2026-04-06T11:03:00Z">
            <w:rPr>
              <w:rFonts w:ascii="Arial" w:hAnsi="Arial" w:cs="Arial"/>
            </w:rPr>
          </w:rPrChange>
        </w:rPr>
        <w:t>հասցեատեր</w:t>
      </w:r>
      <w:r w:rsidRPr="00537147">
        <w:rPr>
          <w:lang w:val="hy-AM"/>
          <w:rPrChange w:id="9078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079" w:author="Զարինե Սարգսյան" w:date="2026-04-06T11:03:00Z">
            <w:rPr>
              <w:rFonts w:ascii="Arial" w:hAnsi="Arial" w:cs="Arial"/>
            </w:rPr>
          </w:rPrChange>
        </w:rPr>
        <w:t>կողմը</w:t>
      </w:r>
      <w:r w:rsidRPr="00537147">
        <w:rPr>
          <w:lang w:val="hy-AM"/>
          <w:rPrChange w:id="9080" w:author="Զարինե Սարգսյան" w:date="2026-04-06T11:03:00Z">
            <w:rPr/>
          </w:rPrChange>
        </w:rPr>
        <w:t>.</w:t>
      </w:r>
    </w:p>
    <w:p w14:paraId="779E93FF" w14:textId="77777777" w:rsidR="00A320B0" w:rsidRPr="00537147" w:rsidRDefault="00A320B0" w:rsidP="00A320B0">
      <w:pPr>
        <w:rPr>
          <w:lang w:val="hy-AM"/>
          <w:rPrChange w:id="9081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082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083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084" w:author="Զարինե Սարգսյան" w:date="2026-04-06T11:03:00Z">
            <w:rPr>
              <w:rFonts w:ascii="Arial" w:hAnsi="Arial" w:cs="Arial"/>
            </w:rPr>
          </w:rPrChange>
        </w:rPr>
        <w:t>Ստացող</w:t>
      </w:r>
      <w:r w:rsidRPr="00537147">
        <w:rPr>
          <w:lang w:val="hy-AM"/>
          <w:rPrChange w:id="90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86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908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88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089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090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09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92" w:author="Զարինե Սարգսյան" w:date="2026-04-06T11:03:00Z">
            <w:rPr>
              <w:rFonts w:ascii="Arial" w:hAnsi="Arial" w:cs="Arial"/>
            </w:rPr>
          </w:rPrChange>
        </w:rPr>
        <w:t>առկայության</w:t>
      </w:r>
      <w:r w:rsidRPr="00537147">
        <w:rPr>
          <w:lang w:val="hy-AM"/>
          <w:rPrChange w:id="9093" w:author="Զարինե Սարգսյան" w:date="2026-04-06T11:03:00Z">
            <w:rPr/>
          </w:rPrChange>
        </w:rPr>
        <w:t>),</w:t>
      </w:r>
    </w:p>
    <w:p w14:paraId="19A0997F" w14:textId="77777777" w:rsidR="00A320B0" w:rsidRPr="00537147" w:rsidRDefault="00A320B0" w:rsidP="00A320B0">
      <w:pPr>
        <w:rPr>
          <w:lang w:val="hy-AM"/>
          <w:rPrChange w:id="9094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095" w:author="Զարինե Սարգսյան" w:date="2026-04-06T11:03:00Z">
            <w:rPr>
              <w:rFonts w:ascii="Arial" w:hAnsi="Arial" w:cs="Arial"/>
            </w:rPr>
          </w:rPrChange>
        </w:rPr>
        <w:t>բ</w:t>
      </w:r>
      <w:r w:rsidRPr="00537147">
        <w:rPr>
          <w:lang w:val="hy-AM"/>
          <w:rPrChange w:id="9096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097" w:author="Զարինե Սարգսյան" w:date="2026-04-06T11:03:00Z">
            <w:rPr>
              <w:rFonts w:ascii="Arial" w:hAnsi="Arial" w:cs="Arial"/>
            </w:rPr>
          </w:rPrChange>
        </w:rPr>
        <w:t>Ստացող</w:t>
      </w:r>
      <w:r w:rsidRPr="00537147">
        <w:rPr>
          <w:lang w:val="hy-AM"/>
          <w:rPrChange w:id="909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099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910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01" w:author="Զարինե Սարգսյան" w:date="2026-04-06T11:03:00Z">
            <w:rPr>
              <w:rFonts w:ascii="Arial" w:hAnsi="Arial" w:cs="Arial"/>
            </w:rPr>
          </w:rPrChange>
        </w:rPr>
        <w:t>կոդը</w:t>
      </w:r>
      <w:r w:rsidRPr="00537147">
        <w:rPr>
          <w:lang w:val="hy-AM"/>
          <w:rPrChange w:id="9102" w:author="Զարինե Սարգսյան" w:date="2026-04-06T11:03:00Z">
            <w:rPr/>
          </w:rPrChange>
        </w:rPr>
        <w:t>,</w:t>
      </w:r>
    </w:p>
    <w:p w14:paraId="412D5A5A" w14:textId="77777777" w:rsidR="00A320B0" w:rsidRPr="00537147" w:rsidRDefault="00A320B0" w:rsidP="00A320B0">
      <w:pPr>
        <w:rPr>
          <w:lang w:val="hy-AM"/>
          <w:rPrChange w:id="9103" w:author="Զարինե Սարգսյան" w:date="2026-04-06T11:03:00Z">
            <w:rPr/>
          </w:rPrChange>
        </w:rPr>
      </w:pPr>
      <w:r w:rsidRPr="00537147">
        <w:rPr>
          <w:lang w:val="hy-AM"/>
          <w:rPrChange w:id="9104" w:author="Զարինե Սարգսյան" w:date="2026-04-06T11:03:00Z">
            <w:rPr/>
          </w:rPrChange>
        </w:rPr>
        <w:t xml:space="preserve">6) </w:t>
      </w:r>
      <w:r w:rsidRPr="00537147">
        <w:rPr>
          <w:rFonts w:ascii="Arial" w:hAnsi="Arial" w:cs="Arial"/>
          <w:lang w:val="hy-AM"/>
          <w:rPrChange w:id="9105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10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07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10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09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911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11" w:author="Զարինե Սարգսյան" w:date="2026-04-06T11:03:00Z">
            <w:rPr>
              <w:rFonts w:ascii="Arial" w:hAnsi="Arial" w:cs="Arial"/>
            </w:rPr>
          </w:rPrChange>
        </w:rPr>
        <w:t>ամսաթիվը</w:t>
      </w:r>
      <w:r w:rsidRPr="00537147">
        <w:rPr>
          <w:lang w:val="hy-AM"/>
          <w:rPrChange w:id="9112" w:author="Զարինե Սարգսյան" w:date="2026-04-06T11:03:00Z">
            <w:rPr/>
          </w:rPrChange>
        </w:rPr>
        <w:t>,</w:t>
      </w:r>
    </w:p>
    <w:p w14:paraId="03F017E6" w14:textId="77777777" w:rsidR="00A320B0" w:rsidRPr="00537147" w:rsidRDefault="00A320B0" w:rsidP="00A320B0">
      <w:pPr>
        <w:rPr>
          <w:lang w:val="hy-AM"/>
          <w:rPrChange w:id="9113" w:author="Զարինե Սարգսյան" w:date="2026-04-06T11:03:00Z">
            <w:rPr/>
          </w:rPrChange>
        </w:rPr>
      </w:pPr>
      <w:r w:rsidRPr="00537147">
        <w:rPr>
          <w:lang w:val="hy-AM"/>
          <w:rPrChange w:id="9114" w:author="Զարինե Սարգսյան" w:date="2026-04-06T11:03:00Z">
            <w:rPr/>
          </w:rPrChange>
        </w:rPr>
        <w:t xml:space="preserve">7) </w:t>
      </w:r>
      <w:r w:rsidRPr="00537147">
        <w:rPr>
          <w:rFonts w:ascii="Arial" w:hAnsi="Arial" w:cs="Arial"/>
          <w:lang w:val="hy-AM"/>
          <w:rPrChange w:id="9115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11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17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11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19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912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21" w:author="Զարինե Սարգսյան" w:date="2026-04-06T11:03:00Z">
            <w:rPr>
              <w:rFonts w:ascii="Arial" w:hAnsi="Arial" w:cs="Arial"/>
            </w:rPr>
          </w:rPrChange>
        </w:rPr>
        <w:t>բացառիկ</w:t>
      </w:r>
      <w:r w:rsidRPr="00537147">
        <w:rPr>
          <w:lang w:val="hy-AM"/>
          <w:rPrChange w:id="912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23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124" w:author="Զարինե Սարգսյան" w:date="2026-04-06T11:03:00Z">
            <w:rPr/>
          </w:rPrChange>
        </w:rPr>
        <w:t>,</w:t>
      </w:r>
    </w:p>
    <w:p w14:paraId="2CD186EE" w14:textId="77777777" w:rsidR="00A320B0" w:rsidRPr="00537147" w:rsidRDefault="00A320B0" w:rsidP="00A320B0">
      <w:pPr>
        <w:rPr>
          <w:lang w:val="hy-AM"/>
          <w:rPrChange w:id="9125" w:author="Զարինե Սարգսյան" w:date="2026-04-06T11:03:00Z">
            <w:rPr/>
          </w:rPrChange>
        </w:rPr>
      </w:pPr>
      <w:r w:rsidRPr="00537147">
        <w:rPr>
          <w:lang w:val="hy-AM"/>
          <w:rPrChange w:id="9126" w:author="Զարինե Սարգսյան" w:date="2026-04-06T11:03:00Z">
            <w:rPr/>
          </w:rPrChange>
        </w:rPr>
        <w:t xml:space="preserve">8) </w:t>
      </w:r>
      <w:r w:rsidRPr="00537147">
        <w:rPr>
          <w:rFonts w:ascii="Arial" w:hAnsi="Arial" w:cs="Arial"/>
          <w:lang w:val="hy-AM"/>
          <w:rPrChange w:id="9127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12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29" w:author="Զարինե Սարգսյան" w:date="2026-04-06T11:03:00Z">
            <w:rPr>
              <w:rFonts w:ascii="Arial" w:hAnsi="Arial" w:cs="Arial"/>
            </w:rPr>
          </w:rPrChange>
        </w:rPr>
        <w:t>որոշմամբ</w:t>
      </w:r>
      <w:r w:rsidRPr="00537147">
        <w:rPr>
          <w:lang w:val="hy-AM"/>
          <w:rPrChange w:id="913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31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913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33" w:author="Զարինե Սարգսյան" w:date="2026-04-06T11:03:00Z">
            <w:rPr>
              <w:rFonts w:ascii="Arial" w:hAnsi="Arial" w:cs="Arial"/>
            </w:rPr>
          </w:rPrChange>
        </w:rPr>
        <w:t>գումարը</w:t>
      </w:r>
      <w:r w:rsidRPr="00537147">
        <w:rPr>
          <w:lang w:val="hy-AM"/>
          <w:rPrChange w:id="913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35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913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37" w:author="Զարինե Սարգսյան" w:date="2026-04-06T11:03:00Z">
            <w:rPr>
              <w:rFonts w:ascii="Arial" w:hAnsi="Arial" w:cs="Arial"/>
            </w:rPr>
          </w:rPrChange>
        </w:rPr>
        <w:t>արժույթը</w:t>
      </w:r>
      <w:r w:rsidRPr="00537147">
        <w:rPr>
          <w:lang w:val="hy-AM"/>
          <w:rPrChange w:id="9138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139" w:author="Զարինե Սարգսյան" w:date="2026-04-06T11:03:00Z">
            <w:rPr>
              <w:rFonts w:ascii="Arial" w:hAnsi="Arial" w:cs="Arial"/>
            </w:rPr>
          </w:rPrChange>
        </w:rPr>
        <w:t>որոշմամբ</w:t>
      </w:r>
      <w:r w:rsidRPr="00537147">
        <w:rPr>
          <w:lang w:val="hy-AM"/>
          <w:rPrChange w:id="914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41" w:author="Զարինե Սարգսյան" w:date="2026-04-06T11:03:00Z">
            <w:rPr>
              <w:rFonts w:ascii="Arial" w:hAnsi="Arial" w:cs="Arial"/>
            </w:rPr>
          </w:rPrChange>
        </w:rPr>
        <w:t>պահանջվող</w:t>
      </w:r>
      <w:r w:rsidRPr="00537147">
        <w:rPr>
          <w:lang w:val="hy-AM"/>
          <w:rPrChange w:id="914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43" w:author="Զարինե Սարգսյան" w:date="2026-04-06T11:03:00Z">
            <w:rPr>
              <w:rFonts w:ascii="Arial" w:hAnsi="Arial" w:cs="Arial"/>
            </w:rPr>
          </w:rPrChange>
        </w:rPr>
        <w:t>գումարի</w:t>
      </w:r>
      <w:r w:rsidRPr="00537147">
        <w:rPr>
          <w:lang w:val="hy-AM"/>
          <w:rPrChange w:id="914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45" w:author="Զարինե Սարգսյան" w:date="2026-04-06T11:03:00Z">
            <w:rPr>
              <w:rFonts w:ascii="Arial" w:hAnsi="Arial" w:cs="Arial"/>
            </w:rPr>
          </w:rPrChange>
        </w:rPr>
        <w:t>չափը</w:t>
      </w:r>
      <w:r w:rsidRPr="00537147">
        <w:rPr>
          <w:lang w:val="hy-AM"/>
          <w:rPrChange w:id="9146" w:author="Զարինե Սարգսյան" w:date="2026-04-06T11:03:00Z">
            <w:rPr/>
          </w:rPrChange>
        </w:rPr>
        <w:t>),</w:t>
      </w:r>
    </w:p>
    <w:p w14:paraId="7D323106" w14:textId="77777777" w:rsidR="00A320B0" w:rsidRPr="00537147" w:rsidRDefault="00A320B0" w:rsidP="00A320B0">
      <w:pPr>
        <w:rPr>
          <w:lang w:val="hy-AM"/>
          <w:rPrChange w:id="9147" w:author="Զարինե Սարգսյան" w:date="2026-04-06T11:03:00Z">
            <w:rPr/>
          </w:rPrChange>
        </w:rPr>
      </w:pPr>
      <w:r w:rsidRPr="00537147">
        <w:rPr>
          <w:lang w:val="hy-AM"/>
          <w:rPrChange w:id="9148" w:author="Զարինե Սարգսյան" w:date="2026-04-06T11:03:00Z">
            <w:rPr/>
          </w:rPrChange>
        </w:rPr>
        <w:t xml:space="preserve">9) </w:t>
      </w:r>
      <w:r w:rsidRPr="00537147">
        <w:rPr>
          <w:rFonts w:ascii="Arial" w:hAnsi="Arial" w:cs="Arial"/>
          <w:lang w:val="hy-AM"/>
          <w:rPrChange w:id="9149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915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51" w:author="Զարինե Սարգսյան" w:date="2026-04-06T11:03:00Z">
            <w:rPr>
              <w:rFonts w:ascii="Arial" w:hAnsi="Arial" w:cs="Arial"/>
            </w:rPr>
          </w:rPrChange>
        </w:rPr>
        <w:t>վճարողի</w:t>
      </w:r>
      <w:r w:rsidRPr="00537147">
        <w:rPr>
          <w:lang w:val="hy-AM"/>
          <w:rPrChange w:id="9152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153" w:author="Զարինե Սարգսյան" w:date="2026-04-06T11:03:00Z">
            <w:rPr>
              <w:rFonts w:ascii="Arial" w:hAnsi="Arial" w:cs="Arial"/>
            </w:rPr>
          </w:rPrChange>
        </w:rPr>
        <w:t>Հաճախորդի</w:t>
      </w:r>
      <w:r w:rsidRPr="00537147">
        <w:rPr>
          <w:lang w:val="hy-AM"/>
          <w:rPrChange w:id="9154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155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15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157" w:author="Զարինե Սարգսյան" w:date="2026-04-06T11:03:00Z">
            <w:rPr>
              <w:rFonts w:ascii="Arial" w:hAnsi="Arial" w:cs="Arial"/>
            </w:rPr>
          </w:rPrChange>
        </w:rPr>
        <w:t>անուն</w:t>
      </w:r>
      <w:r w:rsidRPr="00537147">
        <w:rPr>
          <w:lang w:val="hy-AM"/>
          <w:rPrChange w:id="9158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159" w:author="Զարինե Սարգսյան" w:date="2026-04-06T11:03:00Z">
            <w:rPr>
              <w:rFonts w:ascii="Arial" w:hAnsi="Arial" w:cs="Arial"/>
            </w:rPr>
          </w:rPrChange>
        </w:rPr>
        <w:t>ազգանունը</w:t>
      </w:r>
      <w:r w:rsidRPr="00537147">
        <w:rPr>
          <w:lang w:val="hy-AM"/>
          <w:rPrChange w:id="9160" w:author="Զարինե Սարգսյան" w:date="2026-04-06T11:03:00Z">
            <w:rPr/>
          </w:rPrChange>
        </w:rPr>
        <w:t>),</w:t>
      </w:r>
    </w:p>
    <w:p w14:paraId="098FA7D9" w14:textId="77777777" w:rsidR="00A320B0" w:rsidRPr="00537147" w:rsidRDefault="00A320B0" w:rsidP="00A320B0">
      <w:pPr>
        <w:rPr>
          <w:lang w:val="hy-AM"/>
          <w:rPrChange w:id="9161" w:author="Զարինե Սարգսյան" w:date="2026-04-06T11:03:00Z">
            <w:rPr/>
          </w:rPrChange>
        </w:rPr>
      </w:pPr>
      <w:r w:rsidRPr="00537147">
        <w:rPr>
          <w:lang w:val="hy-AM"/>
          <w:rPrChange w:id="9162" w:author="Զարինե Սարգսյան" w:date="2026-04-06T11:03:00Z">
            <w:rPr/>
          </w:rPrChange>
        </w:rPr>
        <w:t xml:space="preserve">10) </w:t>
      </w:r>
      <w:r w:rsidRPr="00537147">
        <w:rPr>
          <w:rFonts w:ascii="Arial" w:hAnsi="Arial" w:cs="Arial"/>
          <w:lang w:val="hy-AM"/>
          <w:rPrChange w:id="9163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916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65" w:author="Զարինե Սարգսյան" w:date="2026-04-06T11:03:00Z">
            <w:rPr>
              <w:rFonts w:ascii="Arial" w:hAnsi="Arial" w:cs="Arial"/>
            </w:rPr>
          </w:rPrChange>
        </w:rPr>
        <w:t>վճարողի</w:t>
      </w:r>
      <w:r w:rsidRPr="00537147">
        <w:rPr>
          <w:lang w:val="hy-AM"/>
          <w:rPrChange w:id="916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167" w:author="Զարինե Սարգսյան" w:date="2026-04-06T11:03:00Z">
            <w:rPr>
              <w:rFonts w:ascii="Arial" w:hAnsi="Arial" w:cs="Arial"/>
            </w:rPr>
          </w:rPrChange>
        </w:rPr>
        <w:t>Հաճախորդի</w:t>
      </w:r>
      <w:r w:rsidRPr="00537147">
        <w:rPr>
          <w:lang w:val="hy-AM"/>
          <w:rPrChange w:id="9168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169" w:author="Զարինե Սարգսյան" w:date="2026-04-06T11:03:00Z">
            <w:rPr>
              <w:rFonts w:ascii="Arial" w:hAnsi="Arial" w:cs="Arial"/>
            </w:rPr>
          </w:rPrChange>
        </w:rPr>
        <w:t>հաշվառման</w:t>
      </w:r>
      <w:r w:rsidRPr="00537147">
        <w:rPr>
          <w:lang w:val="hy-AM"/>
          <w:rPrChange w:id="917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71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172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173" w:author="Զարինե Սարգսյան" w:date="2026-04-06T11:03:00Z">
            <w:rPr>
              <w:rFonts w:ascii="Arial" w:hAnsi="Arial" w:cs="Arial"/>
            </w:rPr>
          </w:rPrChange>
        </w:rPr>
        <w:t>ՀՎՀՀ</w:t>
      </w:r>
      <w:r w:rsidRPr="00537147">
        <w:rPr>
          <w:lang w:val="hy-AM"/>
          <w:rPrChange w:id="9174" w:author="Զարինե Սարգսյան" w:date="2026-04-06T11:03:00Z">
            <w:rPr/>
          </w:rPrChange>
        </w:rPr>
        <w:t>),</w:t>
      </w:r>
    </w:p>
    <w:p w14:paraId="6726DC43" w14:textId="77777777" w:rsidR="00A320B0" w:rsidRPr="00537147" w:rsidRDefault="00A320B0" w:rsidP="00A320B0">
      <w:pPr>
        <w:rPr>
          <w:lang w:val="hy-AM"/>
          <w:rPrChange w:id="9175" w:author="Զարինե Սարգսյան" w:date="2026-04-06T11:03:00Z">
            <w:rPr/>
          </w:rPrChange>
        </w:rPr>
      </w:pPr>
      <w:r w:rsidRPr="00537147">
        <w:rPr>
          <w:lang w:val="hy-AM"/>
          <w:rPrChange w:id="9176" w:author="Զարինե Սարգսյան" w:date="2026-04-06T11:03:00Z">
            <w:rPr/>
          </w:rPrChange>
        </w:rPr>
        <w:t xml:space="preserve">11) </w:t>
      </w:r>
      <w:r w:rsidRPr="00537147">
        <w:rPr>
          <w:rFonts w:ascii="Arial" w:hAnsi="Arial" w:cs="Arial"/>
          <w:lang w:val="hy-AM"/>
          <w:rPrChange w:id="9177" w:author="Զարինե Սարգսյան" w:date="2026-04-06T11:03:00Z">
            <w:rPr>
              <w:rFonts w:ascii="Arial" w:hAnsi="Arial" w:cs="Arial"/>
            </w:rPr>
          </w:rPrChange>
        </w:rPr>
        <w:t>Արգելանքը</w:t>
      </w:r>
      <w:r w:rsidRPr="00537147">
        <w:rPr>
          <w:lang w:val="hy-AM"/>
          <w:rPrChange w:id="917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79" w:author="Զարինե Սարգսյան" w:date="2026-04-06T11:03:00Z">
            <w:rPr>
              <w:rFonts w:ascii="Arial" w:hAnsi="Arial" w:cs="Arial"/>
            </w:rPr>
          </w:rPrChange>
        </w:rPr>
        <w:t>հանելու</w:t>
      </w:r>
      <w:r w:rsidRPr="00537147">
        <w:rPr>
          <w:lang w:val="hy-AM"/>
          <w:rPrChange w:id="9180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181" w:author="Զարինե Սարգսյան" w:date="2026-04-06T11:03:00Z">
            <w:rPr>
              <w:rFonts w:ascii="Arial" w:hAnsi="Arial" w:cs="Arial"/>
            </w:rPr>
          </w:rPrChange>
        </w:rPr>
        <w:t>վերացնելու</w:t>
      </w:r>
      <w:r w:rsidRPr="00537147">
        <w:rPr>
          <w:lang w:val="hy-AM"/>
          <w:rPrChange w:id="9182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183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918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85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918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87" w:author="Զարինե Սարգսյան" w:date="2026-04-06T11:03:00Z">
            <w:rPr>
              <w:rFonts w:ascii="Arial" w:hAnsi="Arial" w:cs="Arial"/>
            </w:rPr>
          </w:rPrChange>
        </w:rPr>
        <w:t>հիմքի</w:t>
      </w:r>
      <w:r w:rsidRPr="00537147">
        <w:rPr>
          <w:lang w:val="hy-AM"/>
          <w:rPrChange w:id="918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89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19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91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919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93" w:author="Զարինե Սարգսյան" w:date="2026-04-06T11:03:00Z">
            <w:rPr>
              <w:rFonts w:ascii="Arial" w:hAnsi="Arial" w:cs="Arial"/>
            </w:rPr>
          </w:rPrChange>
        </w:rPr>
        <w:t>նշում</w:t>
      </w:r>
      <w:r w:rsidRPr="00537147">
        <w:rPr>
          <w:lang w:val="hy-AM"/>
          <w:rPrChange w:id="9194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195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19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97" w:author="Զարինե Սարգսյան" w:date="2026-04-06T11:03:00Z">
            <w:rPr>
              <w:rFonts w:ascii="Arial" w:hAnsi="Arial" w:cs="Arial"/>
            </w:rPr>
          </w:rPrChange>
        </w:rPr>
        <w:t>անհրաժեշտության</w:t>
      </w:r>
      <w:r w:rsidRPr="00537147">
        <w:rPr>
          <w:lang w:val="hy-AM"/>
          <w:rPrChange w:id="919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199" w:author="Զարինե Սարգսյան" w:date="2026-04-06T11:03:00Z">
            <w:rPr>
              <w:rFonts w:ascii="Arial" w:hAnsi="Arial" w:cs="Arial"/>
            </w:rPr>
          </w:rPrChange>
        </w:rPr>
        <w:t>կարող</w:t>
      </w:r>
      <w:r w:rsidRPr="00537147">
        <w:rPr>
          <w:lang w:val="hy-AM"/>
          <w:rPrChange w:id="920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01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920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03" w:author="Զարինե Սարգսյան" w:date="2026-04-06T11:03:00Z">
            <w:rPr>
              <w:rFonts w:ascii="Arial" w:hAnsi="Arial" w:cs="Arial"/>
            </w:rPr>
          </w:rPrChange>
        </w:rPr>
        <w:t>կիրառվել</w:t>
      </w:r>
      <w:r w:rsidRPr="00537147">
        <w:rPr>
          <w:lang w:val="hy-AM"/>
          <w:rPrChange w:id="920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05" w:author="Զարինե Սարգսյան" w:date="2026-04-06T11:03:00Z">
            <w:rPr>
              <w:rFonts w:ascii="Arial" w:hAnsi="Arial" w:cs="Arial"/>
            </w:rPr>
          </w:rPrChange>
        </w:rPr>
        <w:t>նաև</w:t>
      </w:r>
      <w:r w:rsidRPr="00537147">
        <w:rPr>
          <w:lang w:val="hy-AM"/>
          <w:rPrChange w:id="920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07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920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09" w:author="Զարինե Սարգսյան" w:date="2026-04-06T11:03:00Z">
            <w:rPr>
              <w:rFonts w:ascii="Arial" w:hAnsi="Arial" w:cs="Arial"/>
            </w:rPr>
          </w:rPrChange>
        </w:rPr>
        <w:t>կոդեր</w:t>
      </w:r>
      <w:r w:rsidRPr="00537147">
        <w:rPr>
          <w:lang w:val="hy-AM"/>
          <w:rPrChange w:id="9210" w:author="Զարինե Սարգսյան" w:date="2026-04-06T11:03:00Z">
            <w:rPr/>
          </w:rPrChange>
        </w:rPr>
        <w:t>):</w:t>
      </w:r>
    </w:p>
    <w:p w14:paraId="58DCEB87" w14:textId="77777777" w:rsidR="00A320B0" w:rsidRPr="00537147" w:rsidRDefault="00A320B0" w:rsidP="00A320B0">
      <w:pPr>
        <w:rPr>
          <w:lang w:val="hy-AM"/>
          <w:rPrChange w:id="9211" w:author="Զարինե Սարգսյան" w:date="2026-04-06T11:03:00Z">
            <w:rPr/>
          </w:rPrChange>
        </w:rPr>
      </w:pPr>
      <w:r w:rsidRPr="00537147">
        <w:rPr>
          <w:lang w:val="hy-AM"/>
          <w:rPrChange w:id="9212" w:author="Զարինե Սարգսյան" w:date="2026-04-06T11:03:00Z">
            <w:rPr/>
          </w:rPrChange>
        </w:rPr>
        <w:t>37. «</w:t>
      </w:r>
      <w:r w:rsidRPr="00537147">
        <w:rPr>
          <w:rFonts w:ascii="Arial" w:hAnsi="Arial" w:cs="Arial"/>
          <w:lang w:val="hy-AM"/>
          <w:rPrChange w:id="9213" w:author="Զարինե Սարգսյան" w:date="2026-04-06T11:03:00Z">
            <w:rPr>
              <w:rFonts w:ascii="Arial" w:hAnsi="Arial" w:cs="Arial"/>
            </w:rPr>
          </w:rPrChange>
        </w:rPr>
        <w:t>Հարցում</w:t>
      </w:r>
      <w:r w:rsidRPr="00537147">
        <w:rPr>
          <w:lang w:val="hy-AM"/>
          <w:rPrChange w:id="921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15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921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17" w:author="Զարինե Սարգսյան" w:date="2026-04-06T11:03:00Z">
            <w:rPr>
              <w:rFonts w:ascii="Arial" w:hAnsi="Arial" w:cs="Arial"/>
            </w:rPr>
          </w:rPrChange>
        </w:rPr>
        <w:t>մարմնին</w:t>
      </w:r>
      <w:r w:rsidRPr="00537147">
        <w:rPr>
          <w:lang w:val="hy-AM"/>
          <w:rPrChange w:id="921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19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922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21" w:author="Զարինե Սարգսյան" w:date="2026-04-06T11:03:00Z">
            <w:rPr>
              <w:rFonts w:ascii="Arial" w:hAnsi="Arial" w:cs="Arial"/>
            </w:rPr>
          </w:rPrChange>
        </w:rPr>
        <w:t>վճարողի</w:t>
      </w:r>
      <w:r w:rsidRPr="00537147">
        <w:rPr>
          <w:lang w:val="hy-AM"/>
          <w:rPrChange w:id="9222" w:author="Զարինե Սարգսյան" w:date="2026-04-06T11:03:00Z">
            <w:rPr/>
          </w:rPrChange>
        </w:rPr>
        <w:t xml:space="preserve">` </w:t>
      </w:r>
      <w:r w:rsidRPr="00537147">
        <w:rPr>
          <w:rFonts w:ascii="Arial" w:hAnsi="Arial" w:cs="Arial"/>
          <w:lang w:val="hy-AM"/>
          <w:rPrChange w:id="9223" w:author="Զարինե Սարգսյան" w:date="2026-04-06T11:03:00Z">
            <w:rPr>
              <w:rFonts w:ascii="Arial" w:hAnsi="Arial" w:cs="Arial"/>
            </w:rPr>
          </w:rPrChange>
        </w:rPr>
        <w:t>Բանկային</w:t>
      </w:r>
      <w:r w:rsidRPr="00537147">
        <w:rPr>
          <w:lang w:val="hy-AM"/>
          <w:rPrChange w:id="922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25" w:author="Զարինե Սարգսյան" w:date="2026-04-06T11:03:00Z">
            <w:rPr>
              <w:rFonts w:ascii="Arial" w:hAnsi="Arial" w:cs="Arial"/>
            </w:rPr>
          </w:rPrChange>
        </w:rPr>
        <w:t>հաշվի</w:t>
      </w:r>
      <w:r w:rsidRPr="00537147">
        <w:rPr>
          <w:lang w:val="hy-AM"/>
          <w:rPrChange w:id="922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227" w:author="Զարինե Սարգսյան" w:date="2026-04-06T11:03:00Z">
            <w:rPr>
              <w:rFonts w:ascii="Arial" w:hAnsi="Arial" w:cs="Arial"/>
            </w:rPr>
          </w:rPrChange>
        </w:rPr>
        <w:t>Հաշիվների</w:t>
      </w:r>
      <w:r w:rsidRPr="00537147">
        <w:rPr>
          <w:lang w:val="hy-AM"/>
          <w:rPrChange w:id="9228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229" w:author="Զարինե Սարգսյան" w:date="2026-04-06T11:03:00Z">
            <w:rPr>
              <w:rFonts w:ascii="Arial" w:hAnsi="Arial" w:cs="Arial"/>
            </w:rPr>
          </w:rPrChange>
        </w:rPr>
        <w:t>միջոցները</w:t>
      </w:r>
      <w:r w:rsidRPr="00537147">
        <w:rPr>
          <w:lang w:val="hy-AM"/>
          <w:rPrChange w:id="923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31" w:author="Զարինե Սարգսյան" w:date="2026-04-06T11:03:00Z">
            <w:rPr>
              <w:rFonts w:ascii="Arial" w:hAnsi="Arial" w:cs="Arial"/>
            </w:rPr>
          </w:rPrChange>
        </w:rPr>
        <w:t>Արգելանքից</w:t>
      </w:r>
      <w:r w:rsidRPr="00537147">
        <w:rPr>
          <w:lang w:val="hy-AM"/>
          <w:rPrChange w:id="923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33" w:author="Զարինե Սարգսյան" w:date="2026-04-06T11:03:00Z">
            <w:rPr>
              <w:rFonts w:ascii="Arial" w:hAnsi="Arial" w:cs="Arial"/>
            </w:rPr>
          </w:rPrChange>
        </w:rPr>
        <w:t>հանելու</w:t>
      </w:r>
      <w:r w:rsidRPr="00537147">
        <w:rPr>
          <w:lang w:val="hy-AM"/>
          <w:rPrChange w:id="923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35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236" w:author="Զարինե Սարգսյան" w:date="2026-04-06T11:03:00Z">
            <w:rPr/>
          </w:rPrChange>
        </w:rPr>
        <w:t xml:space="preserve">» </w:t>
      </w:r>
      <w:r w:rsidRPr="00537147">
        <w:rPr>
          <w:rFonts w:ascii="Arial" w:hAnsi="Arial" w:cs="Arial"/>
          <w:lang w:val="hy-AM"/>
          <w:rPrChange w:id="9237" w:author="Զարինե Սարգսյան" w:date="2026-04-06T11:03:00Z">
            <w:rPr>
              <w:rFonts w:ascii="Arial" w:hAnsi="Arial" w:cs="Arial"/>
            </w:rPr>
          </w:rPrChange>
        </w:rPr>
        <w:t>թիվ</w:t>
      </w:r>
      <w:r w:rsidRPr="00537147">
        <w:rPr>
          <w:lang w:val="hy-AM"/>
          <w:rPrChange w:id="9238" w:author="Զարինե Սարգսյան" w:date="2026-04-06T11:03:00Z">
            <w:rPr/>
          </w:rPrChange>
        </w:rPr>
        <w:t xml:space="preserve"> 6 </w:t>
      </w:r>
      <w:r w:rsidRPr="00537147">
        <w:rPr>
          <w:rFonts w:ascii="Arial" w:hAnsi="Arial" w:cs="Arial"/>
          <w:lang w:val="hy-AM"/>
          <w:rPrChange w:id="9239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24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41" w:author="Զարինե Սարգսյան" w:date="2026-04-06T11:03:00Z">
            <w:rPr>
              <w:rFonts w:ascii="Arial" w:hAnsi="Arial" w:cs="Arial"/>
            </w:rPr>
          </w:rPrChange>
        </w:rPr>
        <w:t>պարունակում</w:t>
      </w:r>
      <w:r w:rsidRPr="00537147">
        <w:rPr>
          <w:lang w:val="hy-AM"/>
          <w:rPrChange w:id="924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43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24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45" w:author="Զարինե Սարգսյան" w:date="2026-04-06T11:03:00Z">
            <w:rPr>
              <w:rFonts w:ascii="Arial" w:hAnsi="Arial" w:cs="Arial"/>
            </w:rPr>
          </w:rPrChange>
        </w:rPr>
        <w:t>տեղեկացում</w:t>
      </w:r>
      <w:r w:rsidRPr="00537147">
        <w:rPr>
          <w:lang w:val="hy-AM"/>
          <w:rPrChange w:id="924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47" w:author="Զարինե Սարգսյան" w:date="2026-04-06T11:03:00Z">
            <w:rPr>
              <w:rFonts w:ascii="Arial" w:hAnsi="Arial" w:cs="Arial"/>
            </w:rPr>
          </w:rPrChange>
        </w:rPr>
        <w:t>ուղղված</w:t>
      </w:r>
      <w:r w:rsidRPr="00537147">
        <w:rPr>
          <w:lang w:val="hy-AM"/>
          <w:rPrChange w:id="924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49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925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51" w:author="Զարինե Սարգսյան" w:date="2026-04-06T11:03:00Z">
            <w:rPr>
              <w:rFonts w:ascii="Arial" w:hAnsi="Arial" w:cs="Arial"/>
            </w:rPr>
          </w:rPrChange>
        </w:rPr>
        <w:t>մարմնին</w:t>
      </w:r>
      <w:r w:rsidRPr="00537147">
        <w:rPr>
          <w:lang w:val="hy-AM"/>
          <w:rPrChange w:id="9252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253" w:author="Զարինե Սարգսյան" w:date="2026-04-06T11:03:00Z">
            <w:rPr>
              <w:rFonts w:ascii="Arial" w:hAnsi="Arial" w:cs="Arial"/>
            </w:rPr>
          </w:rPrChange>
        </w:rPr>
        <w:t>այն</w:t>
      </w:r>
      <w:r w:rsidRPr="00537147">
        <w:rPr>
          <w:lang w:val="hy-AM"/>
          <w:rPrChange w:id="925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55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256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257" w:author="Զարինե Սարգսյան" w:date="2026-04-06T11:03:00Z">
            <w:rPr>
              <w:rFonts w:ascii="Arial" w:hAnsi="Arial" w:cs="Arial"/>
            </w:rPr>
          </w:rPrChange>
        </w:rPr>
        <w:t>որ</w:t>
      </w:r>
      <w:r w:rsidRPr="00537147">
        <w:rPr>
          <w:lang w:val="hy-AM"/>
          <w:rPrChange w:id="925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59" w:author="Զարինե Սարգսյան" w:date="2026-04-06T11:03:00Z">
            <w:rPr>
              <w:rFonts w:ascii="Arial" w:hAnsi="Arial" w:cs="Arial"/>
            </w:rPr>
          </w:rPrChange>
        </w:rPr>
        <w:t>տվյալ</w:t>
      </w:r>
      <w:r w:rsidRPr="00537147">
        <w:rPr>
          <w:lang w:val="hy-AM"/>
          <w:rPrChange w:id="926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61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26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63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926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65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926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67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926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69" w:author="Զարինե Սարգսյան" w:date="2026-04-06T11:03:00Z">
            <w:rPr>
              <w:rFonts w:ascii="Arial" w:hAnsi="Arial" w:cs="Arial"/>
            </w:rPr>
          </w:rPrChange>
        </w:rPr>
        <w:t>Հաճախորդի</w:t>
      </w:r>
      <w:r w:rsidRPr="00537147">
        <w:rPr>
          <w:lang w:val="hy-AM"/>
          <w:rPrChange w:id="927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71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927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73" w:author="Զարինե Սարգսյան" w:date="2026-04-06T11:03:00Z">
            <w:rPr>
              <w:rFonts w:ascii="Arial" w:hAnsi="Arial" w:cs="Arial"/>
            </w:rPr>
          </w:rPrChange>
        </w:rPr>
        <w:t>բանկային</w:t>
      </w:r>
      <w:r w:rsidRPr="00537147">
        <w:rPr>
          <w:lang w:val="hy-AM"/>
          <w:rPrChange w:id="927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75" w:author="Զարինե Սարգսյան" w:date="2026-04-06T11:03:00Z">
            <w:rPr>
              <w:rFonts w:ascii="Arial" w:hAnsi="Arial" w:cs="Arial"/>
            </w:rPr>
          </w:rPrChange>
        </w:rPr>
        <w:t>հաշվի</w:t>
      </w:r>
      <w:r w:rsidRPr="00537147">
        <w:rPr>
          <w:lang w:val="hy-AM"/>
          <w:rPrChange w:id="9276" w:author="Զարինե Սարգսյան" w:date="2026-04-06T11:03:00Z">
            <w:rPr/>
          </w:rPrChange>
        </w:rPr>
        <w:t xml:space="preserve"> </w:t>
      </w:r>
      <w:r w:rsidRPr="00537147">
        <w:rPr>
          <w:lang w:val="hy-AM"/>
          <w:rPrChange w:id="9277" w:author="Զարինե Սարգսյան" w:date="2026-04-06T11:03:00Z">
            <w:rPr/>
          </w:rPrChange>
        </w:rPr>
        <w:lastRenderedPageBreak/>
        <w:t>(</w:t>
      </w:r>
      <w:r w:rsidRPr="00537147">
        <w:rPr>
          <w:rFonts w:ascii="Arial" w:hAnsi="Arial" w:cs="Arial"/>
          <w:lang w:val="hy-AM"/>
          <w:rPrChange w:id="9278" w:author="Զարինե Սարգսյան" w:date="2026-04-06T11:03:00Z">
            <w:rPr>
              <w:rFonts w:ascii="Arial" w:hAnsi="Arial" w:cs="Arial"/>
            </w:rPr>
          </w:rPrChange>
        </w:rPr>
        <w:t>հաշիվների</w:t>
      </w:r>
      <w:r w:rsidRPr="00537147">
        <w:rPr>
          <w:lang w:val="hy-AM"/>
          <w:rPrChange w:id="9279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280" w:author="Զարինե Սարգսյան" w:date="2026-04-06T11:03:00Z">
            <w:rPr>
              <w:rFonts w:ascii="Arial" w:hAnsi="Arial" w:cs="Arial"/>
            </w:rPr>
          </w:rPrChange>
        </w:rPr>
        <w:t>վրա</w:t>
      </w:r>
      <w:r w:rsidRPr="00537147">
        <w:rPr>
          <w:lang w:val="hy-AM"/>
          <w:rPrChange w:id="928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82" w:author="Զարինե Սարգսյան" w:date="2026-04-06T11:03:00Z">
            <w:rPr>
              <w:rFonts w:ascii="Arial" w:hAnsi="Arial" w:cs="Arial"/>
            </w:rPr>
          </w:rPrChange>
        </w:rPr>
        <w:t>առկա</w:t>
      </w:r>
      <w:r w:rsidRPr="00537147">
        <w:rPr>
          <w:lang w:val="hy-AM"/>
          <w:rPrChange w:id="928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84" w:author="Զարինե Սարգսյան" w:date="2026-04-06T11:03:00Z">
            <w:rPr>
              <w:rFonts w:ascii="Arial" w:hAnsi="Arial" w:cs="Arial"/>
            </w:rPr>
          </w:rPrChange>
        </w:rPr>
        <w:t>միջոցները</w:t>
      </w:r>
      <w:r w:rsidRPr="00537147">
        <w:rPr>
          <w:lang w:val="hy-AM"/>
          <w:rPrChange w:id="92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86" w:author="Զարինե Սարգսյան" w:date="2026-04-06T11:03:00Z">
            <w:rPr>
              <w:rFonts w:ascii="Arial" w:hAnsi="Arial" w:cs="Arial"/>
            </w:rPr>
          </w:rPrChange>
        </w:rPr>
        <w:t>դեռ</w:t>
      </w:r>
      <w:r w:rsidRPr="00537147">
        <w:rPr>
          <w:lang w:val="hy-AM"/>
          <w:rPrChange w:id="928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88" w:author="Զարինե Սարգսյան" w:date="2026-04-06T11:03:00Z">
            <w:rPr>
              <w:rFonts w:ascii="Arial" w:hAnsi="Arial" w:cs="Arial"/>
            </w:rPr>
          </w:rPrChange>
        </w:rPr>
        <w:t>արգելադրված</w:t>
      </w:r>
      <w:r w:rsidRPr="00537147">
        <w:rPr>
          <w:lang w:val="hy-AM"/>
          <w:rPrChange w:id="928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90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9291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292" w:author="Զարինե Սարգսյան" w:date="2026-04-06T11:03:00Z">
            <w:rPr>
              <w:rFonts w:ascii="Arial" w:hAnsi="Arial" w:cs="Arial"/>
            </w:rPr>
          </w:rPrChange>
        </w:rPr>
        <w:t>սակայն</w:t>
      </w:r>
      <w:r w:rsidRPr="00537147">
        <w:rPr>
          <w:lang w:val="hy-AM"/>
          <w:rPrChange w:id="929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94" w:author="Զարինե Սարգսյան" w:date="2026-04-06T11:03:00Z">
            <w:rPr>
              <w:rFonts w:ascii="Arial" w:hAnsi="Arial" w:cs="Arial"/>
            </w:rPr>
          </w:rPrChange>
        </w:rPr>
        <w:t>հաճախորդը</w:t>
      </w:r>
      <w:r w:rsidRPr="00537147">
        <w:rPr>
          <w:lang w:val="hy-AM"/>
          <w:rPrChange w:id="929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96" w:author="Զարինե Սարգսյան" w:date="2026-04-06T11:03:00Z">
            <w:rPr>
              <w:rFonts w:ascii="Arial" w:hAnsi="Arial" w:cs="Arial"/>
            </w:rPr>
          </w:rPrChange>
        </w:rPr>
        <w:t>ներկայացրել</w:t>
      </w:r>
      <w:r w:rsidRPr="00537147">
        <w:rPr>
          <w:lang w:val="hy-AM"/>
          <w:rPrChange w:id="929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298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29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00" w:author="Զարինե Սարգսյան" w:date="2026-04-06T11:03:00Z">
            <w:rPr>
              <w:rFonts w:ascii="Arial" w:hAnsi="Arial" w:cs="Arial"/>
            </w:rPr>
          </w:rPrChange>
        </w:rPr>
        <w:t>իր</w:t>
      </w:r>
      <w:r w:rsidRPr="00537147">
        <w:rPr>
          <w:lang w:val="hy-AM"/>
          <w:rPrChange w:id="930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02" w:author="Զարինե Սարգսյան" w:date="2026-04-06T11:03:00Z">
            <w:rPr>
              <w:rFonts w:ascii="Arial" w:hAnsi="Arial" w:cs="Arial"/>
            </w:rPr>
          </w:rPrChange>
        </w:rPr>
        <w:t>պարտավորությունները</w:t>
      </w:r>
      <w:r w:rsidRPr="00537147">
        <w:rPr>
          <w:lang w:val="hy-AM"/>
          <w:rPrChange w:id="930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04" w:author="Զարինե Սարգսյան" w:date="2026-04-06T11:03:00Z">
            <w:rPr>
              <w:rFonts w:ascii="Arial" w:hAnsi="Arial" w:cs="Arial"/>
            </w:rPr>
          </w:rPrChange>
        </w:rPr>
        <w:t>օրենքով</w:t>
      </w:r>
      <w:r w:rsidRPr="00537147">
        <w:rPr>
          <w:lang w:val="hy-AM"/>
          <w:rPrChange w:id="930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06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930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08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930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10" w:author="Զարինե Սարգսյան" w:date="2026-04-06T11:03:00Z">
            <w:rPr>
              <w:rFonts w:ascii="Arial" w:hAnsi="Arial" w:cs="Arial"/>
            </w:rPr>
          </w:rPrChange>
        </w:rPr>
        <w:t>կատարելու</w:t>
      </w:r>
      <w:r w:rsidRPr="00537147">
        <w:rPr>
          <w:lang w:val="hy-AM"/>
          <w:rPrChange w:id="931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12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31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14" w:author="Զարինե Սարգսյան" w:date="2026-04-06T11:03:00Z">
            <w:rPr>
              <w:rFonts w:ascii="Arial" w:hAnsi="Arial" w:cs="Arial"/>
            </w:rPr>
          </w:rPrChange>
        </w:rPr>
        <w:t>հիմքեր</w:t>
      </w:r>
      <w:r w:rsidRPr="00537147">
        <w:rPr>
          <w:lang w:val="hy-AM"/>
          <w:rPrChange w:id="931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16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931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18" w:author="Զարինե Սարգսյան" w:date="2026-04-06T11:03:00Z">
            <w:rPr>
              <w:rFonts w:ascii="Arial" w:hAnsi="Arial" w:cs="Arial"/>
            </w:rPr>
          </w:rPrChange>
        </w:rPr>
        <w:t>որ</w:t>
      </w:r>
      <w:r w:rsidRPr="00537147">
        <w:rPr>
          <w:lang w:val="hy-AM"/>
          <w:rPrChange w:id="931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20" w:author="Զարինե Սարգսյան" w:date="2026-04-06T11:03:00Z">
            <w:rPr>
              <w:rFonts w:ascii="Arial" w:hAnsi="Arial" w:cs="Arial"/>
            </w:rPr>
          </w:rPrChange>
        </w:rPr>
        <w:t>անհրաժեշտ</w:t>
      </w:r>
      <w:r w:rsidRPr="00537147">
        <w:rPr>
          <w:lang w:val="hy-AM"/>
          <w:rPrChange w:id="932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22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32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24" w:author="Զարինե Սարգսյան" w:date="2026-04-06T11:03:00Z">
            <w:rPr>
              <w:rFonts w:ascii="Arial" w:hAnsi="Arial" w:cs="Arial"/>
            </w:rPr>
          </w:rPrChange>
        </w:rPr>
        <w:t>մերժել</w:t>
      </w:r>
      <w:r w:rsidRPr="00537147">
        <w:rPr>
          <w:lang w:val="hy-AM"/>
          <w:rPrChange w:id="932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26" w:author="Զարինե Սարգսյան" w:date="2026-04-06T11:03:00Z">
            <w:rPr>
              <w:rFonts w:ascii="Arial" w:hAnsi="Arial" w:cs="Arial"/>
            </w:rPr>
          </w:rPrChange>
        </w:rPr>
        <w:t>կամ</w:t>
      </w:r>
      <w:r w:rsidRPr="00537147">
        <w:rPr>
          <w:lang w:val="hy-AM"/>
          <w:rPrChange w:id="932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28" w:author="Զարինե Սարգսյան" w:date="2026-04-06T11:03:00Z">
            <w:rPr>
              <w:rFonts w:ascii="Arial" w:hAnsi="Arial" w:cs="Arial"/>
            </w:rPr>
          </w:rPrChange>
        </w:rPr>
        <w:t>հաստատել</w:t>
      </w:r>
      <w:r w:rsidRPr="00537147">
        <w:rPr>
          <w:lang w:val="hy-AM"/>
          <w:rPrChange w:id="932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30" w:author="Զարինե Սարգսյան" w:date="2026-04-06T11:03:00Z">
            <w:rPr>
              <w:rFonts w:ascii="Arial" w:hAnsi="Arial" w:cs="Arial"/>
            </w:rPr>
          </w:rPrChange>
        </w:rPr>
        <w:t>արգելանքից</w:t>
      </w:r>
      <w:r w:rsidRPr="00537147">
        <w:rPr>
          <w:lang w:val="hy-AM"/>
          <w:rPrChange w:id="933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32" w:author="Զարինե Սարգսյան" w:date="2026-04-06T11:03:00Z">
            <w:rPr>
              <w:rFonts w:ascii="Arial" w:hAnsi="Arial" w:cs="Arial"/>
            </w:rPr>
          </w:rPrChange>
        </w:rPr>
        <w:t>հանելու</w:t>
      </w:r>
      <w:r w:rsidRPr="00537147">
        <w:rPr>
          <w:lang w:val="hy-AM"/>
          <w:rPrChange w:id="933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34" w:author="Զարինե Սարգսյան" w:date="2026-04-06T11:03:00Z">
            <w:rPr>
              <w:rFonts w:ascii="Arial" w:hAnsi="Arial" w:cs="Arial"/>
            </w:rPr>
          </w:rPrChange>
        </w:rPr>
        <w:t>Հաճախորդի</w:t>
      </w:r>
      <w:r w:rsidRPr="00537147">
        <w:rPr>
          <w:lang w:val="hy-AM"/>
          <w:rPrChange w:id="933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36" w:author="Զարինե Սարգսյան" w:date="2026-04-06T11:03:00Z">
            <w:rPr>
              <w:rFonts w:ascii="Arial" w:hAnsi="Arial" w:cs="Arial"/>
            </w:rPr>
          </w:rPrChange>
        </w:rPr>
        <w:t>պահանջը</w:t>
      </w:r>
      <w:r w:rsidRPr="00537147">
        <w:rPr>
          <w:lang w:val="hy-AM"/>
          <w:rPrChange w:id="9337" w:author="Զարինե Սարգսյան" w:date="2026-04-06T11:03:00Z">
            <w:rPr/>
          </w:rPrChange>
        </w:rPr>
        <w:t xml:space="preserve">: </w:t>
      </w:r>
      <w:r w:rsidRPr="00537147">
        <w:rPr>
          <w:rFonts w:ascii="Arial" w:hAnsi="Arial" w:cs="Arial"/>
          <w:lang w:val="hy-AM"/>
          <w:rPrChange w:id="9338" w:author="Զարինե Սարգսյան" w:date="2026-04-06T11:03:00Z">
            <w:rPr>
              <w:rFonts w:ascii="Arial" w:hAnsi="Arial" w:cs="Arial"/>
            </w:rPr>
          </w:rPrChange>
        </w:rPr>
        <w:t>Թիվ</w:t>
      </w:r>
      <w:r w:rsidRPr="00537147">
        <w:rPr>
          <w:lang w:val="hy-AM"/>
          <w:rPrChange w:id="9339" w:author="Զարինե Սարգսյան" w:date="2026-04-06T11:03:00Z">
            <w:rPr/>
          </w:rPrChange>
        </w:rPr>
        <w:t xml:space="preserve"> 6 </w:t>
      </w:r>
      <w:r w:rsidRPr="00537147">
        <w:rPr>
          <w:rFonts w:ascii="Arial" w:hAnsi="Arial" w:cs="Arial"/>
          <w:lang w:val="hy-AM"/>
          <w:rPrChange w:id="9340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34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42" w:author="Զարինե Սարգսյան" w:date="2026-04-06T11:03:00Z">
            <w:rPr>
              <w:rFonts w:ascii="Arial" w:hAnsi="Arial" w:cs="Arial"/>
            </w:rPr>
          </w:rPrChange>
        </w:rPr>
        <w:t>պետք</w:t>
      </w:r>
      <w:r w:rsidRPr="00537147">
        <w:rPr>
          <w:lang w:val="hy-AM"/>
          <w:rPrChange w:id="934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44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34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46" w:author="Զարինե Սարգսյան" w:date="2026-04-06T11:03:00Z">
            <w:rPr>
              <w:rFonts w:ascii="Arial" w:hAnsi="Arial" w:cs="Arial"/>
            </w:rPr>
          </w:rPrChange>
        </w:rPr>
        <w:t>ներառի</w:t>
      </w:r>
      <w:r w:rsidRPr="00537147">
        <w:rPr>
          <w:lang w:val="hy-AM"/>
          <w:rPrChange w:id="934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48" w:author="Զարինե Սարգսյան" w:date="2026-04-06T11:03:00Z">
            <w:rPr>
              <w:rFonts w:ascii="Arial" w:hAnsi="Arial" w:cs="Arial"/>
            </w:rPr>
          </w:rPrChange>
        </w:rPr>
        <w:t>առնվազն</w:t>
      </w:r>
      <w:r w:rsidRPr="00537147">
        <w:rPr>
          <w:lang w:val="hy-AM"/>
          <w:rPrChange w:id="934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50" w:author="Զարինե Սարգսյան" w:date="2026-04-06T11:03:00Z">
            <w:rPr>
              <w:rFonts w:ascii="Arial" w:hAnsi="Arial" w:cs="Arial"/>
            </w:rPr>
          </w:rPrChange>
        </w:rPr>
        <w:t>հետևյալ</w:t>
      </w:r>
      <w:r w:rsidRPr="00537147">
        <w:rPr>
          <w:lang w:val="hy-AM"/>
          <w:rPrChange w:id="935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52" w:author="Զարինե Սարգսյան" w:date="2026-04-06T11:03:00Z">
            <w:rPr>
              <w:rFonts w:ascii="Arial" w:hAnsi="Arial" w:cs="Arial"/>
            </w:rPr>
          </w:rPrChange>
        </w:rPr>
        <w:t>տեղեկատվությունը</w:t>
      </w:r>
      <w:r w:rsidRPr="00537147">
        <w:rPr>
          <w:lang w:val="hy-AM"/>
          <w:rPrChange w:id="9353" w:author="Զարինե Սարգսյան" w:date="2026-04-06T11:03:00Z">
            <w:rPr/>
          </w:rPrChange>
        </w:rPr>
        <w:t>.</w:t>
      </w:r>
    </w:p>
    <w:p w14:paraId="2E44772E" w14:textId="77777777" w:rsidR="00A320B0" w:rsidRPr="00537147" w:rsidRDefault="00A320B0" w:rsidP="00A320B0">
      <w:pPr>
        <w:rPr>
          <w:lang w:val="hy-AM"/>
          <w:rPrChange w:id="9354" w:author="Զարինե Սարգսյան" w:date="2026-04-06T11:03:00Z">
            <w:rPr/>
          </w:rPrChange>
        </w:rPr>
      </w:pPr>
      <w:r w:rsidRPr="00537147">
        <w:rPr>
          <w:lang w:val="hy-AM"/>
          <w:rPrChange w:id="9355" w:author="Զարինե Սարգսյան" w:date="2026-04-06T11:03:00Z">
            <w:rPr/>
          </w:rPrChange>
        </w:rPr>
        <w:t xml:space="preserve">1) </w:t>
      </w:r>
      <w:r w:rsidRPr="00537147">
        <w:rPr>
          <w:rFonts w:ascii="Arial" w:hAnsi="Arial" w:cs="Arial"/>
          <w:lang w:val="hy-AM"/>
          <w:rPrChange w:id="9356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93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58" w:author="Զարինե Սարգսյան" w:date="2026-04-06T11:03:00Z">
            <w:rPr>
              <w:rFonts w:ascii="Arial" w:hAnsi="Arial" w:cs="Arial"/>
            </w:rPr>
          </w:rPrChange>
        </w:rPr>
        <w:t>բացառիկ</w:t>
      </w:r>
      <w:r w:rsidRPr="00537147">
        <w:rPr>
          <w:lang w:val="hy-AM"/>
          <w:rPrChange w:id="935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60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361" w:author="Զարինե Սարգսյան" w:date="2026-04-06T11:03:00Z">
            <w:rPr/>
          </w:rPrChange>
        </w:rPr>
        <w:t>,</w:t>
      </w:r>
    </w:p>
    <w:p w14:paraId="139CF116" w14:textId="77777777" w:rsidR="00A320B0" w:rsidRPr="00537147" w:rsidRDefault="00A320B0" w:rsidP="00A320B0">
      <w:pPr>
        <w:rPr>
          <w:lang w:val="hy-AM"/>
          <w:rPrChange w:id="9362" w:author="Զարինե Սարգսյան" w:date="2026-04-06T11:03:00Z">
            <w:rPr/>
          </w:rPrChange>
        </w:rPr>
      </w:pPr>
      <w:r w:rsidRPr="00537147">
        <w:rPr>
          <w:lang w:val="hy-AM"/>
          <w:rPrChange w:id="9363" w:author="Զարինե Սարգսյան" w:date="2026-04-06T11:03:00Z">
            <w:rPr/>
          </w:rPrChange>
        </w:rPr>
        <w:t xml:space="preserve">2) </w:t>
      </w:r>
      <w:r w:rsidRPr="00537147">
        <w:rPr>
          <w:rFonts w:ascii="Arial" w:hAnsi="Arial" w:cs="Arial"/>
          <w:lang w:val="hy-AM"/>
          <w:rPrChange w:id="9364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936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66" w:author="Զարինե Սարգսյան" w:date="2026-04-06T11:03:00Z">
            <w:rPr>
              <w:rFonts w:ascii="Arial" w:hAnsi="Arial" w:cs="Arial"/>
            </w:rPr>
          </w:rPrChange>
        </w:rPr>
        <w:t>ուղարկման</w:t>
      </w:r>
      <w:r w:rsidRPr="00537147">
        <w:rPr>
          <w:lang w:val="hy-AM"/>
          <w:rPrChange w:id="936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68" w:author="Զարինե Սարգսյան" w:date="2026-04-06T11:03:00Z">
            <w:rPr>
              <w:rFonts w:ascii="Arial" w:hAnsi="Arial" w:cs="Arial"/>
            </w:rPr>
          </w:rPrChange>
        </w:rPr>
        <w:t>ամսաթիվը</w:t>
      </w:r>
      <w:r w:rsidRPr="00537147">
        <w:rPr>
          <w:lang w:val="hy-AM"/>
          <w:rPrChange w:id="9369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370" w:author="Զարինե Սարգսյան" w:date="2026-04-06T11:03:00Z">
            <w:rPr>
              <w:rFonts w:ascii="Arial" w:hAnsi="Arial" w:cs="Arial"/>
            </w:rPr>
          </w:rPrChange>
        </w:rPr>
        <w:t>ժամը</w:t>
      </w:r>
      <w:r w:rsidRPr="00537147">
        <w:rPr>
          <w:lang w:val="hy-AM"/>
          <w:rPrChange w:id="9371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372" w:author="Զարինե Սարգսյան" w:date="2026-04-06T11:03:00Z">
            <w:rPr>
              <w:rFonts w:ascii="Arial" w:hAnsi="Arial" w:cs="Arial"/>
            </w:rPr>
          </w:rPrChange>
        </w:rPr>
        <w:t>ժամ</w:t>
      </w:r>
      <w:r w:rsidRPr="00537147">
        <w:rPr>
          <w:lang w:val="hy-AM"/>
          <w:rPrChange w:id="9373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374" w:author="Զարինե Սարգսյան" w:date="2026-04-06T11:03:00Z">
            <w:rPr>
              <w:rFonts w:ascii="Arial" w:hAnsi="Arial" w:cs="Arial"/>
            </w:rPr>
          </w:rPrChange>
        </w:rPr>
        <w:t>րոպե</w:t>
      </w:r>
      <w:r w:rsidRPr="00537147">
        <w:rPr>
          <w:lang w:val="hy-AM"/>
          <w:rPrChange w:id="9375" w:author="Զարինե Սարգսյան" w:date="2026-04-06T11:03:00Z">
            <w:rPr/>
          </w:rPrChange>
        </w:rPr>
        <w:t>),</w:t>
      </w:r>
    </w:p>
    <w:p w14:paraId="06D99683" w14:textId="77777777" w:rsidR="00A320B0" w:rsidRPr="00537147" w:rsidRDefault="00A320B0" w:rsidP="00A320B0">
      <w:pPr>
        <w:rPr>
          <w:lang w:val="hy-AM"/>
          <w:rPrChange w:id="9376" w:author="Զարինե Սարգսյան" w:date="2026-04-06T11:03:00Z">
            <w:rPr/>
          </w:rPrChange>
        </w:rPr>
      </w:pPr>
      <w:r w:rsidRPr="00537147">
        <w:rPr>
          <w:lang w:val="hy-AM"/>
          <w:rPrChange w:id="9377" w:author="Զարինե Սարգսյան" w:date="2026-04-06T11:03:00Z">
            <w:rPr/>
          </w:rPrChange>
        </w:rPr>
        <w:t xml:space="preserve">3) </w:t>
      </w:r>
      <w:r w:rsidRPr="00537147">
        <w:rPr>
          <w:rFonts w:ascii="Arial" w:hAnsi="Arial" w:cs="Arial"/>
          <w:lang w:val="hy-AM"/>
          <w:rPrChange w:id="9378" w:author="Զարինե Սարգսյան" w:date="2026-04-06T11:03:00Z">
            <w:rPr>
              <w:rFonts w:ascii="Arial" w:hAnsi="Arial" w:cs="Arial"/>
            </w:rPr>
          </w:rPrChange>
        </w:rPr>
        <w:t>Հղման</w:t>
      </w:r>
      <w:r w:rsidRPr="00537147">
        <w:rPr>
          <w:lang w:val="hy-AM"/>
          <w:rPrChange w:id="937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80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381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382" w:author="Զարինե Սարգսյան" w:date="2026-04-06T11:03:00Z">
            <w:rPr>
              <w:rFonts w:ascii="Arial" w:hAnsi="Arial" w:cs="Arial"/>
            </w:rPr>
          </w:rPrChange>
        </w:rPr>
        <w:t>որտեղ</w:t>
      </w:r>
      <w:r w:rsidRPr="00537147">
        <w:rPr>
          <w:lang w:val="hy-AM"/>
          <w:rPrChange w:id="9383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384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3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86" w:author="Զարինե Սարգսյան" w:date="2026-04-06T11:03:00Z">
            <w:rPr>
              <w:rFonts w:ascii="Arial" w:hAnsi="Arial" w:cs="Arial"/>
            </w:rPr>
          </w:rPrChange>
        </w:rPr>
        <w:t>առկայության</w:t>
      </w:r>
      <w:r w:rsidRPr="00537147">
        <w:rPr>
          <w:lang w:val="hy-AM"/>
          <w:rPrChange w:id="9387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388" w:author="Զարինե Սարգսյան" w:date="2026-04-06T11:03:00Z">
            <w:rPr>
              <w:rFonts w:ascii="Arial" w:hAnsi="Arial" w:cs="Arial"/>
            </w:rPr>
          </w:rPrChange>
        </w:rPr>
        <w:t>նշվում</w:t>
      </w:r>
      <w:r w:rsidRPr="00537147">
        <w:rPr>
          <w:lang w:val="hy-AM"/>
          <w:rPrChange w:id="938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90" w:author="Զարինե Սարգսյան" w:date="2026-04-06T11:03:00Z">
            <w:rPr>
              <w:rFonts w:ascii="Arial" w:hAnsi="Arial" w:cs="Arial"/>
            </w:rPr>
          </w:rPrChange>
        </w:rPr>
        <w:t>է</w:t>
      </w:r>
    </w:p>
    <w:p w14:paraId="646FD7EF" w14:textId="77777777" w:rsidR="00A320B0" w:rsidRPr="00537147" w:rsidRDefault="00A320B0" w:rsidP="00A320B0">
      <w:pPr>
        <w:rPr>
          <w:lang w:val="hy-AM"/>
          <w:rPrChange w:id="9391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392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393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394" w:author="Զարինե Սարգսյան" w:date="2026-04-06T11:03:00Z">
            <w:rPr>
              <w:rFonts w:ascii="Arial" w:hAnsi="Arial" w:cs="Arial"/>
            </w:rPr>
          </w:rPrChange>
        </w:rPr>
        <w:t>այն</w:t>
      </w:r>
      <w:r w:rsidRPr="00537147">
        <w:rPr>
          <w:lang w:val="hy-AM"/>
          <w:rPrChange w:id="939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96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939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398" w:author="Զարինե Սարգսյան" w:date="2026-04-06T11:03:00Z">
            <w:rPr>
              <w:rFonts w:ascii="Arial" w:hAnsi="Arial" w:cs="Arial"/>
            </w:rPr>
          </w:rPrChange>
        </w:rPr>
        <w:t>բացառիկ</w:t>
      </w:r>
      <w:r w:rsidRPr="00537147">
        <w:rPr>
          <w:lang w:val="hy-AM"/>
          <w:rPrChange w:id="939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00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401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402" w:author="Զարինե Սարգսյան" w:date="2026-04-06T11:03:00Z">
            <w:rPr>
              <w:rFonts w:ascii="Arial" w:hAnsi="Arial" w:cs="Arial"/>
            </w:rPr>
          </w:rPrChange>
        </w:rPr>
        <w:t>որին</w:t>
      </w:r>
      <w:r w:rsidRPr="00537147">
        <w:rPr>
          <w:lang w:val="hy-AM"/>
          <w:rPrChange w:id="940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04" w:author="Զարինե Սարգսյան" w:date="2026-04-06T11:03:00Z">
            <w:rPr>
              <w:rFonts w:ascii="Arial" w:hAnsi="Arial" w:cs="Arial"/>
            </w:rPr>
          </w:rPrChange>
        </w:rPr>
        <w:t>ի</w:t>
      </w:r>
      <w:r w:rsidRPr="00537147">
        <w:rPr>
          <w:lang w:val="hy-AM"/>
          <w:rPrChange w:id="940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06" w:author="Զարինե Սարգսյան" w:date="2026-04-06T11:03:00Z">
            <w:rPr>
              <w:rFonts w:ascii="Arial" w:hAnsi="Arial" w:cs="Arial"/>
            </w:rPr>
          </w:rPrChange>
        </w:rPr>
        <w:t>պատասխան</w:t>
      </w:r>
      <w:r w:rsidRPr="00537147">
        <w:rPr>
          <w:lang w:val="hy-AM"/>
          <w:rPrChange w:id="940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08" w:author="Զարինե Սարգսյան" w:date="2026-04-06T11:03:00Z">
            <w:rPr>
              <w:rFonts w:ascii="Arial" w:hAnsi="Arial" w:cs="Arial"/>
            </w:rPr>
          </w:rPrChange>
        </w:rPr>
        <w:t>ուղարկվում</w:t>
      </w:r>
      <w:r w:rsidRPr="00537147">
        <w:rPr>
          <w:lang w:val="hy-AM"/>
          <w:rPrChange w:id="940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10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41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12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941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14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415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416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9417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418" w:author="Զարինե Սարգսյան" w:date="2026-04-06T11:03:00Z">
            <w:rPr>
              <w:rFonts w:ascii="Arial" w:hAnsi="Arial" w:cs="Arial"/>
            </w:rPr>
          </w:rPrChange>
        </w:rPr>
        <w:t>կամ</w:t>
      </w:r>
      <w:r w:rsidRPr="00537147">
        <w:rPr>
          <w:lang w:val="hy-AM"/>
          <w:rPrChange w:id="9419" w:author="Զարինե Սարգսյան" w:date="2026-04-06T11:03:00Z">
            <w:rPr/>
          </w:rPrChange>
        </w:rPr>
        <w:t>)</w:t>
      </w:r>
    </w:p>
    <w:p w14:paraId="31BBDC71" w14:textId="77777777" w:rsidR="00A320B0" w:rsidRPr="00537147" w:rsidRDefault="00A320B0" w:rsidP="00A320B0">
      <w:pPr>
        <w:rPr>
          <w:lang w:val="hy-AM"/>
          <w:rPrChange w:id="9420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421" w:author="Զարինե Սարգսյան" w:date="2026-04-06T11:03:00Z">
            <w:rPr>
              <w:rFonts w:ascii="Arial" w:hAnsi="Arial" w:cs="Arial"/>
            </w:rPr>
          </w:rPrChange>
        </w:rPr>
        <w:t>բ</w:t>
      </w:r>
      <w:r w:rsidRPr="00537147">
        <w:rPr>
          <w:lang w:val="hy-AM"/>
          <w:rPrChange w:id="9422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423" w:author="Զարինե Սարգսյան" w:date="2026-04-06T11:03:00Z">
            <w:rPr>
              <w:rFonts w:ascii="Arial" w:hAnsi="Arial" w:cs="Arial"/>
            </w:rPr>
          </w:rPrChange>
        </w:rPr>
        <w:t>տրվում</w:t>
      </w:r>
      <w:r w:rsidRPr="00537147">
        <w:rPr>
          <w:lang w:val="hy-AM"/>
          <w:rPrChange w:id="942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25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42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27" w:author="Զարինե Սարգսյան" w:date="2026-04-06T11:03:00Z">
            <w:rPr>
              <w:rFonts w:ascii="Arial" w:hAnsi="Arial" w:cs="Arial"/>
            </w:rPr>
          </w:rPrChange>
        </w:rPr>
        <w:t>հղում՝</w:t>
      </w:r>
      <w:r w:rsidRPr="00537147">
        <w:rPr>
          <w:lang w:val="hy-AM"/>
          <w:rPrChange w:id="942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29" w:author="Զարինե Սարգսյան" w:date="2026-04-06T11:03:00Z">
            <w:rPr>
              <w:rFonts w:ascii="Arial" w:hAnsi="Arial" w:cs="Arial"/>
            </w:rPr>
          </w:rPrChange>
        </w:rPr>
        <w:t>ուղարկող</w:t>
      </w:r>
      <w:r w:rsidRPr="00537147">
        <w:rPr>
          <w:lang w:val="hy-AM"/>
          <w:rPrChange w:id="943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31" w:author="Զարինե Սարգսյան" w:date="2026-04-06T11:03:00Z">
            <w:rPr>
              <w:rFonts w:ascii="Arial" w:hAnsi="Arial" w:cs="Arial"/>
            </w:rPr>
          </w:rPrChange>
        </w:rPr>
        <w:t>կողմի</w:t>
      </w:r>
      <w:r w:rsidRPr="00537147">
        <w:rPr>
          <w:lang w:val="hy-AM"/>
          <w:rPrChange w:id="943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33" w:author="Զարինե Սարգսյան" w:date="2026-04-06T11:03:00Z">
            <w:rPr>
              <w:rFonts w:ascii="Arial" w:hAnsi="Arial" w:cs="Arial"/>
            </w:rPr>
          </w:rPrChange>
        </w:rPr>
        <w:t>համակարգում</w:t>
      </w:r>
      <w:r w:rsidRPr="00537147">
        <w:rPr>
          <w:lang w:val="hy-AM"/>
          <w:rPrChange w:id="943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35" w:author="Զարինե Սարգսյան" w:date="2026-04-06T11:03:00Z">
            <w:rPr>
              <w:rFonts w:ascii="Arial" w:hAnsi="Arial" w:cs="Arial"/>
            </w:rPr>
          </w:rPrChange>
        </w:rPr>
        <w:t>ձևավորված</w:t>
      </w:r>
      <w:r w:rsidRPr="00537147">
        <w:rPr>
          <w:lang w:val="hy-AM"/>
          <w:rPrChange w:id="943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37" w:author="Զարինե Սարգսյան" w:date="2026-04-06T11:03:00Z">
            <w:rPr>
              <w:rFonts w:ascii="Arial" w:hAnsi="Arial" w:cs="Arial"/>
            </w:rPr>
          </w:rPrChange>
        </w:rPr>
        <w:t>այն</w:t>
      </w:r>
      <w:r w:rsidRPr="00537147">
        <w:rPr>
          <w:lang w:val="hy-AM"/>
          <w:rPrChange w:id="943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39" w:author="Զարինե Սարգսյան" w:date="2026-04-06T11:03:00Z">
            <w:rPr>
              <w:rFonts w:ascii="Arial" w:hAnsi="Arial" w:cs="Arial"/>
            </w:rPr>
          </w:rPrChange>
        </w:rPr>
        <w:t>փաստաթղթին</w:t>
      </w:r>
      <w:r w:rsidRPr="00537147">
        <w:rPr>
          <w:lang w:val="hy-AM"/>
          <w:rPrChange w:id="9440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441" w:author="Զարինե Սարգսյան" w:date="2026-04-06T11:03:00Z">
            <w:rPr>
              <w:rFonts w:ascii="Arial" w:hAnsi="Arial" w:cs="Arial"/>
            </w:rPr>
          </w:rPrChange>
        </w:rPr>
        <w:t>որը</w:t>
      </w:r>
      <w:r w:rsidRPr="00537147">
        <w:rPr>
          <w:lang w:val="hy-AM"/>
          <w:rPrChange w:id="944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43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944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45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44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47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944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49" w:author="Զարինե Սարգսյան" w:date="2026-04-06T11:03:00Z">
            <w:rPr>
              <w:rFonts w:ascii="Arial" w:hAnsi="Arial" w:cs="Arial"/>
            </w:rPr>
          </w:rPrChange>
        </w:rPr>
        <w:t>ուղարկվող</w:t>
      </w:r>
      <w:r w:rsidRPr="00537147">
        <w:rPr>
          <w:lang w:val="hy-AM"/>
          <w:rPrChange w:id="945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51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945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53" w:author="Զարինե Սարգսյան" w:date="2026-04-06T11:03:00Z">
            <w:rPr>
              <w:rFonts w:ascii="Arial" w:hAnsi="Arial" w:cs="Arial"/>
            </w:rPr>
          </w:rPrChange>
        </w:rPr>
        <w:t>տվյալների</w:t>
      </w:r>
      <w:r w:rsidRPr="00537147">
        <w:rPr>
          <w:lang w:val="hy-AM"/>
          <w:rPrChange w:id="945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55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9456" w:author="Զարինե Սարգսյան" w:date="2026-04-06T11:03:00Z">
            <w:rPr/>
          </w:rPrChange>
        </w:rPr>
        <w:t>,</w:t>
      </w:r>
    </w:p>
    <w:p w14:paraId="0F04B51E" w14:textId="77777777" w:rsidR="00A320B0" w:rsidRPr="00537147" w:rsidRDefault="00A320B0" w:rsidP="00A320B0">
      <w:pPr>
        <w:rPr>
          <w:lang w:val="hy-AM"/>
          <w:rPrChange w:id="9457" w:author="Զարինե Սարգսյան" w:date="2026-04-06T11:03:00Z">
            <w:rPr/>
          </w:rPrChange>
        </w:rPr>
      </w:pPr>
      <w:r w:rsidRPr="00537147">
        <w:rPr>
          <w:lang w:val="hy-AM"/>
          <w:rPrChange w:id="9458" w:author="Զարինե Սարգսյան" w:date="2026-04-06T11:03:00Z">
            <w:rPr/>
          </w:rPrChange>
        </w:rPr>
        <w:t xml:space="preserve">4) </w:t>
      </w:r>
      <w:r w:rsidRPr="00537147">
        <w:rPr>
          <w:rFonts w:ascii="Arial" w:hAnsi="Arial" w:cs="Arial"/>
          <w:lang w:val="hy-AM"/>
          <w:rPrChange w:id="9459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46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61" w:author="Զարինե Սարգսյան" w:date="2026-04-06T11:03:00Z">
            <w:rPr>
              <w:rFonts w:ascii="Arial" w:hAnsi="Arial" w:cs="Arial"/>
            </w:rPr>
          </w:rPrChange>
        </w:rPr>
        <w:t>ձևավորող</w:t>
      </w:r>
      <w:r w:rsidRPr="00537147">
        <w:rPr>
          <w:lang w:val="hy-AM"/>
          <w:rPrChange w:id="946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63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946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65" w:author="Զարինե Սարգսյան" w:date="2026-04-06T11:03:00Z">
            <w:rPr>
              <w:rFonts w:ascii="Arial" w:hAnsi="Arial" w:cs="Arial"/>
            </w:rPr>
          </w:rPrChange>
        </w:rPr>
        <w:t>ուղարկող</w:t>
      </w:r>
      <w:r w:rsidRPr="00537147">
        <w:rPr>
          <w:lang w:val="hy-AM"/>
          <w:rPrChange w:id="946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67" w:author="Զարինե Սարգսյան" w:date="2026-04-06T11:03:00Z">
            <w:rPr>
              <w:rFonts w:ascii="Arial" w:hAnsi="Arial" w:cs="Arial"/>
            </w:rPr>
          </w:rPrChange>
        </w:rPr>
        <w:t>կողմը</w:t>
      </w:r>
      <w:r w:rsidRPr="00537147">
        <w:rPr>
          <w:lang w:val="hy-AM"/>
          <w:rPrChange w:id="9468" w:author="Զարինե Սարգսյան" w:date="2026-04-06T11:03:00Z">
            <w:rPr/>
          </w:rPrChange>
        </w:rPr>
        <w:t>.</w:t>
      </w:r>
    </w:p>
    <w:p w14:paraId="42A5001D" w14:textId="77777777" w:rsidR="00A320B0" w:rsidRPr="00537147" w:rsidRDefault="00A320B0" w:rsidP="00A320B0">
      <w:pPr>
        <w:rPr>
          <w:lang w:val="hy-AM"/>
          <w:rPrChange w:id="9469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470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471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472" w:author="Զարինե Սարգսյան" w:date="2026-04-06T11:03:00Z">
            <w:rPr>
              <w:rFonts w:ascii="Arial" w:hAnsi="Arial" w:cs="Arial"/>
            </w:rPr>
          </w:rPrChange>
        </w:rPr>
        <w:t>Ուղարկող</w:t>
      </w:r>
      <w:r w:rsidRPr="00537147">
        <w:rPr>
          <w:lang w:val="hy-AM"/>
          <w:rPrChange w:id="947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74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947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76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477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478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47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80" w:author="Զարինե Սարգսյան" w:date="2026-04-06T11:03:00Z">
            <w:rPr>
              <w:rFonts w:ascii="Arial" w:hAnsi="Arial" w:cs="Arial"/>
            </w:rPr>
          </w:rPrChange>
        </w:rPr>
        <w:t>առկայության</w:t>
      </w:r>
      <w:r w:rsidRPr="00537147">
        <w:rPr>
          <w:lang w:val="hy-AM"/>
          <w:rPrChange w:id="9481" w:author="Զարինե Սարգսյան" w:date="2026-04-06T11:03:00Z">
            <w:rPr/>
          </w:rPrChange>
        </w:rPr>
        <w:t>),</w:t>
      </w:r>
    </w:p>
    <w:p w14:paraId="4F022590" w14:textId="77777777" w:rsidR="00A320B0" w:rsidRPr="00537147" w:rsidRDefault="00A320B0" w:rsidP="00A320B0">
      <w:pPr>
        <w:rPr>
          <w:lang w:val="hy-AM"/>
          <w:rPrChange w:id="9482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483" w:author="Զարինե Սարգսյան" w:date="2026-04-06T11:03:00Z">
            <w:rPr>
              <w:rFonts w:ascii="Arial" w:hAnsi="Arial" w:cs="Arial"/>
            </w:rPr>
          </w:rPrChange>
        </w:rPr>
        <w:t>բ</w:t>
      </w:r>
      <w:r w:rsidRPr="00537147">
        <w:rPr>
          <w:lang w:val="hy-AM"/>
          <w:rPrChange w:id="9484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485" w:author="Զարինե Սարգսյան" w:date="2026-04-06T11:03:00Z">
            <w:rPr>
              <w:rFonts w:ascii="Arial" w:hAnsi="Arial" w:cs="Arial"/>
            </w:rPr>
          </w:rPrChange>
        </w:rPr>
        <w:t>Ուղարկող</w:t>
      </w:r>
      <w:r w:rsidRPr="00537147">
        <w:rPr>
          <w:lang w:val="hy-AM"/>
          <w:rPrChange w:id="948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87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948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89" w:author="Զարինե Սարգսյան" w:date="2026-04-06T11:03:00Z">
            <w:rPr>
              <w:rFonts w:ascii="Arial" w:hAnsi="Arial" w:cs="Arial"/>
            </w:rPr>
          </w:rPrChange>
        </w:rPr>
        <w:t>կոդը</w:t>
      </w:r>
      <w:r w:rsidRPr="00537147">
        <w:rPr>
          <w:lang w:val="hy-AM"/>
          <w:rPrChange w:id="9490" w:author="Զարինե Սարգսյան" w:date="2026-04-06T11:03:00Z">
            <w:rPr/>
          </w:rPrChange>
        </w:rPr>
        <w:t>,</w:t>
      </w:r>
    </w:p>
    <w:p w14:paraId="2067D4AA" w14:textId="77777777" w:rsidR="00A320B0" w:rsidRPr="00537147" w:rsidRDefault="00A320B0" w:rsidP="00A320B0">
      <w:pPr>
        <w:rPr>
          <w:lang w:val="hy-AM"/>
          <w:rPrChange w:id="9491" w:author="Զարինե Սարգսյան" w:date="2026-04-06T11:03:00Z">
            <w:rPr/>
          </w:rPrChange>
        </w:rPr>
      </w:pPr>
      <w:r w:rsidRPr="00537147">
        <w:rPr>
          <w:lang w:val="hy-AM"/>
          <w:rPrChange w:id="9492" w:author="Զարինե Սարգսյան" w:date="2026-04-06T11:03:00Z">
            <w:rPr/>
          </w:rPrChange>
        </w:rPr>
        <w:t xml:space="preserve">5) </w:t>
      </w:r>
      <w:r w:rsidRPr="00537147">
        <w:rPr>
          <w:rFonts w:ascii="Arial" w:hAnsi="Arial" w:cs="Arial"/>
          <w:lang w:val="hy-AM"/>
          <w:rPrChange w:id="9493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49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495" w:author="Զարինե Սարգսյան" w:date="2026-04-06T11:03:00Z">
            <w:rPr>
              <w:rFonts w:ascii="Arial" w:hAnsi="Arial" w:cs="Arial"/>
            </w:rPr>
          </w:rPrChange>
        </w:rPr>
        <w:t>ստացող</w:t>
      </w:r>
      <w:r w:rsidRPr="00537147">
        <w:rPr>
          <w:lang w:val="hy-AM"/>
          <w:rPrChange w:id="949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497" w:author="Զարինե Սարգսյան" w:date="2026-04-06T11:03:00Z">
            <w:rPr>
              <w:rFonts w:ascii="Arial" w:hAnsi="Arial" w:cs="Arial"/>
            </w:rPr>
          </w:rPrChange>
        </w:rPr>
        <w:t>հասցեատեր</w:t>
      </w:r>
      <w:r w:rsidRPr="00537147">
        <w:rPr>
          <w:lang w:val="hy-AM"/>
          <w:rPrChange w:id="9498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499" w:author="Զարինե Սարգսյան" w:date="2026-04-06T11:03:00Z">
            <w:rPr>
              <w:rFonts w:ascii="Arial" w:hAnsi="Arial" w:cs="Arial"/>
            </w:rPr>
          </w:rPrChange>
        </w:rPr>
        <w:t>կողմը</w:t>
      </w:r>
      <w:r w:rsidRPr="00537147">
        <w:rPr>
          <w:lang w:val="hy-AM"/>
          <w:rPrChange w:id="9500" w:author="Զարինե Սարգսյան" w:date="2026-04-06T11:03:00Z">
            <w:rPr/>
          </w:rPrChange>
        </w:rPr>
        <w:t>.</w:t>
      </w:r>
    </w:p>
    <w:p w14:paraId="4A563EF2" w14:textId="77777777" w:rsidR="00A320B0" w:rsidRPr="00537147" w:rsidRDefault="00A320B0" w:rsidP="00A320B0">
      <w:pPr>
        <w:rPr>
          <w:lang w:val="hy-AM"/>
          <w:rPrChange w:id="9501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502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503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504" w:author="Զարինե Սարգսյան" w:date="2026-04-06T11:03:00Z">
            <w:rPr>
              <w:rFonts w:ascii="Arial" w:hAnsi="Arial" w:cs="Arial"/>
            </w:rPr>
          </w:rPrChange>
        </w:rPr>
        <w:t>Ստացողի</w:t>
      </w:r>
      <w:r w:rsidRPr="00537147">
        <w:rPr>
          <w:lang w:val="hy-AM"/>
          <w:rPrChange w:id="950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06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507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508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50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10" w:author="Զարինե Սարգսյան" w:date="2026-04-06T11:03:00Z">
            <w:rPr>
              <w:rFonts w:ascii="Arial" w:hAnsi="Arial" w:cs="Arial"/>
            </w:rPr>
          </w:rPrChange>
        </w:rPr>
        <w:t>առկայության</w:t>
      </w:r>
      <w:r w:rsidRPr="00537147">
        <w:rPr>
          <w:lang w:val="hy-AM"/>
          <w:rPrChange w:id="9511" w:author="Զարինե Սարգսյան" w:date="2026-04-06T11:03:00Z">
            <w:rPr/>
          </w:rPrChange>
        </w:rPr>
        <w:t>),</w:t>
      </w:r>
    </w:p>
    <w:p w14:paraId="69B9A4CD" w14:textId="77777777" w:rsidR="00A320B0" w:rsidRPr="00537147" w:rsidRDefault="00A320B0" w:rsidP="00A320B0">
      <w:pPr>
        <w:rPr>
          <w:lang w:val="hy-AM"/>
          <w:rPrChange w:id="9512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513" w:author="Զարինե Սարգսյան" w:date="2026-04-06T11:03:00Z">
            <w:rPr>
              <w:rFonts w:ascii="Arial" w:hAnsi="Arial" w:cs="Arial"/>
            </w:rPr>
          </w:rPrChange>
        </w:rPr>
        <w:t>բ</w:t>
      </w:r>
      <w:r w:rsidRPr="00537147">
        <w:rPr>
          <w:lang w:val="hy-AM"/>
          <w:rPrChange w:id="9514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515" w:author="Զարինե Սարգսյան" w:date="2026-04-06T11:03:00Z">
            <w:rPr>
              <w:rFonts w:ascii="Arial" w:hAnsi="Arial" w:cs="Arial"/>
            </w:rPr>
          </w:rPrChange>
        </w:rPr>
        <w:t>Ստացողի</w:t>
      </w:r>
      <w:r w:rsidRPr="00537147">
        <w:rPr>
          <w:lang w:val="hy-AM"/>
          <w:rPrChange w:id="951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17" w:author="Զարինե Սարգսյան" w:date="2026-04-06T11:03:00Z">
            <w:rPr>
              <w:rFonts w:ascii="Arial" w:hAnsi="Arial" w:cs="Arial"/>
            </w:rPr>
          </w:rPrChange>
        </w:rPr>
        <w:t>կոդը</w:t>
      </w:r>
      <w:r w:rsidRPr="00537147">
        <w:rPr>
          <w:lang w:val="hy-AM"/>
          <w:rPrChange w:id="9518" w:author="Զարինե Սարգսյան" w:date="2026-04-06T11:03:00Z">
            <w:rPr/>
          </w:rPrChange>
        </w:rPr>
        <w:t>,</w:t>
      </w:r>
    </w:p>
    <w:p w14:paraId="11F432FA" w14:textId="77777777" w:rsidR="00A320B0" w:rsidRPr="00537147" w:rsidRDefault="00A320B0" w:rsidP="00A320B0">
      <w:pPr>
        <w:rPr>
          <w:lang w:val="hy-AM"/>
          <w:rPrChange w:id="9519" w:author="Զարինե Սարգսյան" w:date="2026-04-06T11:03:00Z">
            <w:rPr/>
          </w:rPrChange>
        </w:rPr>
      </w:pPr>
      <w:r w:rsidRPr="00537147">
        <w:rPr>
          <w:lang w:val="hy-AM"/>
          <w:rPrChange w:id="9520" w:author="Զարինե Սարգսյան" w:date="2026-04-06T11:03:00Z">
            <w:rPr/>
          </w:rPrChange>
        </w:rPr>
        <w:t xml:space="preserve">6) </w:t>
      </w:r>
      <w:r w:rsidRPr="00537147">
        <w:rPr>
          <w:rFonts w:ascii="Arial" w:hAnsi="Arial" w:cs="Arial"/>
          <w:lang w:val="hy-AM"/>
          <w:rPrChange w:id="9521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52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23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52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25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952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27" w:author="Զարինե Սարգսյան" w:date="2026-04-06T11:03:00Z">
            <w:rPr>
              <w:rFonts w:ascii="Arial" w:hAnsi="Arial" w:cs="Arial"/>
            </w:rPr>
          </w:rPrChange>
        </w:rPr>
        <w:t>ամսաթիվը</w:t>
      </w:r>
      <w:r w:rsidRPr="00537147">
        <w:rPr>
          <w:lang w:val="hy-AM"/>
          <w:rPrChange w:id="9528" w:author="Զարինե Սարգսյան" w:date="2026-04-06T11:03:00Z">
            <w:rPr/>
          </w:rPrChange>
        </w:rPr>
        <w:t>,</w:t>
      </w:r>
    </w:p>
    <w:p w14:paraId="605466E0" w14:textId="77777777" w:rsidR="00A320B0" w:rsidRPr="00537147" w:rsidRDefault="00A320B0" w:rsidP="00A320B0">
      <w:pPr>
        <w:rPr>
          <w:lang w:val="hy-AM"/>
          <w:rPrChange w:id="9529" w:author="Զարինե Սարգսյան" w:date="2026-04-06T11:03:00Z">
            <w:rPr/>
          </w:rPrChange>
        </w:rPr>
      </w:pPr>
      <w:r w:rsidRPr="00537147">
        <w:rPr>
          <w:lang w:val="hy-AM"/>
          <w:rPrChange w:id="9530" w:author="Զարինե Սարգսյան" w:date="2026-04-06T11:03:00Z">
            <w:rPr/>
          </w:rPrChange>
        </w:rPr>
        <w:t xml:space="preserve">7) </w:t>
      </w:r>
      <w:r w:rsidRPr="00537147">
        <w:rPr>
          <w:rFonts w:ascii="Arial" w:hAnsi="Arial" w:cs="Arial"/>
          <w:lang w:val="hy-AM"/>
          <w:rPrChange w:id="9531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53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33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53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35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953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37" w:author="Զարինե Սարգսյան" w:date="2026-04-06T11:03:00Z">
            <w:rPr>
              <w:rFonts w:ascii="Arial" w:hAnsi="Arial" w:cs="Arial"/>
            </w:rPr>
          </w:rPrChange>
        </w:rPr>
        <w:t>բացառիկ</w:t>
      </w:r>
      <w:r w:rsidRPr="00537147">
        <w:rPr>
          <w:lang w:val="hy-AM"/>
          <w:rPrChange w:id="953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39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540" w:author="Զարինե Սարգսյան" w:date="2026-04-06T11:03:00Z">
            <w:rPr/>
          </w:rPrChange>
        </w:rPr>
        <w:t>,</w:t>
      </w:r>
    </w:p>
    <w:p w14:paraId="20FB9936" w14:textId="77777777" w:rsidR="00A320B0" w:rsidRPr="00537147" w:rsidRDefault="00A320B0" w:rsidP="00A320B0">
      <w:pPr>
        <w:rPr>
          <w:lang w:val="hy-AM"/>
          <w:rPrChange w:id="9541" w:author="Զարինե Սարգսյան" w:date="2026-04-06T11:03:00Z">
            <w:rPr/>
          </w:rPrChange>
        </w:rPr>
      </w:pPr>
      <w:r w:rsidRPr="00537147">
        <w:rPr>
          <w:lang w:val="hy-AM"/>
          <w:rPrChange w:id="9542" w:author="Զարինե Սարգսյան" w:date="2026-04-06T11:03:00Z">
            <w:rPr/>
          </w:rPrChange>
        </w:rPr>
        <w:t xml:space="preserve">8) </w:t>
      </w:r>
      <w:r w:rsidRPr="00537147">
        <w:rPr>
          <w:rFonts w:ascii="Arial" w:hAnsi="Arial" w:cs="Arial"/>
          <w:lang w:val="hy-AM"/>
          <w:rPrChange w:id="9543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954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45" w:author="Զարինե Սարգսյան" w:date="2026-04-06T11:03:00Z">
            <w:rPr>
              <w:rFonts w:ascii="Arial" w:hAnsi="Arial" w:cs="Arial"/>
            </w:rPr>
          </w:rPrChange>
        </w:rPr>
        <w:t>վճարողի</w:t>
      </w:r>
      <w:r w:rsidRPr="00537147">
        <w:rPr>
          <w:lang w:val="hy-AM"/>
          <w:rPrChange w:id="954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547" w:author="Զարինե Սարգսյան" w:date="2026-04-06T11:03:00Z">
            <w:rPr>
              <w:rFonts w:ascii="Arial" w:hAnsi="Arial" w:cs="Arial"/>
            </w:rPr>
          </w:rPrChange>
        </w:rPr>
        <w:t>Հաճախորդի</w:t>
      </w:r>
      <w:r w:rsidRPr="00537147">
        <w:rPr>
          <w:lang w:val="hy-AM"/>
          <w:rPrChange w:id="9548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549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550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551" w:author="Զարինե Սարգսյան" w:date="2026-04-06T11:03:00Z">
            <w:rPr>
              <w:rFonts w:ascii="Arial" w:hAnsi="Arial" w:cs="Arial"/>
            </w:rPr>
          </w:rPrChange>
        </w:rPr>
        <w:t>անուն</w:t>
      </w:r>
      <w:r w:rsidRPr="00537147">
        <w:rPr>
          <w:lang w:val="hy-AM"/>
          <w:rPrChange w:id="9552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553" w:author="Զարինե Սարգսյան" w:date="2026-04-06T11:03:00Z">
            <w:rPr>
              <w:rFonts w:ascii="Arial" w:hAnsi="Arial" w:cs="Arial"/>
            </w:rPr>
          </w:rPrChange>
        </w:rPr>
        <w:t>ազգանունը</w:t>
      </w:r>
      <w:r w:rsidRPr="00537147">
        <w:rPr>
          <w:lang w:val="hy-AM"/>
          <w:rPrChange w:id="9554" w:author="Զարինե Սարգսյան" w:date="2026-04-06T11:03:00Z">
            <w:rPr/>
          </w:rPrChange>
        </w:rPr>
        <w:t>),</w:t>
      </w:r>
    </w:p>
    <w:p w14:paraId="6F316D6D" w14:textId="77777777" w:rsidR="00A320B0" w:rsidRPr="00537147" w:rsidRDefault="00A320B0" w:rsidP="00A320B0">
      <w:pPr>
        <w:rPr>
          <w:lang w:val="hy-AM"/>
          <w:rPrChange w:id="9555" w:author="Զարինե Սարգսյան" w:date="2026-04-06T11:03:00Z">
            <w:rPr/>
          </w:rPrChange>
        </w:rPr>
      </w:pPr>
      <w:r w:rsidRPr="00537147">
        <w:rPr>
          <w:lang w:val="hy-AM"/>
          <w:rPrChange w:id="9556" w:author="Զարինե Սարգսյան" w:date="2026-04-06T11:03:00Z">
            <w:rPr/>
          </w:rPrChange>
        </w:rPr>
        <w:t xml:space="preserve">9) </w:t>
      </w:r>
      <w:r w:rsidRPr="00537147">
        <w:rPr>
          <w:rFonts w:ascii="Arial" w:hAnsi="Arial" w:cs="Arial"/>
          <w:lang w:val="hy-AM"/>
          <w:rPrChange w:id="9557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955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59" w:author="Զարինե Սարգսյան" w:date="2026-04-06T11:03:00Z">
            <w:rPr>
              <w:rFonts w:ascii="Arial" w:hAnsi="Arial" w:cs="Arial"/>
            </w:rPr>
          </w:rPrChange>
        </w:rPr>
        <w:t>վճարողի</w:t>
      </w:r>
      <w:r w:rsidRPr="00537147">
        <w:rPr>
          <w:lang w:val="hy-AM"/>
          <w:rPrChange w:id="9560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561" w:author="Զարինե Սարգսյան" w:date="2026-04-06T11:03:00Z">
            <w:rPr>
              <w:rFonts w:ascii="Arial" w:hAnsi="Arial" w:cs="Arial"/>
            </w:rPr>
          </w:rPrChange>
        </w:rPr>
        <w:t>Հաճախորդի</w:t>
      </w:r>
      <w:r w:rsidRPr="00537147">
        <w:rPr>
          <w:lang w:val="hy-AM"/>
          <w:rPrChange w:id="9562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563" w:author="Զարինե Սարգսյան" w:date="2026-04-06T11:03:00Z">
            <w:rPr>
              <w:rFonts w:ascii="Arial" w:hAnsi="Arial" w:cs="Arial"/>
            </w:rPr>
          </w:rPrChange>
        </w:rPr>
        <w:t>հաշվառման</w:t>
      </w:r>
      <w:r w:rsidRPr="00537147">
        <w:rPr>
          <w:lang w:val="hy-AM"/>
          <w:rPrChange w:id="956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65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56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567" w:author="Զարինե Սարգսյան" w:date="2026-04-06T11:03:00Z">
            <w:rPr>
              <w:rFonts w:ascii="Arial" w:hAnsi="Arial" w:cs="Arial"/>
            </w:rPr>
          </w:rPrChange>
        </w:rPr>
        <w:t>ՀՎՀՀ</w:t>
      </w:r>
      <w:r w:rsidRPr="00537147">
        <w:rPr>
          <w:lang w:val="hy-AM"/>
          <w:rPrChange w:id="9568" w:author="Զարինե Սարգսյան" w:date="2026-04-06T11:03:00Z">
            <w:rPr/>
          </w:rPrChange>
        </w:rPr>
        <w:t>),</w:t>
      </w:r>
    </w:p>
    <w:p w14:paraId="563FF35F" w14:textId="77777777" w:rsidR="00A320B0" w:rsidRPr="00537147" w:rsidRDefault="00A320B0" w:rsidP="00A320B0">
      <w:pPr>
        <w:rPr>
          <w:lang w:val="hy-AM"/>
          <w:rPrChange w:id="9569" w:author="Զարինե Սարգսյան" w:date="2026-04-06T11:03:00Z">
            <w:rPr/>
          </w:rPrChange>
        </w:rPr>
      </w:pPr>
      <w:r w:rsidRPr="00537147">
        <w:rPr>
          <w:lang w:val="hy-AM"/>
          <w:rPrChange w:id="9570" w:author="Զարինե Սարգսյան" w:date="2026-04-06T11:03:00Z">
            <w:rPr/>
          </w:rPrChange>
        </w:rPr>
        <w:t xml:space="preserve">10) </w:t>
      </w:r>
      <w:r w:rsidRPr="00537147">
        <w:rPr>
          <w:rFonts w:ascii="Arial" w:hAnsi="Arial" w:cs="Arial"/>
          <w:lang w:val="hy-AM"/>
          <w:rPrChange w:id="9571" w:author="Զարինե Սարգսյան" w:date="2026-04-06T11:03:00Z">
            <w:rPr>
              <w:rFonts w:ascii="Arial" w:hAnsi="Arial" w:cs="Arial"/>
            </w:rPr>
          </w:rPrChange>
        </w:rPr>
        <w:t>Արգելանքը</w:t>
      </w:r>
      <w:r w:rsidRPr="00537147">
        <w:rPr>
          <w:lang w:val="hy-AM"/>
          <w:rPrChange w:id="957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73" w:author="Զարինե Սարգսյան" w:date="2026-04-06T11:03:00Z">
            <w:rPr>
              <w:rFonts w:ascii="Arial" w:hAnsi="Arial" w:cs="Arial"/>
            </w:rPr>
          </w:rPrChange>
        </w:rPr>
        <w:t>հանելու</w:t>
      </w:r>
      <w:r w:rsidRPr="00537147">
        <w:rPr>
          <w:lang w:val="hy-AM"/>
          <w:rPrChange w:id="9574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575" w:author="Զարինե Սարգսյան" w:date="2026-04-06T11:03:00Z">
            <w:rPr>
              <w:rFonts w:ascii="Arial" w:hAnsi="Arial" w:cs="Arial"/>
            </w:rPr>
          </w:rPrChange>
        </w:rPr>
        <w:t>վերացնելու</w:t>
      </w:r>
      <w:r w:rsidRPr="00537147">
        <w:rPr>
          <w:lang w:val="hy-AM"/>
          <w:rPrChange w:id="9576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577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957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79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958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81" w:author="Զարինե Սարգսյան" w:date="2026-04-06T11:03:00Z">
            <w:rPr>
              <w:rFonts w:ascii="Arial" w:hAnsi="Arial" w:cs="Arial"/>
            </w:rPr>
          </w:rPrChange>
        </w:rPr>
        <w:t>հիմքի</w:t>
      </w:r>
      <w:r w:rsidRPr="00537147">
        <w:rPr>
          <w:lang w:val="hy-AM"/>
          <w:rPrChange w:id="958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83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58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85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958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87" w:author="Զարինե Սարգսյան" w:date="2026-04-06T11:03:00Z">
            <w:rPr>
              <w:rFonts w:ascii="Arial" w:hAnsi="Arial" w:cs="Arial"/>
            </w:rPr>
          </w:rPrChange>
        </w:rPr>
        <w:t>նշում</w:t>
      </w:r>
      <w:r w:rsidRPr="00537147">
        <w:rPr>
          <w:lang w:val="hy-AM"/>
          <w:rPrChange w:id="9588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589" w:author="Զարինե Սարգսյան" w:date="2026-04-06T11:03:00Z">
            <w:rPr>
              <w:rFonts w:ascii="Arial" w:hAnsi="Arial" w:cs="Arial"/>
            </w:rPr>
          </w:rPrChange>
        </w:rPr>
        <w:t>այդ</w:t>
      </w:r>
      <w:r w:rsidRPr="00537147">
        <w:rPr>
          <w:lang w:val="hy-AM"/>
          <w:rPrChange w:id="959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91" w:author="Զարինե Սարգսյան" w:date="2026-04-06T11:03:00Z">
            <w:rPr>
              <w:rFonts w:ascii="Arial" w:hAnsi="Arial" w:cs="Arial"/>
            </w:rPr>
          </w:rPrChange>
        </w:rPr>
        <w:t>թվում՝</w:t>
      </w:r>
      <w:r w:rsidRPr="00537147">
        <w:rPr>
          <w:lang w:val="hy-AM"/>
          <w:rPrChange w:id="959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93" w:author="Զարինե Սարգսյան" w:date="2026-04-06T11:03:00Z">
            <w:rPr>
              <w:rFonts w:ascii="Arial" w:hAnsi="Arial" w:cs="Arial"/>
            </w:rPr>
          </w:rPrChange>
        </w:rPr>
        <w:t>այդ</w:t>
      </w:r>
      <w:r w:rsidRPr="00537147">
        <w:rPr>
          <w:lang w:val="hy-AM"/>
          <w:rPrChange w:id="959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95" w:author="Զարինե Սարգսյան" w:date="2026-04-06T11:03:00Z">
            <w:rPr>
              <w:rFonts w:ascii="Arial" w:hAnsi="Arial" w:cs="Arial"/>
            </w:rPr>
          </w:rPrChange>
        </w:rPr>
        <w:t>փաստաթղթերի</w:t>
      </w:r>
      <w:r w:rsidRPr="00537147">
        <w:rPr>
          <w:lang w:val="hy-AM"/>
          <w:rPrChange w:id="959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597" w:author="Զարինե Սարգսյան" w:date="2026-04-06T11:03:00Z">
            <w:rPr>
              <w:rFonts w:ascii="Arial" w:hAnsi="Arial" w:cs="Arial"/>
            </w:rPr>
          </w:rPrChange>
        </w:rPr>
        <w:t>տվյալները</w:t>
      </w:r>
      <w:r w:rsidRPr="00537147">
        <w:rPr>
          <w:lang w:val="hy-AM"/>
          <w:rPrChange w:id="9598" w:author="Զարինե Սարգսյան" w:date="2026-04-06T11:03:00Z">
            <w:rPr/>
          </w:rPrChange>
        </w:rPr>
        <w:t>),</w:t>
      </w:r>
    </w:p>
    <w:p w14:paraId="6E685841" w14:textId="77777777" w:rsidR="00A320B0" w:rsidRPr="00537147" w:rsidRDefault="00A320B0" w:rsidP="00A320B0">
      <w:pPr>
        <w:rPr>
          <w:lang w:val="hy-AM"/>
          <w:rPrChange w:id="9599" w:author="Զարինե Սարգսյան" w:date="2026-04-06T11:03:00Z">
            <w:rPr/>
          </w:rPrChange>
        </w:rPr>
      </w:pPr>
      <w:r w:rsidRPr="00537147">
        <w:rPr>
          <w:lang w:val="hy-AM"/>
          <w:rPrChange w:id="9600" w:author="Զարինե Սարգսյան" w:date="2026-04-06T11:03:00Z">
            <w:rPr/>
          </w:rPrChange>
        </w:rPr>
        <w:t xml:space="preserve">11) </w:t>
      </w:r>
      <w:r w:rsidRPr="00537147">
        <w:rPr>
          <w:rFonts w:ascii="Arial" w:hAnsi="Arial" w:cs="Arial"/>
          <w:lang w:val="hy-AM"/>
          <w:rPrChange w:id="9601" w:author="Զարինե Սարգսյան" w:date="2026-04-06T11:03:00Z">
            <w:rPr>
              <w:rFonts w:ascii="Arial" w:hAnsi="Arial" w:cs="Arial"/>
            </w:rPr>
          </w:rPrChange>
        </w:rPr>
        <w:t>Կատարված</w:t>
      </w:r>
      <w:r w:rsidRPr="00537147">
        <w:rPr>
          <w:lang w:val="hy-AM"/>
          <w:rPrChange w:id="960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03" w:author="Զարինե Սարգսյան" w:date="2026-04-06T11:03:00Z">
            <w:rPr>
              <w:rFonts w:ascii="Arial" w:hAnsi="Arial" w:cs="Arial"/>
            </w:rPr>
          </w:rPrChange>
        </w:rPr>
        <w:t>գործողության</w:t>
      </w:r>
      <w:r w:rsidRPr="00537147">
        <w:rPr>
          <w:lang w:val="hy-AM"/>
          <w:rPrChange w:id="960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05" w:author="Զարինե Սարգսյան" w:date="2026-04-06T11:03:00Z">
            <w:rPr>
              <w:rFonts w:ascii="Arial" w:hAnsi="Arial" w:cs="Arial"/>
            </w:rPr>
          </w:rPrChange>
        </w:rPr>
        <w:t>արդյունքը</w:t>
      </w:r>
      <w:r w:rsidRPr="00537147">
        <w:rPr>
          <w:lang w:val="hy-AM"/>
          <w:rPrChange w:id="960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607" w:author="Զարինե Սարգսյան" w:date="2026-04-06T11:03:00Z">
            <w:rPr>
              <w:rFonts w:ascii="Arial" w:hAnsi="Arial" w:cs="Arial"/>
            </w:rPr>
          </w:rPrChange>
        </w:rPr>
        <w:t>նկարագրությունը</w:t>
      </w:r>
      <w:r w:rsidRPr="00537147">
        <w:rPr>
          <w:lang w:val="hy-AM"/>
          <w:rPrChange w:id="9608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609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61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11" w:author="Զարինե Սարգսյան" w:date="2026-04-06T11:03:00Z">
            <w:rPr>
              <w:rFonts w:ascii="Arial" w:hAnsi="Arial" w:cs="Arial"/>
            </w:rPr>
          </w:rPrChange>
        </w:rPr>
        <w:t>անհրաժեշտության</w:t>
      </w:r>
      <w:r w:rsidRPr="00537147">
        <w:rPr>
          <w:lang w:val="hy-AM"/>
          <w:rPrChange w:id="961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13" w:author="Զարինե Սարգսյան" w:date="2026-04-06T11:03:00Z">
            <w:rPr>
              <w:rFonts w:ascii="Arial" w:hAnsi="Arial" w:cs="Arial"/>
            </w:rPr>
          </w:rPrChange>
        </w:rPr>
        <w:t>կարող</w:t>
      </w:r>
      <w:r w:rsidRPr="00537147">
        <w:rPr>
          <w:lang w:val="hy-AM"/>
          <w:rPrChange w:id="961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15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61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17" w:author="Զարինե Սարգսյան" w:date="2026-04-06T11:03:00Z">
            <w:rPr>
              <w:rFonts w:ascii="Arial" w:hAnsi="Arial" w:cs="Arial"/>
            </w:rPr>
          </w:rPrChange>
        </w:rPr>
        <w:t>կիրառվել</w:t>
      </w:r>
      <w:r w:rsidRPr="00537147">
        <w:rPr>
          <w:lang w:val="hy-AM"/>
          <w:rPrChange w:id="961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19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962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21" w:author="Զարինե Սարգսյան" w:date="2026-04-06T11:03:00Z">
            <w:rPr>
              <w:rFonts w:ascii="Arial" w:hAnsi="Arial" w:cs="Arial"/>
            </w:rPr>
          </w:rPrChange>
        </w:rPr>
        <w:t>կոդ</w:t>
      </w:r>
      <w:r w:rsidRPr="00537147">
        <w:rPr>
          <w:lang w:val="hy-AM"/>
          <w:rPrChange w:id="9622" w:author="Զարինե Սարգսյան" w:date="2026-04-06T11:03:00Z">
            <w:rPr/>
          </w:rPrChange>
        </w:rPr>
        <w:t>).</w:t>
      </w:r>
    </w:p>
    <w:p w14:paraId="340EA02A" w14:textId="77777777" w:rsidR="00A320B0" w:rsidRPr="00537147" w:rsidRDefault="00A320B0" w:rsidP="00A320B0">
      <w:pPr>
        <w:rPr>
          <w:lang w:val="hy-AM"/>
          <w:rPrChange w:id="9623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624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625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626" w:author="Զարինե Սարգսյան" w:date="2026-04-06T11:03:00Z">
            <w:rPr>
              <w:rFonts w:ascii="Arial" w:hAnsi="Arial" w:cs="Arial"/>
            </w:rPr>
          </w:rPrChange>
        </w:rPr>
        <w:t>Անհրաժեշտ</w:t>
      </w:r>
      <w:r w:rsidRPr="00537147">
        <w:rPr>
          <w:lang w:val="hy-AM"/>
          <w:rPrChange w:id="962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28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62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30" w:author="Զարինե Սարգսյան" w:date="2026-04-06T11:03:00Z">
            <w:rPr>
              <w:rFonts w:ascii="Arial" w:hAnsi="Arial" w:cs="Arial"/>
            </w:rPr>
          </w:rPrChange>
        </w:rPr>
        <w:t>մերժել</w:t>
      </w:r>
      <w:r w:rsidRPr="00537147">
        <w:rPr>
          <w:lang w:val="hy-AM"/>
          <w:rPrChange w:id="963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32" w:author="Զարինե Սարգսյան" w:date="2026-04-06T11:03:00Z">
            <w:rPr>
              <w:rFonts w:ascii="Arial" w:hAnsi="Arial" w:cs="Arial"/>
            </w:rPr>
          </w:rPrChange>
        </w:rPr>
        <w:t>կամ</w:t>
      </w:r>
      <w:r w:rsidRPr="00537147">
        <w:rPr>
          <w:lang w:val="hy-AM"/>
          <w:rPrChange w:id="963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34" w:author="Զարինե Սարգսյան" w:date="2026-04-06T11:03:00Z">
            <w:rPr>
              <w:rFonts w:ascii="Arial" w:hAnsi="Arial" w:cs="Arial"/>
            </w:rPr>
          </w:rPrChange>
        </w:rPr>
        <w:t>հաստատել</w:t>
      </w:r>
      <w:r w:rsidRPr="00537147">
        <w:rPr>
          <w:lang w:val="hy-AM"/>
          <w:rPrChange w:id="963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36" w:author="Զարինե Սարգսյան" w:date="2026-04-06T11:03:00Z">
            <w:rPr>
              <w:rFonts w:ascii="Arial" w:hAnsi="Arial" w:cs="Arial"/>
            </w:rPr>
          </w:rPrChange>
        </w:rPr>
        <w:t>արգելանքից</w:t>
      </w:r>
      <w:r w:rsidRPr="00537147">
        <w:rPr>
          <w:lang w:val="hy-AM"/>
          <w:rPrChange w:id="963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38" w:author="Զարինե Սարգսյան" w:date="2026-04-06T11:03:00Z">
            <w:rPr>
              <w:rFonts w:ascii="Arial" w:hAnsi="Arial" w:cs="Arial"/>
            </w:rPr>
          </w:rPrChange>
        </w:rPr>
        <w:t>հանելու</w:t>
      </w:r>
      <w:r w:rsidRPr="00537147">
        <w:rPr>
          <w:lang w:val="hy-AM"/>
          <w:rPrChange w:id="963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40" w:author="Զարինե Սարգսյան" w:date="2026-04-06T11:03:00Z">
            <w:rPr>
              <w:rFonts w:ascii="Arial" w:hAnsi="Arial" w:cs="Arial"/>
            </w:rPr>
          </w:rPrChange>
        </w:rPr>
        <w:t>պահանջը</w:t>
      </w:r>
      <w:r w:rsidRPr="00537147">
        <w:rPr>
          <w:lang w:val="hy-AM"/>
          <w:rPrChange w:id="9641" w:author="Զարինե Սարգսյան" w:date="2026-04-06T11:03:00Z">
            <w:rPr/>
          </w:rPrChange>
        </w:rPr>
        <w:t xml:space="preserve"> - 6 </w:t>
      </w:r>
      <w:r w:rsidRPr="00537147">
        <w:rPr>
          <w:rFonts w:ascii="Arial" w:hAnsi="Arial" w:cs="Arial"/>
          <w:lang w:val="hy-AM"/>
          <w:rPrChange w:id="9642" w:author="Զարինե Սարգսյան" w:date="2026-04-06T11:03:00Z">
            <w:rPr>
              <w:rFonts w:ascii="Arial" w:hAnsi="Arial" w:cs="Arial"/>
            </w:rPr>
          </w:rPrChange>
        </w:rPr>
        <w:t>կոդը</w:t>
      </w:r>
      <w:r w:rsidRPr="00537147">
        <w:rPr>
          <w:lang w:val="hy-AM"/>
          <w:rPrChange w:id="9643" w:author="Զարինե Սարգսյան" w:date="2026-04-06T11:03:00Z">
            <w:rPr/>
          </w:rPrChange>
        </w:rPr>
        <w:t>:</w:t>
      </w:r>
    </w:p>
    <w:p w14:paraId="30232A20" w14:textId="77777777" w:rsidR="00A320B0" w:rsidRPr="00537147" w:rsidRDefault="00A320B0" w:rsidP="00A320B0">
      <w:pPr>
        <w:rPr>
          <w:lang w:val="hy-AM"/>
          <w:rPrChange w:id="9644" w:author="Զարինե Սարգսյան" w:date="2026-04-06T11:03:00Z">
            <w:rPr/>
          </w:rPrChange>
        </w:rPr>
      </w:pPr>
      <w:r w:rsidRPr="00537147">
        <w:rPr>
          <w:lang w:val="hy-AM"/>
          <w:rPrChange w:id="9645" w:author="Զարինե Սարգսյան" w:date="2026-04-06T11:03:00Z">
            <w:rPr/>
          </w:rPrChange>
        </w:rPr>
        <w:t>38. «</w:t>
      </w:r>
      <w:r w:rsidRPr="00537147">
        <w:rPr>
          <w:rFonts w:ascii="Arial" w:hAnsi="Arial" w:cs="Arial"/>
          <w:lang w:val="hy-AM"/>
          <w:rPrChange w:id="9646" w:author="Զարինե Սարգսյան" w:date="2026-04-06T11:03:00Z">
            <w:rPr>
              <w:rFonts w:ascii="Arial" w:hAnsi="Arial" w:cs="Arial"/>
            </w:rPr>
          </w:rPrChange>
        </w:rPr>
        <w:t>Մերժման</w:t>
      </w:r>
      <w:r w:rsidRPr="00537147">
        <w:rPr>
          <w:lang w:val="hy-AM"/>
          <w:rPrChange w:id="964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48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649" w:author="Զարինե Սարգսյան" w:date="2026-04-06T11:03:00Z">
            <w:rPr/>
          </w:rPrChange>
        </w:rPr>
        <w:t xml:space="preserve">» </w:t>
      </w:r>
      <w:r w:rsidRPr="00537147">
        <w:rPr>
          <w:rFonts w:ascii="Arial" w:hAnsi="Arial" w:cs="Arial"/>
          <w:lang w:val="hy-AM"/>
          <w:rPrChange w:id="9650" w:author="Զարինե Սարգսյան" w:date="2026-04-06T11:03:00Z">
            <w:rPr>
              <w:rFonts w:ascii="Arial" w:hAnsi="Arial" w:cs="Arial"/>
            </w:rPr>
          </w:rPrChange>
        </w:rPr>
        <w:t>թիվ</w:t>
      </w:r>
      <w:r w:rsidRPr="00537147">
        <w:rPr>
          <w:lang w:val="hy-AM"/>
          <w:rPrChange w:id="9651" w:author="Զարինե Սարգսյան" w:date="2026-04-06T11:03:00Z">
            <w:rPr/>
          </w:rPrChange>
        </w:rPr>
        <w:t xml:space="preserve"> 7 </w:t>
      </w:r>
      <w:r w:rsidRPr="00537147">
        <w:rPr>
          <w:rFonts w:ascii="Arial" w:hAnsi="Arial" w:cs="Arial"/>
          <w:lang w:val="hy-AM"/>
          <w:rPrChange w:id="9652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65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54" w:author="Զարինե Սարգսյան" w:date="2026-04-06T11:03:00Z">
            <w:rPr>
              <w:rFonts w:ascii="Arial" w:hAnsi="Arial" w:cs="Arial"/>
            </w:rPr>
          </w:rPrChange>
        </w:rPr>
        <w:t>պարունակում</w:t>
      </w:r>
      <w:r w:rsidRPr="00537147">
        <w:rPr>
          <w:lang w:val="hy-AM"/>
          <w:rPrChange w:id="965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56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6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58" w:author="Զարինե Սարգսյան" w:date="2026-04-06T11:03:00Z">
            <w:rPr>
              <w:rFonts w:ascii="Arial" w:hAnsi="Arial" w:cs="Arial"/>
            </w:rPr>
          </w:rPrChange>
        </w:rPr>
        <w:t>տեղեկացում</w:t>
      </w:r>
      <w:r w:rsidRPr="00537147">
        <w:rPr>
          <w:lang w:val="hy-AM"/>
          <w:rPrChange w:id="965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60" w:author="Զարինե Սարգսյան" w:date="2026-04-06T11:03:00Z">
            <w:rPr>
              <w:rFonts w:ascii="Arial" w:hAnsi="Arial" w:cs="Arial"/>
            </w:rPr>
          </w:rPrChange>
        </w:rPr>
        <w:t>այն</w:t>
      </w:r>
      <w:r w:rsidRPr="00537147">
        <w:rPr>
          <w:lang w:val="hy-AM"/>
          <w:rPrChange w:id="966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62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663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664" w:author="Զարինե Սարգսյան" w:date="2026-04-06T11:03:00Z">
            <w:rPr>
              <w:rFonts w:ascii="Arial" w:hAnsi="Arial" w:cs="Arial"/>
            </w:rPr>
          </w:rPrChange>
        </w:rPr>
        <w:t>որ</w:t>
      </w:r>
      <w:r w:rsidRPr="00537147">
        <w:rPr>
          <w:lang w:val="hy-AM"/>
          <w:rPrChange w:id="966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66" w:author="Զարինե Սարգսյան" w:date="2026-04-06T11:03:00Z">
            <w:rPr>
              <w:rFonts w:ascii="Arial" w:hAnsi="Arial" w:cs="Arial"/>
            </w:rPr>
          </w:rPrChange>
        </w:rPr>
        <w:t>տվյալ</w:t>
      </w:r>
      <w:r w:rsidRPr="00537147">
        <w:rPr>
          <w:lang w:val="hy-AM"/>
          <w:rPrChange w:id="966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68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66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70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967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72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967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74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967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76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967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78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967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80" w:author="Զարինե Սարգսյան" w:date="2026-04-06T11:03:00Z">
            <w:rPr>
              <w:rFonts w:ascii="Arial" w:hAnsi="Arial" w:cs="Arial"/>
            </w:rPr>
          </w:rPrChange>
        </w:rPr>
        <w:lastRenderedPageBreak/>
        <w:t>վճարողի</w:t>
      </w:r>
      <w:r w:rsidRPr="00537147">
        <w:rPr>
          <w:lang w:val="hy-AM"/>
          <w:rPrChange w:id="968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82" w:author="Զարինե Սարգսյան" w:date="2026-04-06T11:03:00Z">
            <w:rPr>
              <w:rFonts w:ascii="Arial" w:hAnsi="Arial" w:cs="Arial"/>
            </w:rPr>
          </w:rPrChange>
        </w:rPr>
        <w:t>միջոցների</w:t>
      </w:r>
      <w:r w:rsidRPr="00537147">
        <w:rPr>
          <w:lang w:val="hy-AM"/>
          <w:rPrChange w:id="968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84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6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86" w:author="Զարինե Սարգսյան" w:date="2026-04-06T11:03:00Z">
            <w:rPr>
              <w:rFonts w:ascii="Arial" w:hAnsi="Arial" w:cs="Arial"/>
            </w:rPr>
          </w:rPrChange>
        </w:rPr>
        <w:t>գործընթացի</w:t>
      </w:r>
      <w:r w:rsidRPr="00537147">
        <w:rPr>
          <w:lang w:val="hy-AM"/>
          <w:rPrChange w:id="968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88" w:author="Զարինե Սարգսյան" w:date="2026-04-06T11:03:00Z">
            <w:rPr>
              <w:rFonts w:ascii="Arial" w:hAnsi="Arial" w:cs="Arial"/>
            </w:rPr>
          </w:rPrChange>
        </w:rPr>
        <w:t>վերաբերյալ</w:t>
      </w:r>
      <w:r w:rsidRPr="00537147">
        <w:rPr>
          <w:lang w:val="hy-AM"/>
          <w:rPrChange w:id="968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90" w:author="Զարինե Սարգսյան" w:date="2026-04-06T11:03:00Z">
            <w:rPr>
              <w:rFonts w:ascii="Arial" w:hAnsi="Arial" w:cs="Arial"/>
            </w:rPr>
          </w:rPrChange>
        </w:rPr>
        <w:t>ստացված</w:t>
      </w:r>
      <w:r w:rsidRPr="00537147">
        <w:rPr>
          <w:lang w:val="hy-AM"/>
          <w:rPrChange w:id="969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92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69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94" w:author="Զարինե Սարգսյան" w:date="2026-04-06T11:03:00Z">
            <w:rPr>
              <w:rFonts w:ascii="Arial" w:hAnsi="Arial" w:cs="Arial"/>
            </w:rPr>
          </w:rPrChange>
        </w:rPr>
        <w:t>մերժվել</w:t>
      </w:r>
      <w:r w:rsidRPr="00537147">
        <w:rPr>
          <w:lang w:val="hy-AM"/>
          <w:rPrChange w:id="969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96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69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698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969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00" w:author="Զարինե Սարգսյան" w:date="2026-04-06T11:03:00Z">
            <w:rPr>
              <w:rFonts w:ascii="Arial" w:hAnsi="Arial" w:cs="Arial"/>
            </w:rPr>
          </w:rPrChange>
        </w:rPr>
        <w:t>պահանջվում</w:t>
      </w:r>
      <w:r w:rsidRPr="00537147">
        <w:rPr>
          <w:lang w:val="hy-AM"/>
          <w:rPrChange w:id="970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02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70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04" w:author="Զարինե Սարգսյան" w:date="2026-04-06T11:03:00Z">
            <w:rPr>
              <w:rFonts w:ascii="Arial" w:hAnsi="Arial" w:cs="Arial"/>
            </w:rPr>
          </w:rPrChange>
        </w:rPr>
        <w:t>կատարել</w:t>
      </w:r>
      <w:r w:rsidRPr="00537147">
        <w:rPr>
          <w:lang w:val="hy-AM"/>
          <w:rPrChange w:id="970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06" w:author="Զարինե Սարգսյան" w:date="2026-04-06T11:03:00Z">
            <w:rPr>
              <w:rFonts w:ascii="Arial" w:hAnsi="Arial" w:cs="Arial"/>
            </w:rPr>
          </w:rPrChange>
        </w:rPr>
        <w:t>ճշգրտում</w:t>
      </w:r>
      <w:r w:rsidRPr="00537147">
        <w:rPr>
          <w:lang w:val="hy-AM"/>
          <w:rPrChange w:id="9707" w:author="Զարինե Սարգսյան" w:date="2026-04-06T11:03:00Z">
            <w:rPr/>
          </w:rPrChange>
        </w:rPr>
        <w:t xml:space="preserve">: </w:t>
      </w:r>
      <w:r w:rsidRPr="00537147">
        <w:rPr>
          <w:rFonts w:ascii="Arial" w:hAnsi="Arial" w:cs="Arial"/>
          <w:lang w:val="hy-AM"/>
          <w:rPrChange w:id="9708" w:author="Զարինե Սարգսյան" w:date="2026-04-06T11:03:00Z">
            <w:rPr>
              <w:rFonts w:ascii="Arial" w:hAnsi="Arial" w:cs="Arial"/>
            </w:rPr>
          </w:rPrChange>
        </w:rPr>
        <w:t>Թիվ</w:t>
      </w:r>
      <w:r w:rsidRPr="00537147">
        <w:rPr>
          <w:lang w:val="hy-AM"/>
          <w:rPrChange w:id="9709" w:author="Զարինե Սարգսյան" w:date="2026-04-06T11:03:00Z">
            <w:rPr/>
          </w:rPrChange>
        </w:rPr>
        <w:t xml:space="preserve"> 7 </w:t>
      </w:r>
      <w:r w:rsidRPr="00537147">
        <w:rPr>
          <w:rFonts w:ascii="Arial" w:hAnsi="Arial" w:cs="Arial"/>
          <w:lang w:val="hy-AM"/>
          <w:rPrChange w:id="9710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71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12" w:author="Զարինե Սարգսյան" w:date="2026-04-06T11:03:00Z">
            <w:rPr>
              <w:rFonts w:ascii="Arial" w:hAnsi="Arial" w:cs="Arial"/>
            </w:rPr>
          </w:rPrChange>
        </w:rPr>
        <w:t>պետք</w:t>
      </w:r>
      <w:r w:rsidRPr="00537147">
        <w:rPr>
          <w:lang w:val="hy-AM"/>
          <w:rPrChange w:id="971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14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71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16" w:author="Զարինե Սարգսյան" w:date="2026-04-06T11:03:00Z">
            <w:rPr>
              <w:rFonts w:ascii="Arial" w:hAnsi="Arial" w:cs="Arial"/>
            </w:rPr>
          </w:rPrChange>
        </w:rPr>
        <w:t>ներառի</w:t>
      </w:r>
      <w:r w:rsidRPr="00537147">
        <w:rPr>
          <w:lang w:val="hy-AM"/>
          <w:rPrChange w:id="971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18" w:author="Զարինե Սարգսյան" w:date="2026-04-06T11:03:00Z">
            <w:rPr>
              <w:rFonts w:ascii="Arial" w:hAnsi="Arial" w:cs="Arial"/>
            </w:rPr>
          </w:rPrChange>
        </w:rPr>
        <w:t>առնվազն</w:t>
      </w:r>
      <w:r w:rsidRPr="00537147">
        <w:rPr>
          <w:lang w:val="hy-AM"/>
          <w:rPrChange w:id="971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20" w:author="Զարինե Սարգսյան" w:date="2026-04-06T11:03:00Z">
            <w:rPr>
              <w:rFonts w:ascii="Arial" w:hAnsi="Arial" w:cs="Arial"/>
            </w:rPr>
          </w:rPrChange>
        </w:rPr>
        <w:t>հետևյալ</w:t>
      </w:r>
      <w:r w:rsidRPr="00537147">
        <w:rPr>
          <w:lang w:val="hy-AM"/>
          <w:rPrChange w:id="972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22" w:author="Զարինե Սարգսյան" w:date="2026-04-06T11:03:00Z">
            <w:rPr>
              <w:rFonts w:ascii="Arial" w:hAnsi="Arial" w:cs="Arial"/>
            </w:rPr>
          </w:rPrChange>
        </w:rPr>
        <w:t>տեղեկատվությունը</w:t>
      </w:r>
      <w:r w:rsidRPr="00537147">
        <w:rPr>
          <w:lang w:val="hy-AM"/>
          <w:rPrChange w:id="9723" w:author="Զարինե Սարգսյան" w:date="2026-04-06T11:03:00Z">
            <w:rPr/>
          </w:rPrChange>
        </w:rPr>
        <w:t>.</w:t>
      </w:r>
    </w:p>
    <w:p w14:paraId="5013D04F" w14:textId="77777777" w:rsidR="00A320B0" w:rsidRPr="00537147" w:rsidRDefault="00A320B0" w:rsidP="00A320B0">
      <w:pPr>
        <w:rPr>
          <w:lang w:val="hy-AM"/>
          <w:rPrChange w:id="9724" w:author="Զարինե Սարգսյան" w:date="2026-04-06T11:03:00Z">
            <w:rPr/>
          </w:rPrChange>
        </w:rPr>
      </w:pPr>
      <w:r w:rsidRPr="00537147">
        <w:rPr>
          <w:lang w:val="hy-AM"/>
          <w:rPrChange w:id="9725" w:author="Զարինե Սարգսյան" w:date="2026-04-06T11:03:00Z">
            <w:rPr/>
          </w:rPrChange>
        </w:rPr>
        <w:t xml:space="preserve">1) </w:t>
      </w:r>
      <w:r w:rsidRPr="00537147">
        <w:rPr>
          <w:rFonts w:ascii="Arial" w:hAnsi="Arial" w:cs="Arial"/>
          <w:lang w:val="hy-AM"/>
          <w:rPrChange w:id="9726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972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28" w:author="Զարինե Սարգսյան" w:date="2026-04-06T11:03:00Z">
            <w:rPr>
              <w:rFonts w:ascii="Arial" w:hAnsi="Arial" w:cs="Arial"/>
            </w:rPr>
          </w:rPrChange>
        </w:rPr>
        <w:t>բացառիկ</w:t>
      </w:r>
      <w:r w:rsidRPr="00537147">
        <w:rPr>
          <w:lang w:val="hy-AM"/>
          <w:rPrChange w:id="972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30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731" w:author="Զարինե Սարգսյան" w:date="2026-04-06T11:03:00Z">
            <w:rPr/>
          </w:rPrChange>
        </w:rPr>
        <w:t>,</w:t>
      </w:r>
    </w:p>
    <w:p w14:paraId="232B59DE" w14:textId="77777777" w:rsidR="00A320B0" w:rsidRPr="00537147" w:rsidRDefault="00A320B0" w:rsidP="00A320B0">
      <w:pPr>
        <w:rPr>
          <w:lang w:val="hy-AM"/>
          <w:rPrChange w:id="9732" w:author="Զարինե Սարգսյան" w:date="2026-04-06T11:03:00Z">
            <w:rPr/>
          </w:rPrChange>
        </w:rPr>
      </w:pPr>
      <w:r w:rsidRPr="00537147">
        <w:rPr>
          <w:lang w:val="hy-AM"/>
          <w:rPrChange w:id="9733" w:author="Զարինե Սարգսյան" w:date="2026-04-06T11:03:00Z">
            <w:rPr/>
          </w:rPrChange>
        </w:rPr>
        <w:t xml:space="preserve">2) </w:t>
      </w:r>
      <w:r w:rsidRPr="00537147">
        <w:rPr>
          <w:rFonts w:ascii="Arial" w:hAnsi="Arial" w:cs="Arial"/>
          <w:lang w:val="hy-AM"/>
          <w:rPrChange w:id="9734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973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36" w:author="Զարինե Սարգսյան" w:date="2026-04-06T11:03:00Z">
            <w:rPr>
              <w:rFonts w:ascii="Arial" w:hAnsi="Arial" w:cs="Arial"/>
            </w:rPr>
          </w:rPrChange>
        </w:rPr>
        <w:t>ուղարկման</w:t>
      </w:r>
      <w:r w:rsidRPr="00537147">
        <w:rPr>
          <w:lang w:val="hy-AM"/>
          <w:rPrChange w:id="973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38" w:author="Զարինե Սարգսյան" w:date="2026-04-06T11:03:00Z">
            <w:rPr>
              <w:rFonts w:ascii="Arial" w:hAnsi="Arial" w:cs="Arial"/>
            </w:rPr>
          </w:rPrChange>
        </w:rPr>
        <w:t>ամսաթիվը</w:t>
      </w:r>
      <w:r w:rsidRPr="00537147">
        <w:rPr>
          <w:lang w:val="hy-AM"/>
          <w:rPrChange w:id="9739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740" w:author="Զարինե Սարգսյան" w:date="2026-04-06T11:03:00Z">
            <w:rPr>
              <w:rFonts w:ascii="Arial" w:hAnsi="Arial" w:cs="Arial"/>
            </w:rPr>
          </w:rPrChange>
        </w:rPr>
        <w:t>ժամը</w:t>
      </w:r>
      <w:r w:rsidRPr="00537147">
        <w:rPr>
          <w:lang w:val="hy-AM"/>
          <w:rPrChange w:id="9741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742" w:author="Զարինե Սարգսյան" w:date="2026-04-06T11:03:00Z">
            <w:rPr>
              <w:rFonts w:ascii="Arial" w:hAnsi="Arial" w:cs="Arial"/>
            </w:rPr>
          </w:rPrChange>
        </w:rPr>
        <w:t>ժամ</w:t>
      </w:r>
      <w:r w:rsidRPr="00537147">
        <w:rPr>
          <w:lang w:val="hy-AM"/>
          <w:rPrChange w:id="9743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744" w:author="Զարինե Սարգսյան" w:date="2026-04-06T11:03:00Z">
            <w:rPr>
              <w:rFonts w:ascii="Arial" w:hAnsi="Arial" w:cs="Arial"/>
            </w:rPr>
          </w:rPrChange>
        </w:rPr>
        <w:t>րոպե</w:t>
      </w:r>
      <w:r w:rsidRPr="00537147">
        <w:rPr>
          <w:lang w:val="hy-AM"/>
          <w:rPrChange w:id="9745" w:author="Զարինե Սարգսյան" w:date="2026-04-06T11:03:00Z">
            <w:rPr/>
          </w:rPrChange>
        </w:rPr>
        <w:t>),</w:t>
      </w:r>
    </w:p>
    <w:p w14:paraId="51235417" w14:textId="77777777" w:rsidR="00A320B0" w:rsidRPr="00537147" w:rsidRDefault="00A320B0" w:rsidP="00A320B0">
      <w:pPr>
        <w:rPr>
          <w:lang w:val="hy-AM"/>
          <w:rPrChange w:id="9746" w:author="Զարինե Սարգսյան" w:date="2026-04-06T11:03:00Z">
            <w:rPr/>
          </w:rPrChange>
        </w:rPr>
      </w:pPr>
      <w:r w:rsidRPr="00537147">
        <w:rPr>
          <w:lang w:val="hy-AM"/>
          <w:rPrChange w:id="9747" w:author="Զարինե Սարգսյան" w:date="2026-04-06T11:03:00Z">
            <w:rPr/>
          </w:rPrChange>
        </w:rPr>
        <w:t xml:space="preserve">3) </w:t>
      </w:r>
      <w:r w:rsidRPr="00537147">
        <w:rPr>
          <w:rFonts w:ascii="Arial" w:hAnsi="Arial" w:cs="Arial"/>
          <w:lang w:val="hy-AM"/>
          <w:rPrChange w:id="9748" w:author="Զարինե Սարգսյան" w:date="2026-04-06T11:03:00Z">
            <w:rPr>
              <w:rFonts w:ascii="Arial" w:hAnsi="Arial" w:cs="Arial"/>
            </w:rPr>
          </w:rPrChange>
        </w:rPr>
        <w:t>Հղման</w:t>
      </w:r>
      <w:r w:rsidRPr="00537147">
        <w:rPr>
          <w:lang w:val="hy-AM"/>
          <w:rPrChange w:id="974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50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751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752" w:author="Զարինե Սարգսյան" w:date="2026-04-06T11:03:00Z">
            <w:rPr>
              <w:rFonts w:ascii="Arial" w:hAnsi="Arial" w:cs="Arial"/>
            </w:rPr>
          </w:rPrChange>
        </w:rPr>
        <w:t>որտեղ</w:t>
      </w:r>
      <w:r w:rsidRPr="00537147">
        <w:rPr>
          <w:lang w:val="hy-AM"/>
          <w:rPrChange w:id="975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54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75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56" w:author="Զարինե Սարգսյան" w:date="2026-04-06T11:03:00Z">
            <w:rPr>
              <w:rFonts w:ascii="Arial" w:hAnsi="Arial" w:cs="Arial"/>
            </w:rPr>
          </w:rPrChange>
        </w:rPr>
        <w:t>առկայության</w:t>
      </w:r>
      <w:r w:rsidRPr="00537147">
        <w:rPr>
          <w:lang w:val="hy-AM"/>
          <w:rPrChange w:id="97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58" w:author="Զարինե Սարգսյան" w:date="2026-04-06T11:03:00Z">
            <w:rPr>
              <w:rFonts w:ascii="Arial" w:hAnsi="Arial" w:cs="Arial"/>
            </w:rPr>
          </w:rPrChange>
        </w:rPr>
        <w:t>նշվում</w:t>
      </w:r>
      <w:r w:rsidRPr="00537147">
        <w:rPr>
          <w:lang w:val="hy-AM"/>
          <w:rPrChange w:id="975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60" w:author="Զարինե Սարգսյան" w:date="2026-04-06T11:03:00Z">
            <w:rPr>
              <w:rFonts w:ascii="Arial" w:hAnsi="Arial" w:cs="Arial"/>
            </w:rPr>
          </w:rPrChange>
        </w:rPr>
        <w:t>է</w:t>
      </w:r>
    </w:p>
    <w:p w14:paraId="535DEA45" w14:textId="77777777" w:rsidR="00A320B0" w:rsidRPr="00537147" w:rsidRDefault="00A320B0" w:rsidP="00A320B0">
      <w:pPr>
        <w:rPr>
          <w:lang w:val="hy-AM"/>
          <w:rPrChange w:id="9761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762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763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764" w:author="Զարինե Սարգսյան" w:date="2026-04-06T11:03:00Z">
            <w:rPr>
              <w:rFonts w:ascii="Arial" w:hAnsi="Arial" w:cs="Arial"/>
            </w:rPr>
          </w:rPrChange>
        </w:rPr>
        <w:t>այն</w:t>
      </w:r>
      <w:r w:rsidRPr="00537147">
        <w:rPr>
          <w:lang w:val="hy-AM"/>
          <w:rPrChange w:id="976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66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976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68" w:author="Զարինե Սարգսյան" w:date="2026-04-06T11:03:00Z">
            <w:rPr>
              <w:rFonts w:ascii="Arial" w:hAnsi="Arial" w:cs="Arial"/>
            </w:rPr>
          </w:rPrChange>
        </w:rPr>
        <w:t>բացառիկ</w:t>
      </w:r>
      <w:r w:rsidRPr="00537147">
        <w:rPr>
          <w:lang w:val="hy-AM"/>
          <w:rPrChange w:id="976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70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771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772" w:author="Զարինե Սարգսյան" w:date="2026-04-06T11:03:00Z">
            <w:rPr>
              <w:rFonts w:ascii="Arial" w:hAnsi="Arial" w:cs="Arial"/>
            </w:rPr>
          </w:rPrChange>
        </w:rPr>
        <w:t>որին</w:t>
      </w:r>
      <w:r w:rsidRPr="00537147">
        <w:rPr>
          <w:lang w:val="hy-AM"/>
          <w:rPrChange w:id="977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74" w:author="Զարինե Սարգսյան" w:date="2026-04-06T11:03:00Z">
            <w:rPr>
              <w:rFonts w:ascii="Arial" w:hAnsi="Arial" w:cs="Arial"/>
            </w:rPr>
          </w:rPrChange>
        </w:rPr>
        <w:t>ի</w:t>
      </w:r>
      <w:r w:rsidRPr="00537147">
        <w:rPr>
          <w:lang w:val="hy-AM"/>
          <w:rPrChange w:id="977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76" w:author="Զարինե Սարգսյան" w:date="2026-04-06T11:03:00Z">
            <w:rPr>
              <w:rFonts w:ascii="Arial" w:hAnsi="Arial" w:cs="Arial"/>
            </w:rPr>
          </w:rPrChange>
        </w:rPr>
        <w:t>պատասխան</w:t>
      </w:r>
      <w:r w:rsidRPr="00537147">
        <w:rPr>
          <w:lang w:val="hy-AM"/>
          <w:rPrChange w:id="977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78" w:author="Զարինե Սարգսյան" w:date="2026-04-06T11:03:00Z">
            <w:rPr>
              <w:rFonts w:ascii="Arial" w:hAnsi="Arial" w:cs="Arial"/>
            </w:rPr>
          </w:rPrChange>
        </w:rPr>
        <w:t>ուղարկվում</w:t>
      </w:r>
      <w:r w:rsidRPr="00537147">
        <w:rPr>
          <w:lang w:val="hy-AM"/>
          <w:rPrChange w:id="977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80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78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82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978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84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785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786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9787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788" w:author="Զարինե Սարգսյան" w:date="2026-04-06T11:03:00Z">
            <w:rPr>
              <w:rFonts w:ascii="Arial" w:hAnsi="Arial" w:cs="Arial"/>
            </w:rPr>
          </w:rPrChange>
        </w:rPr>
        <w:t>կամ</w:t>
      </w:r>
      <w:r w:rsidRPr="00537147">
        <w:rPr>
          <w:lang w:val="hy-AM"/>
          <w:rPrChange w:id="9789" w:author="Զարինե Սարգսյան" w:date="2026-04-06T11:03:00Z">
            <w:rPr/>
          </w:rPrChange>
        </w:rPr>
        <w:t>)</w:t>
      </w:r>
    </w:p>
    <w:p w14:paraId="54F132D4" w14:textId="77777777" w:rsidR="00A320B0" w:rsidRPr="00537147" w:rsidRDefault="00A320B0" w:rsidP="00A320B0">
      <w:pPr>
        <w:rPr>
          <w:lang w:val="hy-AM"/>
          <w:rPrChange w:id="9790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791" w:author="Զարինե Սարգսյան" w:date="2026-04-06T11:03:00Z">
            <w:rPr>
              <w:rFonts w:ascii="Arial" w:hAnsi="Arial" w:cs="Arial"/>
            </w:rPr>
          </w:rPrChange>
        </w:rPr>
        <w:t>բ</w:t>
      </w:r>
      <w:r w:rsidRPr="00537147">
        <w:rPr>
          <w:lang w:val="hy-AM"/>
          <w:rPrChange w:id="9792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793" w:author="Զարինե Սարգսյան" w:date="2026-04-06T11:03:00Z">
            <w:rPr>
              <w:rFonts w:ascii="Arial" w:hAnsi="Arial" w:cs="Arial"/>
            </w:rPr>
          </w:rPrChange>
        </w:rPr>
        <w:t>տրվում</w:t>
      </w:r>
      <w:r w:rsidRPr="00537147">
        <w:rPr>
          <w:lang w:val="hy-AM"/>
          <w:rPrChange w:id="979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95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79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97" w:author="Զարինե Սարգսյան" w:date="2026-04-06T11:03:00Z">
            <w:rPr>
              <w:rFonts w:ascii="Arial" w:hAnsi="Arial" w:cs="Arial"/>
            </w:rPr>
          </w:rPrChange>
        </w:rPr>
        <w:t>հղում՝</w:t>
      </w:r>
      <w:r w:rsidRPr="00537147">
        <w:rPr>
          <w:lang w:val="hy-AM"/>
          <w:rPrChange w:id="979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799" w:author="Զարինե Սարգսյան" w:date="2026-04-06T11:03:00Z">
            <w:rPr>
              <w:rFonts w:ascii="Arial" w:hAnsi="Arial" w:cs="Arial"/>
            </w:rPr>
          </w:rPrChange>
        </w:rPr>
        <w:t>ուղարկող</w:t>
      </w:r>
      <w:r w:rsidRPr="00537147">
        <w:rPr>
          <w:lang w:val="hy-AM"/>
          <w:rPrChange w:id="980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01" w:author="Զարինե Սարգսյան" w:date="2026-04-06T11:03:00Z">
            <w:rPr>
              <w:rFonts w:ascii="Arial" w:hAnsi="Arial" w:cs="Arial"/>
            </w:rPr>
          </w:rPrChange>
        </w:rPr>
        <w:t>կողմի</w:t>
      </w:r>
      <w:r w:rsidRPr="00537147">
        <w:rPr>
          <w:lang w:val="hy-AM"/>
          <w:rPrChange w:id="980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03" w:author="Զարինե Սարգսյան" w:date="2026-04-06T11:03:00Z">
            <w:rPr>
              <w:rFonts w:ascii="Arial" w:hAnsi="Arial" w:cs="Arial"/>
            </w:rPr>
          </w:rPrChange>
        </w:rPr>
        <w:t>համակարգում</w:t>
      </w:r>
      <w:r w:rsidRPr="00537147">
        <w:rPr>
          <w:lang w:val="hy-AM"/>
          <w:rPrChange w:id="980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05" w:author="Զարինե Սարգսյան" w:date="2026-04-06T11:03:00Z">
            <w:rPr>
              <w:rFonts w:ascii="Arial" w:hAnsi="Arial" w:cs="Arial"/>
            </w:rPr>
          </w:rPrChange>
        </w:rPr>
        <w:t>ձևավորված</w:t>
      </w:r>
      <w:r w:rsidRPr="00537147">
        <w:rPr>
          <w:lang w:val="hy-AM"/>
          <w:rPrChange w:id="980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07" w:author="Զարինե Սարգսյան" w:date="2026-04-06T11:03:00Z">
            <w:rPr>
              <w:rFonts w:ascii="Arial" w:hAnsi="Arial" w:cs="Arial"/>
            </w:rPr>
          </w:rPrChange>
        </w:rPr>
        <w:t>այն</w:t>
      </w:r>
      <w:r w:rsidRPr="00537147">
        <w:rPr>
          <w:lang w:val="hy-AM"/>
          <w:rPrChange w:id="980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09" w:author="Զարինե Սարգսյան" w:date="2026-04-06T11:03:00Z">
            <w:rPr>
              <w:rFonts w:ascii="Arial" w:hAnsi="Arial" w:cs="Arial"/>
            </w:rPr>
          </w:rPrChange>
        </w:rPr>
        <w:t>փաստաթղթին</w:t>
      </w:r>
      <w:r w:rsidRPr="00537147">
        <w:rPr>
          <w:lang w:val="hy-AM"/>
          <w:rPrChange w:id="9810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811" w:author="Զարինե Սարգսյան" w:date="2026-04-06T11:03:00Z">
            <w:rPr>
              <w:rFonts w:ascii="Arial" w:hAnsi="Arial" w:cs="Arial"/>
            </w:rPr>
          </w:rPrChange>
        </w:rPr>
        <w:t>որը</w:t>
      </w:r>
      <w:r w:rsidRPr="00537147">
        <w:rPr>
          <w:lang w:val="hy-AM"/>
          <w:rPrChange w:id="981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13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981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15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81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17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981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19" w:author="Զարինե Սարգսյան" w:date="2026-04-06T11:03:00Z">
            <w:rPr>
              <w:rFonts w:ascii="Arial" w:hAnsi="Arial" w:cs="Arial"/>
            </w:rPr>
          </w:rPrChange>
        </w:rPr>
        <w:t>ուղարկվող</w:t>
      </w:r>
      <w:r w:rsidRPr="00537147">
        <w:rPr>
          <w:lang w:val="hy-AM"/>
          <w:rPrChange w:id="982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21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982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23" w:author="Զարինե Սարգսյան" w:date="2026-04-06T11:03:00Z">
            <w:rPr>
              <w:rFonts w:ascii="Arial" w:hAnsi="Arial" w:cs="Arial"/>
            </w:rPr>
          </w:rPrChange>
        </w:rPr>
        <w:t>տվյալների</w:t>
      </w:r>
      <w:r w:rsidRPr="00537147">
        <w:rPr>
          <w:lang w:val="hy-AM"/>
          <w:rPrChange w:id="982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25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9826" w:author="Զարինե Սարգսյան" w:date="2026-04-06T11:03:00Z">
            <w:rPr/>
          </w:rPrChange>
        </w:rPr>
        <w:t>,</w:t>
      </w:r>
    </w:p>
    <w:p w14:paraId="4437E015" w14:textId="77777777" w:rsidR="00A320B0" w:rsidRPr="00537147" w:rsidRDefault="00A320B0" w:rsidP="00A320B0">
      <w:pPr>
        <w:rPr>
          <w:lang w:val="hy-AM"/>
          <w:rPrChange w:id="9827" w:author="Զարինե Սարգսյան" w:date="2026-04-06T11:03:00Z">
            <w:rPr/>
          </w:rPrChange>
        </w:rPr>
      </w:pPr>
      <w:r w:rsidRPr="00537147">
        <w:rPr>
          <w:lang w:val="hy-AM"/>
          <w:rPrChange w:id="9828" w:author="Զարինե Սարգսյան" w:date="2026-04-06T11:03:00Z">
            <w:rPr/>
          </w:rPrChange>
        </w:rPr>
        <w:t xml:space="preserve">4) </w:t>
      </w:r>
      <w:r w:rsidRPr="00537147">
        <w:rPr>
          <w:rFonts w:ascii="Arial" w:hAnsi="Arial" w:cs="Arial"/>
          <w:lang w:val="hy-AM"/>
          <w:rPrChange w:id="9829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83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31" w:author="Զարինե Սարգսյան" w:date="2026-04-06T11:03:00Z">
            <w:rPr>
              <w:rFonts w:ascii="Arial" w:hAnsi="Arial" w:cs="Arial"/>
            </w:rPr>
          </w:rPrChange>
        </w:rPr>
        <w:t>ձևավորող</w:t>
      </w:r>
      <w:r w:rsidRPr="00537147">
        <w:rPr>
          <w:lang w:val="hy-AM"/>
          <w:rPrChange w:id="983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33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983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35" w:author="Զարինե Սարգսյան" w:date="2026-04-06T11:03:00Z">
            <w:rPr>
              <w:rFonts w:ascii="Arial" w:hAnsi="Arial" w:cs="Arial"/>
            </w:rPr>
          </w:rPrChange>
        </w:rPr>
        <w:t>ուղարկող</w:t>
      </w:r>
      <w:r w:rsidRPr="00537147">
        <w:rPr>
          <w:lang w:val="hy-AM"/>
          <w:rPrChange w:id="983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37" w:author="Զարինե Սարգսյան" w:date="2026-04-06T11:03:00Z">
            <w:rPr>
              <w:rFonts w:ascii="Arial" w:hAnsi="Arial" w:cs="Arial"/>
            </w:rPr>
          </w:rPrChange>
        </w:rPr>
        <w:t>կողմը</w:t>
      </w:r>
      <w:r w:rsidRPr="00537147">
        <w:rPr>
          <w:lang w:val="hy-AM"/>
          <w:rPrChange w:id="9838" w:author="Զարինե Սարգսյան" w:date="2026-04-06T11:03:00Z">
            <w:rPr/>
          </w:rPrChange>
        </w:rPr>
        <w:t>.</w:t>
      </w:r>
    </w:p>
    <w:p w14:paraId="2E9C6324" w14:textId="77777777" w:rsidR="00A320B0" w:rsidRPr="00537147" w:rsidRDefault="00A320B0" w:rsidP="00A320B0">
      <w:pPr>
        <w:rPr>
          <w:lang w:val="hy-AM"/>
          <w:rPrChange w:id="9839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840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841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842" w:author="Զարինե Սարգսյան" w:date="2026-04-06T11:03:00Z">
            <w:rPr>
              <w:rFonts w:ascii="Arial" w:hAnsi="Arial" w:cs="Arial"/>
            </w:rPr>
          </w:rPrChange>
        </w:rPr>
        <w:t>Ուղարկողի</w:t>
      </w:r>
      <w:r w:rsidRPr="00537147">
        <w:rPr>
          <w:lang w:val="hy-AM"/>
          <w:rPrChange w:id="9843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844" w:author="Զարինե Սարգսյան" w:date="2026-04-06T11:03:00Z">
            <w:rPr>
              <w:rFonts w:ascii="Arial" w:hAnsi="Arial" w:cs="Arial"/>
            </w:rPr>
          </w:rPrChange>
        </w:rPr>
        <w:t>այդ</w:t>
      </w:r>
      <w:r w:rsidRPr="00537147">
        <w:rPr>
          <w:lang w:val="hy-AM"/>
          <w:rPrChange w:id="984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46" w:author="Զարինե Սարգսյան" w:date="2026-04-06T11:03:00Z">
            <w:rPr>
              <w:rFonts w:ascii="Arial" w:hAnsi="Arial" w:cs="Arial"/>
            </w:rPr>
          </w:rPrChange>
        </w:rPr>
        <w:t>թվում՝</w:t>
      </w:r>
      <w:r w:rsidRPr="00537147">
        <w:rPr>
          <w:lang w:val="hy-AM"/>
          <w:rPrChange w:id="984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48" w:author="Զարինե Սարգսյան" w:date="2026-04-06T11:03:00Z">
            <w:rPr>
              <w:rFonts w:ascii="Arial" w:hAnsi="Arial" w:cs="Arial"/>
            </w:rPr>
          </w:rPrChange>
        </w:rPr>
        <w:t>բանկ</w:t>
      </w:r>
      <w:r w:rsidRPr="00537147">
        <w:rPr>
          <w:lang w:val="hy-AM"/>
          <w:rPrChange w:id="9849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850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851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852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85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54" w:author="Զարինե Սարգսյան" w:date="2026-04-06T11:03:00Z">
            <w:rPr>
              <w:rFonts w:ascii="Arial" w:hAnsi="Arial" w:cs="Arial"/>
            </w:rPr>
          </w:rPrChange>
        </w:rPr>
        <w:t>առկայության</w:t>
      </w:r>
      <w:r w:rsidRPr="00537147">
        <w:rPr>
          <w:lang w:val="hy-AM"/>
          <w:rPrChange w:id="9855" w:author="Զարինե Սարգսյան" w:date="2026-04-06T11:03:00Z">
            <w:rPr/>
          </w:rPrChange>
        </w:rPr>
        <w:t>),</w:t>
      </w:r>
    </w:p>
    <w:p w14:paraId="409429EE" w14:textId="77777777" w:rsidR="00A320B0" w:rsidRPr="00537147" w:rsidRDefault="00A320B0" w:rsidP="00A320B0">
      <w:pPr>
        <w:rPr>
          <w:lang w:val="hy-AM"/>
          <w:rPrChange w:id="9856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857" w:author="Զարինե Սարգսյան" w:date="2026-04-06T11:03:00Z">
            <w:rPr>
              <w:rFonts w:ascii="Arial" w:hAnsi="Arial" w:cs="Arial"/>
            </w:rPr>
          </w:rPrChange>
        </w:rPr>
        <w:t>բ</w:t>
      </w:r>
      <w:r w:rsidRPr="00537147">
        <w:rPr>
          <w:lang w:val="hy-AM"/>
          <w:rPrChange w:id="9858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859" w:author="Զարինե Սարգսյան" w:date="2026-04-06T11:03:00Z">
            <w:rPr>
              <w:rFonts w:ascii="Arial" w:hAnsi="Arial" w:cs="Arial"/>
            </w:rPr>
          </w:rPrChange>
        </w:rPr>
        <w:t>Ուղարկողի</w:t>
      </w:r>
      <w:r w:rsidRPr="00537147">
        <w:rPr>
          <w:lang w:val="hy-AM"/>
          <w:rPrChange w:id="9860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861" w:author="Զարինե Սարգսյան" w:date="2026-04-06T11:03:00Z">
            <w:rPr>
              <w:rFonts w:ascii="Arial" w:hAnsi="Arial" w:cs="Arial"/>
            </w:rPr>
          </w:rPrChange>
        </w:rPr>
        <w:t>այդ</w:t>
      </w:r>
      <w:r w:rsidRPr="00537147">
        <w:rPr>
          <w:lang w:val="hy-AM"/>
          <w:rPrChange w:id="986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63" w:author="Զարինե Սարգսյան" w:date="2026-04-06T11:03:00Z">
            <w:rPr>
              <w:rFonts w:ascii="Arial" w:hAnsi="Arial" w:cs="Arial"/>
            </w:rPr>
          </w:rPrChange>
        </w:rPr>
        <w:t>թվում՝</w:t>
      </w:r>
      <w:r w:rsidRPr="00537147">
        <w:rPr>
          <w:lang w:val="hy-AM"/>
          <w:rPrChange w:id="986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65" w:author="Զարինե Սարգսյան" w:date="2026-04-06T11:03:00Z">
            <w:rPr>
              <w:rFonts w:ascii="Arial" w:hAnsi="Arial" w:cs="Arial"/>
            </w:rPr>
          </w:rPrChange>
        </w:rPr>
        <w:t>բանկ</w:t>
      </w:r>
      <w:r w:rsidRPr="00537147">
        <w:rPr>
          <w:lang w:val="hy-AM"/>
          <w:rPrChange w:id="9866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867" w:author="Զարինե Սարգսյան" w:date="2026-04-06T11:03:00Z">
            <w:rPr>
              <w:rFonts w:ascii="Arial" w:hAnsi="Arial" w:cs="Arial"/>
            </w:rPr>
          </w:rPrChange>
        </w:rPr>
        <w:t>կոդը</w:t>
      </w:r>
      <w:r w:rsidRPr="00537147">
        <w:rPr>
          <w:lang w:val="hy-AM"/>
          <w:rPrChange w:id="9868" w:author="Զարինե Սարգսյան" w:date="2026-04-06T11:03:00Z">
            <w:rPr/>
          </w:rPrChange>
        </w:rPr>
        <w:t>,</w:t>
      </w:r>
    </w:p>
    <w:p w14:paraId="0F195EBD" w14:textId="77777777" w:rsidR="00A320B0" w:rsidRPr="00537147" w:rsidRDefault="00A320B0" w:rsidP="00A320B0">
      <w:pPr>
        <w:rPr>
          <w:lang w:val="hy-AM"/>
          <w:rPrChange w:id="9869" w:author="Զարինե Սարգսյան" w:date="2026-04-06T11:03:00Z">
            <w:rPr/>
          </w:rPrChange>
        </w:rPr>
      </w:pPr>
      <w:r w:rsidRPr="00537147">
        <w:rPr>
          <w:lang w:val="hy-AM"/>
          <w:rPrChange w:id="9870" w:author="Զարինե Սարգսյան" w:date="2026-04-06T11:03:00Z">
            <w:rPr/>
          </w:rPrChange>
        </w:rPr>
        <w:t xml:space="preserve">5) </w:t>
      </w:r>
      <w:r w:rsidRPr="00537147">
        <w:rPr>
          <w:rFonts w:ascii="Arial" w:hAnsi="Arial" w:cs="Arial"/>
          <w:lang w:val="hy-AM"/>
          <w:rPrChange w:id="9871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987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73" w:author="Զարինե Սարգսյան" w:date="2026-04-06T11:03:00Z">
            <w:rPr>
              <w:rFonts w:ascii="Arial" w:hAnsi="Arial" w:cs="Arial"/>
            </w:rPr>
          </w:rPrChange>
        </w:rPr>
        <w:t>ստացող</w:t>
      </w:r>
      <w:r w:rsidRPr="00537147">
        <w:rPr>
          <w:lang w:val="hy-AM"/>
          <w:rPrChange w:id="9874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875" w:author="Զարինե Սարգսյան" w:date="2026-04-06T11:03:00Z">
            <w:rPr>
              <w:rFonts w:ascii="Arial" w:hAnsi="Arial" w:cs="Arial"/>
            </w:rPr>
          </w:rPrChange>
        </w:rPr>
        <w:t>հասցեատեր</w:t>
      </w:r>
      <w:r w:rsidRPr="00537147">
        <w:rPr>
          <w:lang w:val="hy-AM"/>
          <w:rPrChange w:id="9876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877" w:author="Զարինե Սարգսյան" w:date="2026-04-06T11:03:00Z">
            <w:rPr>
              <w:rFonts w:ascii="Arial" w:hAnsi="Arial" w:cs="Arial"/>
            </w:rPr>
          </w:rPrChange>
        </w:rPr>
        <w:t>կողմը</w:t>
      </w:r>
      <w:r w:rsidRPr="00537147">
        <w:rPr>
          <w:lang w:val="hy-AM"/>
          <w:rPrChange w:id="9878" w:author="Զարինե Սարգսյան" w:date="2026-04-06T11:03:00Z">
            <w:rPr/>
          </w:rPrChange>
        </w:rPr>
        <w:t>.</w:t>
      </w:r>
    </w:p>
    <w:p w14:paraId="5B5432E1" w14:textId="77777777" w:rsidR="00A320B0" w:rsidRPr="00537147" w:rsidRDefault="00A320B0" w:rsidP="00A320B0">
      <w:pPr>
        <w:rPr>
          <w:lang w:val="hy-AM"/>
          <w:rPrChange w:id="9879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880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881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882" w:author="Զարինե Սարգսյան" w:date="2026-04-06T11:03:00Z">
            <w:rPr>
              <w:rFonts w:ascii="Arial" w:hAnsi="Arial" w:cs="Arial"/>
            </w:rPr>
          </w:rPrChange>
        </w:rPr>
        <w:t>Ստացողի</w:t>
      </w:r>
      <w:r w:rsidRPr="00537147">
        <w:rPr>
          <w:lang w:val="hy-AM"/>
          <w:rPrChange w:id="9883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884" w:author="Զարինե Սարգսյան" w:date="2026-04-06T11:03:00Z">
            <w:rPr>
              <w:rFonts w:ascii="Arial" w:hAnsi="Arial" w:cs="Arial"/>
            </w:rPr>
          </w:rPrChange>
        </w:rPr>
        <w:t>այդ</w:t>
      </w:r>
      <w:r w:rsidRPr="00537147">
        <w:rPr>
          <w:lang w:val="hy-AM"/>
          <w:rPrChange w:id="98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86" w:author="Զարինե Սարգսյան" w:date="2026-04-06T11:03:00Z">
            <w:rPr>
              <w:rFonts w:ascii="Arial" w:hAnsi="Arial" w:cs="Arial"/>
            </w:rPr>
          </w:rPrChange>
        </w:rPr>
        <w:t>թվում՝</w:t>
      </w:r>
      <w:r w:rsidRPr="00537147">
        <w:rPr>
          <w:lang w:val="hy-AM"/>
          <w:rPrChange w:id="988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88" w:author="Զարինե Սարգսյան" w:date="2026-04-06T11:03:00Z">
            <w:rPr>
              <w:rFonts w:ascii="Arial" w:hAnsi="Arial" w:cs="Arial"/>
            </w:rPr>
          </w:rPrChange>
        </w:rPr>
        <w:t>բանկ</w:t>
      </w:r>
      <w:r w:rsidRPr="00537147">
        <w:rPr>
          <w:lang w:val="hy-AM"/>
          <w:rPrChange w:id="9889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890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891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892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89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894" w:author="Զարինե Սարգսյան" w:date="2026-04-06T11:03:00Z">
            <w:rPr>
              <w:rFonts w:ascii="Arial" w:hAnsi="Arial" w:cs="Arial"/>
            </w:rPr>
          </w:rPrChange>
        </w:rPr>
        <w:t>առկայության</w:t>
      </w:r>
      <w:r w:rsidRPr="00537147">
        <w:rPr>
          <w:lang w:val="hy-AM"/>
          <w:rPrChange w:id="9895" w:author="Զարինե Սարգսյան" w:date="2026-04-06T11:03:00Z">
            <w:rPr/>
          </w:rPrChange>
        </w:rPr>
        <w:t>),</w:t>
      </w:r>
    </w:p>
    <w:p w14:paraId="4830C0BF" w14:textId="77777777" w:rsidR="00A320B0" w:rsidRPr="00537147" w:rsidRDefault="00A320B0" w:rsidP="00A320B0">
      <w:pPr>
        <w:rPr>
          <w:lang w:val="hy-AM"/>
          <w:rPrChange w:id="9896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897" w:author="Զարինե Սարգսյան" w:date="2026-04-06T11:03:00Z">
            <w:rPr>
              <w:rFonts w:ascii="Arial" w:hAnsi="Arial" w:cs="Arial"/>
            </w:rPr>
          </w:rPrChange>
        </w:rPr>
        <w:t>բ</w:t>
      </w:r>
      <w:r w:rsidRPr="00537147">
        <w:rPr>
          <w:lang w:val="hy-AM"/>
          <w:rPrChange w:id="9898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899" w:author="Զարինե Սարգսյան" w:date="2026-04-06T11:03:00Z">
            <w:rPr>
              <w:rFonts w:ascii="Arial" w:hAnsi="Arial" w:cs="Arial"/>
            </w:rPr>
          </w:rPrChange>
        </w:rPr>
        <w:t>Ստացողի</w:t>
      </w:r>
      <w:r w:rsidRPr="00537147">
        <w:rPr>
          <w:lang w:val="hy-AM"/>
          <w:rPrChange w:id="9900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901" w:author="Զարինե Սարգսյան" w:date="2026-04-06T11:03:00Z">
            <w:rPr>
              <w:rFonts w:ascii="Arial" w:hAnsi="Arial" w:cs="Arial"/>
            </w:rPr>
          </w:rPrChange>
        </w:rPr>
        <w:t>այդ</w:t>
      </w:r>
      <w:r w:rsidRPr="00537147">
        <w:rPr>
          <w:lang w:val="hy-AM"/>
          <w:rPrChange w:id="990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03" w:author="Զարինե Սարգսյան" w:date="2026-04-06T11:03:00Z">
            <w:rPr>
              <w:rFonts w:ascii="Arial" w:hAnsi="Arial" w:cs="Arial"/>
            </w:rPr>
          </w:rPrChange>
        </w:rPr>
        <w:t>թվում՝</w:t>
      </w:r>
      <w:r w:rsidRPr="00537147">
        <w:rPr>
          <w:lang w:val="hy-AM"/>
          <w:rPrChange w:id="990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05" w:author="Զարինե Սարգսյան" w:date="2026-04-06T11:03:00Z">
            <w:rPr>
              <w:rFonts w:ascii="Arial" w:hAnsi="Arial" w:cs="Arial"/>
            </w:rPr>
          </w:rPrChange>
        </w:rPr>
        <w:t>բանկ</w:t>
      </w:r>
      <w:r w:rsidRPr="00537147">
        <w:rPr>
          <w:lang w:val="hy-AM"/>
          <w:rPrChange w:id="9906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907" w:author="Զարինե Սարգսյան" w:date="2026-04-06T11:03:00Z">
            <w:rPr>
              <w:rFonts w:ascii="Arial" w:hAnsi="Arial" w:cs="Arial"/>
            </w:rPr>
          </w:rPrChange>
        </w:rPr>
        <w:t>կոդը</w:t>
      </w:r>
      <w:r w:rsidRPr="00537147">
        <w:rPr>
          <w:lang w:val="hy-AM"/>
          <w:rPrChange w:id="9908" w:author="Զարինե Սարգսյան" w:date="2026-04-06T11:03:00Z">
            <w:rPr/>
          </w:rPrChange>
        </w:rPr>
        <w:t>,</w:t>
      </w:r>
    </w:p>
    <w:p w14:paraId="115F4584" w14:textId="77777777" w:rsidR="00A320B0" w:rsidRPr="00537147" w:rsidRDefault="00A320B0" w:rsidP="00A320B0">
      <w:pPr>
        <w:rPr>
          <w:lang w:val="hy-AM"/>
          <w:rPrChange w:id="9909" w:author="Զարինե Սարգսյան" w:date="2026-04-06T11:03:00Z">
            <w:rPr/>
          </w:rPrChange>
        </w:rPr>
      </w:pPr>
      <w:r w:rsidRPr="00537147">
        <w:rPr>
          <w:lang w:val="hy-AM"/>
          <w:rPrChange w:id="9910" w:author="Զարինե Սարգսյան" w:date="2026-04-06T11:03:00Z">
            <w:rPr/>
          </w:rPrChange>
        </w:rPr>
        <w:t xml:space="preserve">6) </w:t>
      </w:r>
      <w:r w:rsidRPr="00537147">
        <w:rPr>
          <w:rFonts w:ascii="Arial" w:hAnsi="Arial" w:cs="Arial"/>
          <w:lang w:val="hy-AM"/>
          <w:rPrChange w:id="9911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91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13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91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15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991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17" w:author="Զարինե Սարգսյան" w:date="2026-04-06T11:03:00Z">
            <w:rPr>
              <w:rFonts w:ascii="Arial" w:hAnsi="Arial" w:cs="Arial"/>
            </w:rPr>
          </w:rPrChange>
        </w:rPr>
        <w:t>ամսաթիվը</w:t>
      </w:r>
      <w:r w:rsidRPr="00537147">
        <w:rPr>
          <w:lang w:val="hy-AM"/>
          <w:rPrChange w:id="9918" w:author="Զարինե Սարգսյան" w:date="2026-04-06T11:03:00Z">
            <w:rPr/>
          </w:rPrChange>
        </w:rPr>
        <w:t>,</w:t>
      </w:r>
    </w:p>
    <w:p w14:paraId="0EFAA289" w14:textId="77777777" w:rsidR="00A320B0" w:rsidRPr="00537147" w:rsidRDefault="00A320B0" w:rsidP="00A320B0">
      <w:pPr>
        <w:rPr>
          <w:lang w:val="hy-AM"/>
          <w:rPrChange w:id="9919" w:author="Զարինե Սարգսյան" w:date="2026-04-06T11:03:00Z">
            <w:rPr/>
          </w:rPrChange>
        </w:rPr>
      </w:pPr>
      <w:r w:rsidRPr="00537147">
        <w:rPr>
          <w:lang w:val="hy-AM"/>
          <w:rPrChange w:id="9920" w:author="Զարինե Սարգսյան" w:date="2026-04-06T11:03:00Z">
            <w:rPr/>
          </w:rPrChange>
        </w:rPr>
        <w:t xml:space="preserve">7) </w:t>
      </w:r>
      <w:r w:rsidRPr="00537147">
        <w:rPr>
          <w:rFonts w:ascii="Arial" w:hAnsi="Arial" w:cs="Arial"/>
          <w:lang w:val="hy-AM"/>
          <w:rPrChange w:id="9921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992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23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992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25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992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27" w:author="Զարինե Սարգսյան" w:date="2026-04-06T11:03:00Z">
            <w:rPr>
              <w:rFonts w:ascii="Arial" w:hAnsi="Arial" w:cs="Arial"/>
            </w:rPr>
          </w:rPrChange>
        </w:rPr>
        <w:t>բացառիկ</w:t>
      </w:r>
      <w:r w:rsidRPr="00537147">
        <w:rPr>
          <w:lang w:val="hy-AM"/>
          <w:rPrChange w:id="992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29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930" w:author="Զարինե Սարգսյան" w:date="2026-04-06T11:03:00Z">
            <w:rPr/>
          </w:rPrChange>
        </w:rPr>
        <w:t>,</w:t>
      </w:r>
    </w:p>
    <w:p w14:paraId="403A237B" w14:textId="77777777" w:rsidR="00A320B0" w:rsidRPr="00537147" w:rsidRDefault="00A320B0" w:rsidP="00A320B0">
      <w:pPr>
        <w:rPr>
          <w:lang w:val="hy-AM"/>
          <w:rPrChange w:id="9931" w:author="Զարինե Սարգսյան" w:date="2026-04-06T11:03:00Z">
            <w:rPr/>
          </w:rPrChange>
        </w:rPr>
      </w:pPr>
      <w:r w:rsidRPr="00537147">
        <w:rPr>
          <w:lang w:val="hy-AM"/>
          <w:rPrChange w:id="9932" w:author="Զարինե Սարգսյան" w:date="2026-04-06T11:03:00Z">
            <w:rPr/>
          </w:rPrChange>
        </w:rPr>
        <w:t xml:space="preserve">8) </w:t>
      </w:r>
      <w:r w:rsidRPr="00537147">
        <w:rPr>
          <w:rFonts w:ascii="Arial" w:hAnsi="Arial" w:cs="Arial"/>
          <w:lang w:val="hy-AM"/>
          <w:rPrChange w:id="9933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993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35" w:author="Զարինե Սարգսյան" w:date="2026-04-06T11:03:00Z">
            <w:rPr>
              <w:rFonts w:ascii="Arial" w:hAnsi="Arial" w:cs="Arial"/>
            </w:rPr>
          </w:rPrChange>
        </w:rPr>
        <w:t>վճարողի</w:t>
      </w:r>
      <w:r w:rsidRPr="00537147">
        <w:rPr>
          <w:lang w:val="hy-AM"/>
          <w:rPrChange w:id="993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937" w:author="Զարինե Սարգսյան" w:date="2026-04-06T11:03:00Z">
            <w:rPr>
              <w:rFonts w:ascii="Arial" w:hAnsi="Arial" w:cs="Arial"/>
            </w:rPr>
          </w:rPrChange>
        </w:rPr>
        <w:t>Հաճախորդի</w:t>
      </w:r>
      <w:r w:rsidRPr="00537147">
        <w:rPr>
          <w:lang w:val="hy-AM"/>
          <w:rPrChange w:id="9938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939" w:author="Զարինե Սարգսյան" w:date="2026-04-06T11:03:00Z">
            <w:rPr>
              <w:rFonts w:ascii="Arial" w:hAnsi="Arial" w:cs="Arial"/>
            </w:rPr>
          </w:rPrChange>
        </w:rPr>
        <w:t>անվանումը</w:t>
      </w:r>
      <w:r w:rsidRPr="00537147">
        <w:rPr>
          <w:lang w:val="hy-AM"/>
          <w:rPrChange w:id="9940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941" w:author="Զարինե Սարգսյան" w:date="2026-04-06T11:03:00Z">
            <w:rPr>
              <w:rFonts w:ascii="Arial" w:hAnsi="Arial" w:cs="Arial"/>
            </w:rPr>
          </w:rPrChange>
        </w:rPr>
        <w:t>անուն</w:t>
      </w:r>
      <w:r w:rsidRPr="00537147">
        <w:rPr>
          <w:lang w:val="hy-AM"/>
          <w:rPrChange w:id="9942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943" w:author="Զարինե Սարգսյան" w:date="2026-04-06T11:03:00Z">
            <w:rPr>
              <w:rFonts w:ascii="Arial" w:hAnsi="Arial" w:cs="Arial"/>
            </w:rPr>
          </w:rPrChange>
        </w:rPr>
        <w:t>ազգանունը</w:t>
      </w:r>
      <w:r w:rsidRPr="00537147">
        <w:rPr>
          <w:lang w:val="hy-AM"/>
          <w:rPrChange w:id="9944" w:author="Զարինե Սարգսյան" w:date="2026-04-06T11:03:00Z">
            <w:rPr/>
          </w:rPrChange>
        </w:rPr>
        <w:t>),</w:t>
      </w:r>
    </w:p>
    <w:p w14:paraId="11700AFD" w14:textId="77777777" w:rsidR="00A320B0" w:rsidRPr="00537147" w:rsidRDefault="00A320B0" w:rsidP="00A320B0">
      <w:pPr>
        <w:rPr>
          <w:lang w:val="hy-AM"/>
          <w:rPrChange w:id="9945" w:author="Զարինե Սարգսյան" w:date="2026-04-06T11:03:00Z">
            <w:rPr/>
          </w:rPrChange>
        </w:rPr>
      </w:pPr>
      <w:r w:rsidRPr="00537147">
        <w:rPr>
          <w:lang w:val="hy-AM"/>
          <w:rPrChange w:id="9946" w:author="Զարինե Սարգսյան" w:date="2026-04-06T11:03:00Z">
            <w:rPr/>
          </w:rPrChange>
        </w:rPr>
        <w:t xml:space="preserve">9) </w:t>
      </w:r>
      <w:r w:rsidRPr="00537147">
        <w:rPr>
          <w:rFonts w:ascii="Arial" w:hAnsi="Arial" w:cs="Arial"/>
          <w:lang w:val="hy-AM"/>
          <w:rPrChange w:id="9947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994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49" w:author="Զարինե Սարգսյան" w:date="2026-04-06T11:03:00Z">
            <w:rPr>
              <w:rFonts w:ascii="Arial" w:hAnsi="Arial" w:cs="Arial"/>
            </w:rPr>
          </w:rPrChange>
        </w:rPr>
        <w:t>վճարողի</w:t>
      </w:r>
      <w:r w:rsidRPr="00537147">
        <w:rPr>
          <w:lang w:val="hy-AM"/>
          <w:rPrChange w:id="9950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951" w:author="Զարինե Սարգսյան" w:date="2026-04-06T11:03:00Z">
            <w:rPr>
              <w:rFonts w:ascii="Arial" w:hAnsi="Arial" w:cs="Arial"/>
            </w:rPr>
          </w:rPrChange>
        </w:rPr>
        <w:t>Հաճախորդի</w:t>
      </w:r>
      <w:r w:rsidRPr="00537147">
        <w:rPr>
          <w:lang w:val="hy-AM"/>
          <w:rPrChange w:id="9952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9953" w:author="Զարինե Սարգսյան" w:date="2026-04-06T11:03:00Z">
            <w:rPr>
              <w:rFonts w:ascii="Arial" w:hAnsi="Arial" w:cs="Arial"/>
            </w:rPr>
          </w:rPrChange>
        </w:rPr>
        <w:t>հաշվառման</w:t>
      </w:r>
      <w:r w:rsidRPr="00537147">
        <w:rPr>
          <w:lang w:val="hy-AM"/>
          <w:rPrChange w:id="995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55" w:author="Զարինե Սարգսյան" w:date="2026-04-06T11:03:00Z">
            <w:rPr>
              <w:rFonts w:ascii="Arial" w:hAnsi="Arial" w:cs="Arial"/>
            </w:rPr>
          </w:rPrChange>
        </w:rPr>
        <w:t>համարը</w:t>
      </w:r>
      <w:r w:rsidRPr="00537147">
        <w:rPr>
          <w:lang w:val="hy-AM"/>
          <w:rPrChange w:id="995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957" w:author="Զարինե Սարգսյան" w:date="2026-04-06T11:03:00Z">
            <w:rPr>
              <w:rFonts w:ascii="Arial" w:hAnsi="Arial" w:cs="Arial"/>
            </w:rPr>
          </w:rPrChange>
        </w:rPr>
        <w:t>ՀՎՀՀ</w:t>
      </w:r>
      <w:r w:rsidRPr="00537147">
        <w:rPr>
          <w:lang w:val="hy-AM"/>
          <w:rPrChange w:id="9958" w:author="Զարինե Սարգսյան" w:date="2026-04-06T11:03:00Z">
            <w:rPr/>
          </w:rPrChange>
        </w:rPr>
        <w:t>),</w:t>
      </w:r>
    </w:p>
    <w:p w14:paraId="12625591" w14:textId="77777777" w:rsidR="00A320B0" w:rsidRPr="00537147" w:rsidRDefault="00A320B0" w:rsidP="00A320B0">
      <w:pPr>
        <w:rPr>
          <w:lang w:val="hy-AM"/>
          <w:rPrChange w:id="9959" w:author="Զարինե Սարգսյան" w:date="2026-04-06T11:03:00Z">
            <w:rPr/>
          </w:rPrChange>
        </w:rPr>
      </w:pPr>
      <w:r w:rsidRPr="00537147">
        <w:rPr>
          <w:lang w:val="hy-AM"/>
          <w:rPrChange w:id="9960" w:author="Զարինե Սարգսյան" w:date="2026-04-06T11:03:00Z">
            <w:rPr/>
          </w:rPrChange>
        </w:rPr>
        <w:t xml:space="preserve">10) </w:t>
      </w:r>
      <w:r w:rsidRPr="00537147">
        <w:rPr>
          <w:rFonts w:ascii="Arial" w:hAnsi="Arial" w:cs="Arial"/>
          <w:lang w:val="hy-AM"/>
          <w:rPrChange w:id="9961" w:author="Զարինե Սարգսյան" w:date="2026-04-06T11:03:00Z">
            <w:rPr>
              <w:rFonts w:ascii="Arial" w:hAnsi="Arial" w:cs="Arial"/>
            </w:rPr>
          </w:rPrChange>
        </w:rPr>
        <w:t>Կատարված</w:t>
      </w:r>
      <w:r w:rsidRPr="00537147">
        <w:rPr>
          <w:lang w:val="hy-AM"/>
          <w:rPrChange w:id="996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63" w:author="Զարինե Սարգսյան" w:date="2026-04-06T11:03:00Z">
            <w:rPr>
              <w:rFonts w:ascii="Arial" w:hAnsi="Arial" w:cs="Arial"/>
            </w:rPr>
          </w:rPrChange>
        </w:rPr>
        <w:t>գործողության</w:t>
      </w:r>
      <w:r w:rsidRPr="00537147">
        <w:rPr>
          <w:lang w:val="hy-AM"/>
          <w:rPrChange w:id="996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65" w:author="Զարինե Սարգսյան" w:date="2026-04-06T11:03:00Z">
            <w:rPr>
              <w:rFonts w:ascii="Arial" w:hAnsi="Arial" w:cs="Arial"/>
            </w:rPr>
          </w:rPrChange>
        </w:rPr>
        <w:t>արդյունքը</w:t>
      </w:r>
      <w:r w:rsidRPr="00537147">
        <w:rPr>
          <w:lang w:val="hy-AM"/>
          <w:rPrChange w:id="9966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9967" w:author="Զարինե Սարգսյան" w:date="2026-04-06T11:03:00Z">
            <w:rPr>
              <w:rFonts w:ascii="Arial" w:hAnsi="Arial" w:cs="Arial"/>
            </w:rPr>
          </w:rPrChange>
        </w:rPr>
        <w:t>նկարագրությունը</w:t>
      </w:r>
      <w:r w:rsidRPr="00537147">
        <w:rPr>
          <w:lang w:val="hy-AM"/>
          <w:rPrChange w:id="9968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9969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997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71" w:author="Զարինե Սարգսյան" w:date="2026-04-06T11:03:00Z">
            <w:rPr>
              <w:rFonts w:ascii="Arial" w:hAnsi="Arial" w:cs="Arial"/>
            </w:rPr>
          </w:rPrChange>
        </w:rPr>
        <w:t>անհրաժեշտության</w:t>
      </w:r>
      <w:r w:rsidRPr="00537147">
        <w:rPr>
          <w:lang w:val="hy-AM"/>
          <w:rPrChange w:id="997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73" w:author="Զարինե Սարգսյան" w:date="2026-04-06T11:03:00Z">
            <w:rPr>
              <w:rFonts w:ascii="Arial" w:hAnsi="Arial" w:cs="Arial"/>
            </w:rPr>
          </w:rPrChange>
        </w:rPr>
        <w:t>կարող</w:t>
      </w:r>
      <w:r w:rsidRPr="00537147">
        <w:rPr>
          <w:lang w:val="hy-AM"/>
          <w:rPrChange w:id="997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75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997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77" w:author="Զարինե Սարգսյան" w:date="2026-04-06T11:03:00Z">
            <w:rPr>
              <w:rFonts w:ascii="Arial" w:hAnsi="Arial" w:cs="Arial"/>
            </w:rPr>
          </w:rPrChange>
        </w:rPr>
        <w:t>կիրառվել</w:t>
      </w:r>
      <w:r w:rsidRPr="00537147">
        <w:rPr>
          <w:lang w:val="hy-AM"/>
          <w:rPrChange w:id="997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79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998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81" w:author="Զարինե Սարգսյան" w:date="2026-04-06T11:03:00Z">
            <w:rPr>
              <w:rFonts w:ascii="Arial" w:hAnsi="Arial" w:cs="Arial"/>
            </w:rPr>
          </w:rPrChange>
        </w:rPr>
        <w:t>կոդեր</w:t>
      </w:r>
      <w:r w:rsidRPr="00537147">
        <w:rPr>
          <w:lang w:val="hy-AM"/>
          <w:rPrChange w:id="9982" w:author="Զարինե Սարգսյան" w:date="2026-04-06T11:03:00Z">
            <w:rPr/>
          </w:rPrChange>
        </w:rPr>
        <w:t>).</w:t>
      </w:r>
    </w:p>
    <w:p w14:paraId="6179645B" w14:textId="77777777" w:rsidR="00A320B0" w:rsidRPr="00537147" w:rsidRDefault="00A320B0" w:rsidP="00A320B0">
      <w:pPr>
        <w:rPr>
          <w:lang w:val="hy-AM"/>
          <w:rPrChange w:id="9983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9984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9985" w:author="Զարինե Սարգսյան" w:date="2026-04-06T11:03:00Z">
            <w:rPr/>
          </w:rPrChange>
        </w:rPr>
        <w:t xml:space="preserve">. </w:t>
      </w:r>
      <w:r w:rsidRPr="00537147">
        <w:rPr>
          <w:rFonts w:ascii="Arial" w:hAnsi="Arial" w:cs="Arial"/>
          <w:lang w:val="hy-AM"/>
          <w:rPrChange w:id="9986" w:author="Զարինե Սարգսյան" w:date="2026-04-06T11:03:00Z">
            <w:rPr>
              <w:rFonts w:ascii="Arial" w:hAnsi="Arial" w:cs="Arial"/>
            </w:rPr>
          </w:rPrChange>
        </w:rPr>
        <w:t>Հրահանգի</w:t>
      </w:r>
      <w:r w:rsidRPr="00537147">
        <w:rPr>
          <w:lang w:val="hy-AM"/>
          <w:rPrChange w:id="998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88" w:author="Զարինե Սարգսյան" w:date="2026-04-06T11:03:00Z">
            <w:rPr>
              <w:rFonts w:ascii="Arial" w:hAnsi="Arial" w:cs="Arial"/>
            </w:rPr>
          </w:rPrChange>
        </w:rPr>
        <w:t>կատարումը</w:t>
      </w:r>
      <w:r w:rsidRPr="00537147">
        <w:rPr>
          <w:lang w:val="hy-AM"/>
          <w:rPrChange w:id="998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90" w:author="Զարինե Սարգսյան" w:date="2026-04-06T11:03:00Z">
            <w:rPr>
              <w:rFonts w:ascii="Arial" w:hAnsi="Arial" w:cs="Arial"/>
            </w:rPr>
          </w:rPrChange>
        </w:rPr>
        <w:t>մերժվել</w:t>
      </w:r>
      <w:r w:rsidRPr="00537147">
        <w:rPr>
          <w:lang w:val="hy-AM"/>
          <w:rPrChange w:id="999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92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9993" w:author="Զարինե Սարգսյան" w:date="2026-04-06T11:03:00Z">
            <w:rPr/>
          </w:rPrChange>
        </w:rPr>
        <w:t xml:space="preserve"> (- 3 </w:t>
      </w:r>
      <w:r w:rsidRPr="00537147">
        <w:rPr>
          <w:rFonts w:ascii="Arial" w:hAnsi="Arial" w:cs="Arial"/>
          <w:lang w:val="hy-AM"/>
          <w:rPrChange w:id="9994" w:author="Զարինե Սարգսյան" w:date="2026-04-06T11:03:00Z">
            <w:rPr>
              <w:rFonts w:ascii="Arial" w:hAnsi="Arial" w:cs="Arial"/>
            </w:rPr>
          </w:rPrChange>
        </w:rPr>
        <w:t>կոդ</w:t>
      </w:r>
      <w:r w:rsidRPr="00537147">
        <w:rPr>
          <w:lang w:val="hy-AM"/>
          <w:rPrChange w:id="9995" w:author="Զարինե Սարգսյան" w:date="2026-04-06T11:03:00Z">
            <w:rPr/>
          </w:rPrChange>
        </w:rPr>
        <w:t xml:space="preserve">), </w:t>
      </w:r>
      <w:r w:rsidRPr="00537147">
        <w:rPr>
          <w:rFonts w:ascii="Arial" w:hAnsi="Arial" w:cs="Arial"/>
          <w:lang w:val="hy-AM"/>
          <w:rPrChange w:id="9996" w:author="Զարինե Սարգսյան" w:date="2026-04-06T11:03:00Z">
            <w:rPr>
              <w:rFonts w:ascii="Arial" w:hAnsi="Arial" w:cs="Arial"/>
            </w:rPr>
          </w:rPrChange>
        </w:rPr>
        <w:t>հետևյալ</w:t>
      </w:r>
      <w:r w:rsidRPr="00537147">
        <w:rPr>
          <w:lang w:val="hy-AM"/>
          <w:rPrChange w:id="999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9998" w:author="Զարինե Սարգսյան" w:date="2026-04-06T11:03:00Z">
            <w:rPr>
              <w:rFonts w:ascii="Arial" w:hAnsi="Arial" w:cs="Arial"/>
            </w:rPr>
          </w:rPrChange>
        </w:rPr>
        <w:t>պատճառներով</w:t>
      </w:r>
      <w:r w:rsidRPr="00537147">
        <w:rPr>
          <w:lang w:val="hy-AM"/>
          <w:rPrChange w:id="9999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10000" w:author="Զարինե Սարգսյան" w:date="2026-04-06T11:03:00Z">
            <w:rPr>
              <w:rFonts w:ascii="Arial" w:hAnsi="Arial" w:cs="Arial"/>
            </w:rPr>
          </w:rPrChange>
        </w:rPr>
        <w:t>կամ</w:t>
      </w:r>
      <w:r w:rsidRPr="00537147">
        <w:rPr>
          <w:lang w:val="hy-AM"/>
          <w:rPrChange w:id="1000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02" w:author="Զարինե Սարգսյան" w:date="2026-04-06T11:03:00Z">
            <w:rPr>
              <w:rFonts w:ascii="Arial" w:hAnsi="Arial" w:cs="Arial"/>
            </w:rPr>
          </w:rPrChange>
        </w:rPr>
        <w:t>դրանցից</w:t>
      </w:r>
      <w:r w:rsidRPr="00537147">
        <w:rPr>
          <w:lang w:val="hy-AM"/>
          <w:rPrChange w:id="1000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04" w:author="Զարինե Սարգսյան" w:date="2026-04-06T11:03:00Z">
            <w:rPr>
              <w:rFonts w:ascii="Arial" w:hAnsi="Arial" w:cs="Arial"/>
            </w:rPr>
          </w:rPrChange>
        </w:rPr>
        <w:t>որևէ</w:t>
      </w:r>
      <w:r w:rsidRPr="00537147">
        <w:rPr>
          <w:lang w:val="hy-AM"/>
          <w:rPrChange w:id="1000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06" w:author="Զարինե Սարգսյան" w:date="2026-04-06T11:03:00Z">
            <w:rPr>
              <w:rFonts w:ascii="Arial" w:hAnsi="Arial" w:cs="Arial"/>
            </w:rPr>
          </w:rPrChange>
        </w:rPr>
        <w:t>մեկով</w:t>
      </w:r>
      <w:r w:rsidRPr="00537147">
        <w:rPr>
          <w:lang w:val="hy-AM"/>
          <w:rPrChange w:id="10007" w:author="Զարինե Սարգսյան" w:date="2026-04-06T11:03:00Z">
            <w:rPr/>
          </w:rPrChange>
        </w:rPr>
        <w:t>).</w:t>
      </w:r>
    </w:p>
    <w:p w14:paraId="090BD83F" w14:textId="77777777" w:rsidR="00A320B0" w:rsidRPr="00537147" w:rsidRDefault="00A320B0" w:rsidP="00A320B0">
      <w:pPr>
        <w:rPr>
          <w:lang w:val="hy-AM"/>
          <w:rPrChange w:id="10008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10009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10010" w:author="Զարինե Սարգսյան" w:date="2026-04-06T11:03:00Z">
            <w:rPr/>
          </w:rPrChange>
        </w:rPr>
        <w:t xml:space="preserve">1. </w:t>
      </w:r>
      <w:r w:rsidRPr="00537147">
        <w:rPr>
          <w:rFonts w:ascii="Arial" w:hAnsi="Arial" w:cs="Arial"/>
          <w:lang w:val="hy-AM"/>
          <w:rPrChange w:id="10011" w:author="Զարինե Սարգսյան" w:date="2026-04-06T11:03:00Z">
            <w:rPr>
              <w:rFonts w:ascii="Arial" w:hAnsi="Arial" w:cs="Arial"/>
            </w:rPr>
          </w:rPrChange>
        </w:rPr>
        <w:t>գումարը</w:t>
      </w:r>
      <w:r w:rsidRPr="00537147">
        <w:rPr>
          <w:lang w:val="hy-AM"/>
          <w:rPrChange w:id="1001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13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1001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15" w:author="Զարինե Սարգսյան" w:date="2026-04-06T11:03:00Z">
            <w:rPr>
              <w:rFonts w:ascii="Arial" w:hAnsi="Arial" w:cs="Arial"/>
            </w:rPr>
          </w:rPrChange>
        </w:rPr>
        <w:t>չէ</w:t>
      </w:r>
      <w:r w:rsidRPr="00537147">
        <w:rPr>
          <w:lang w:val="hy-AM"/>
          <w:rPrChange w:id="10016" w:author="Զարինե Սարգսյան" w:date="2026-04-06T11:03:00Z">
            <w:rPr/>
          </w:rPrChange>
        </w:rPr>
        <w:t>,</w:t>
      </w:r>
    </w:p>
    <w:p w14:paraId="26738C8E" w14:textId="77777777" w:rsidR="00A320B0" w:rsidRPr="00537147" w:rsidRDefault="00A320B0" w:rsidP="00A320B0">
      <w:pPr>
        <w:rPr>
          <w:lang w:val="hy-AM"/>
          <w:rPrChange w:id="10017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10018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10019" w:author="Զարինե Սարգսյան" w:date="2026-04-06T11:03:00Z">
            <w:rPr/>
          </w:rPrChange>
        </w:rPr>
        <w:t xml:space="preserve">2. </w:t>
      </w:r>
      <w:r w:rsidRPr="00537147">
        <w:rPr>
          <w:rFonts w:ascii="Arial" w:hAnsi="Arial" w:cs="Arial"/>
          <w:lang w:val="hy-AM"/>
          <w:rPrChange w:id="10020" w:author="Զարինե Սարգսյան" w:date="2026-04-06T11:03:00Z">
            <w:rPr>
              <w:rFonts w:ascii="Arial" w:hAnsi="Arial" w:cs="Arial"/>
            </w:rPr>
          </w:rPrChange>
        </w:rPr>
        <w:t>ՀՎՀՀ</w:t>
      </w:r>
      <w:r w:rsidRPr="00537147">
        <w:rPr>
          <w:lang w:val="hy-AM"/>
          <w:rPrChange w:id="10021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0022" w:author="Զարինե Սարգսյան" w:date="2026-04-06T11:03:00Z">
            <w:rPr>
              <w:rFonts w:ascii="Arial" w:hAnsi="Arial" w:cs="Arial"/>
            </w:rPr>
          </w:rPrChange>
        </w:rPr>
        <w:t>ն</w:t>
      </w:r>
      <w:r w:rsidRPr="00537147">
        <w:rPr>
          <w:lang w:val="hy-AM"/>
          <w:rPrChange w:id="1002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24" w:author="Զարինե Սարգսյան" w:date="2026-04-06T11:03:00Z">
            <w:rPr>
              <w:rFonts w:ascii="Arial" w:hAnsi="Arial" w:cs="Arial"/>
            </w:rPr>
          </w:rPrChange>
        </w:rPr>
        <w:t>չի</w:t>
      </w:r>
      <w:r w:rsidRPr="00537147">
        <w:rPr>
          <w:lang w:val="hy-AM"/>
          <w:rPrChange w:id="1002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26" w:author="Զարինե Սարգսյան" w:date="2026-04-06T11:03:00Z">
            <w:rPr>
              <w:rFonts w:ascii="Arial" w:hAnsi="Arial" w:cs="Arial"/>
            </w:rPr>
          </w:rPrChange>
        </w:rPr>
        <w:t>համապատասխանում</w:t>
      </w:r>
      <w:r w:rsidRPr="00537147">
        <w:rPr>
          <w:lang w:val="hy-AM"/>
          <w:rPrChange w:id="1002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28" w:author="Զարինե Սարգսյան" w:date="2026-04-06T11:03:00Z">
            <w:rPr>
              <w:rFonts w:ascii="Arial" w:hAnsi="Arial" w:cs="Arial"/>
            </w:rPr>
          </w:rPrChange>
        </w:rPr>
        <w:t>Կազմակերպության</w:t>
      </w:r>
      <w:r w:rsidRPr="00537147">
        <w:rPr>
          <w:lang w:val="hy-AM"/>
          <w:rPrChange w:id="1002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30" w:author="Զարինե Սարգսյան" w:date="2026-04-06T11:03:00Z">
            <w:rPr>
              <w:rFonts w:ascii="Arial" w:hAnsi="Arial" w:cs="Arial"/>
            </w:rPr>
          </w:rPrChange>
        </w:rPr>
        <w:t>անվանմանը</w:t>
      </w:r>
      <w:r w:rsidRPr="00537147">
        <w:rPr>
          <w:lang w:val="hy-AM"/>
          <w:rPrChange w:id="10031" w:author="Զարինե Սարգսյան" w:date="2026-04-06T11:03:00Z">
            <w:rPr/>
          </w:rPrChange>
        </w:rPr>
        <w:t>,</w:t>
      </w:r>
    </w:p>
    <w:p w14:paraId="39E3E8BF" w14:textId="77777777" w:rsidR="00A320B0" w:rsidRPr="00537147" w:rsidRDefault="00A320B0" w:rsidP="00A320B0">
      <w:pPr>
        <w:rPr>
          <w:lang w:val="hy-AM"/>
          <w:rPrChange w:id="10032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10033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10034" w:author="Զարինե Սարգսյան" w:date="2026-04-06T11:03:00Z">
            <w:rPr/>
          </w:rPrChange>
        </w:rPr>
        <w:t xml:space="preserve">3. </w:t>
      </w:r>
      <w:r w:rsidRPr="00537147">
        <w:rPr>
          <w:rFonts w:ascii="Arial" w:hAnsi="Arial" w:cs="Arial"/>
          <w:lang w:val="hy-AM"/>
          <w:rPrChange w:id="10035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1003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37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1003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39" w:author="Զարինե Սարգսյան" w:date="2026-04-06T11:03:00Z">
            <w:rPr>
              <w:rFonts w:ascii="Arial" w:hAnsi="Arial" w:cs="Arial"/>
            </w:rPr>
          </w:rPrChange>
        </w:rPr>
        <w:t>համարով</w:t>
      </w:r>
      <w:r w:rsidRPr="00537147">
        <w:rPr>
          <w:lang w:val="hy-AM"/>
          <w:rPrChange w:id="1004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41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1004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43" w:author="Զարինե Սարգսյան" w:date="2026-04-06T11:03:00Z">
            <w:rPr>
              <w:rFonts w:ascii="Arial" w:hAnsi="Arial" w:cs="Arial"/>
            </w:rPr>
          </w:rPrChange>
        </w:rPr>
        <w:t>մարմնից</w:t>
      </w:r>
      <w:r w:rsidRPr="00537147">
        <w:rPr>
          <w:lang w:val="hy-AM"/>
          <w:rPrChange w:id="1004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45" w:author="Զարինե Սարգսյան" w:date="2026-04-06T11:03:00Z">
            <w:rPr>
              <w:rFonts w:ascii="Arial" w:hAnsi="Arial" w:cs="Arial"/>
            </w:rPr>
          </w:rPrChange>
        </w:rPr>
        <w:t>կարգադրություն</w:t>
      </w:r>
      <w:r w:rsidRPr="00537147">
        <w:rPr>
          <w:lang w:val="hy-AM"/>
          <w:rPrChange w:id="1004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47" w:author="Զարինե Սարգսյան" w:date="2026-04-06T11:03:00Z">
            <w:rPr>
              <w:rFonts w:ascii="Arial" w:hAnsi="Arial" w:cs="Arial"/>
            </w:rPr>
          </w:rPrChange>
        </w:rPr>
        <w:t>չի</w:t>
      </w:r>
      <w:r w:rsidRPr="00537147">
        <w:rPr>
          <w:lang w:val="hy-AM"/>
          <w:rPrChange w:id="1004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49" w:author="Զարինե Սարգսյան" w:date="2026-04-06T11:03:00Z">
            <w:rPr>
              <w:rFonts w:ascii="Arial" w:hAnsi="Arial" w:cs="Arial"/>
            </w:rPr>
          </w:rPrChange>
        </w:rPr>
        <w:t>ստացվել</w:t>
      </w:r>
      <w:r w:rsidRPr="00537147">
        <w:rPr>
          <w:lang w:val="hy-AM"/>
          <w:rPrChange w:id="10050" w:author="Զարինե Սարգսյան" w:date="2026-04-06T11:03:00Z">
            <w:rPr/>
          </w:rPrChange>
        </w:rPr>
        <w:t>,</w:t>
      </w:r>
    </w:p>
    <w:p w14:paraId="7764B3F6" w14:textId="77777777" w:rsidR="00A320B0" w:rsidRPr="00537147" w:rsidRDefault="00A320B0" w:rsidP="00A320B0">
      <w:pPr>
        <w:rPr>
          <w:lang w:val="hy-AM"/>
          <w:rPrChange w:id="10051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10052" w:author="Զարինե Սարգսյան" w:date="2026-04-06T11:03:00Z">
            <w:rPr>
              <w:rFonts w:ascii="Arial" w:hAnsi="Arial" w:cs="Arial"/>
            </w:rPr>
          </w:rPrChange>
        </w:rPr>
        <w:lastRenderedPageBreak/>
        <w:t>ա</w:t>
      </w:r>
      <w:r w:rsidRPr="00537147">
        <w:rPr>
          <w:lang w:val="hy-AM"/>
          <w:rPrChange w:id="10053" w:author="Զարինե Սարգսյան" w:date="2026-04-06T11:03:00Z">
            <w:rPr/>
          </w:rPrChange>
        </w:rPr>
        <w:t xml:space="preserve">4. </w:t>
      </w:r>
      <w:r w:rsidRPr="00537147">
        <w:rPr>
          <w:rFonts w:ascii="Arial" w:hAnsi="Arial" w:cs="Arial"/>
          <w:lang w:val="hy-AM"/>
          <w:rPrChange w:id="10054" w:author="Զարինե Սարգսյան" w:date="2026-04-06T11:03:00Z">
            <w:rPr>
              <w:rFonts w:ascii="Arial" w:hAnsi="Arial" w:cs="Arial"/>
            </w:rPr>
          </w:rPrChange>
        </w:rPr>
        <w:t>հարկ</w:t>
      </w:r>
      <w:r w:rsidRPr="00537147">
        <w:rPr>
          <w:lang w:val="hy-AM"/>
          <w:rPrChange w:id="1005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56" w:author="Զարինե Սարգսյան" w:date="2026-04-06T11:03:00Z">
            <w:rPr>
              <w:rFonts w:ascii="Arial" w:hAnsi="Arial" w:cs="Arial"/>
            </w:rPr>
          </w:rPrChange>
        </w:rPr>
        <w:t>վճարողի</w:t>
      </w:r>
      <w:r w:rsidRPr="00537147">
        <w:rPr>
          <w:lang w:val="hy-AM"/>
          <w:rPrChange w:id="100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58" w:author="Զարինե Սարգսյան" w:date="2026-04-06T11:03:00Z">
            <w:rPr>
              <w:rFonts w:ascii="Arial" w:hAnsi="Arial" w:cs="Arial"/>
            </w:rPr>
          </w:rPrChange>
        </w:rPr>
        <w:t>դիմումով</w:t>
      </w:r>
      <w:r w:rsidRPr="00537147">
        <w:rPr>
          <w:lang w:val="hy-AM"/>
          <w:rPrChange w:id="1005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60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1006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62" w:author="Զարինե Սարգսյան" w:date="2026-04-06T11:03:00Z">
            <w:rPr>
              <w:rFonts w:ascii="Arial" w:hAnsi="Arial" w:cs="Arial"/>
            </w:rPr>
          </w:rPrChange>
        </w:rPr>
        <w:t>որոշման</w:t>
      </w:r>
      <w:r w:rsidRPr="00537147">
        <w:rPr>
          <w:lang w:val="hy-AM"/>
          <w:rPrChange w:id="1006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64" w:author="Զարինե Սարգսյան" w:date="2026-04-06T11:03:00Z">
            <w:rPr>
              <w:rFonts w:ascii="Arial" w:hAnsi="Arial" w:cs="Arial"/>
            </w:rPr>
          </w:rPrChange>
        </w:rPr>
        <w:t>դիմաց</w:t>
      </w:r>
      <w:r w:rsidRPr="00537147">
        <w:rPr>
          <w:lang w:val="hy-AM"/>
          <w:rPrChange w:id="1006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66" w:author="Զարինե Սարգսյան" w:date="2026-04-06T11:03:00Z">
            <w:rPr>
              <w:rFonts w:ascii="Arial" w:hAnsi="Arial" w:cs="Arial"/>
            </w:rPr>
          </w:rPrChange>
        </w:rPr>
        <w:t>պահանջվող</w:t>
      </w:r>
      <w:r w:rsidRPr="00537147">
        <w:rPr>
          <w:lang w:val="hy-AM"/>
          <w:rPrChange w:id="1006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68" w:author="Զարինե Սարգսյան" w:date="2026-04-06T11:03:00Z">
            <w:rPr>
              <w:rFonts w:ascii="Arial" w:hAnsi="Arial" w:cs="Arial"/>
            </w:rPr>
          </w:rPrChange>
        </w:rPr>
        <w:t>արգելադրումը</w:t>
      </w:r>
      <w:r w:rsidRPr="00537147">
        <w:rPr>
          <w:lang w:val="hy-AM"/>
          <w:rPrChange w:id="1006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70" w:author="Զարինե Սարգսյան" w:date="2026-04-06T11:03:00Z">
            <w:rPr>
              <w:rFonts w:ascii="Arial" w:hAnsi="Arial" w:cs="Arial"/>
            </w:rPr>
          </w:rPrChange>
        </w:rPr>
        <w:t>չի</w:t>
      </w:r>
      <w:r w:rsidRPr="00537147">
        <w:rPr>
          <w:lang w:val="hy-AM"/>
          <w:rPrChange w:id="1007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72" w:author="Զարինե Սարգսյան" w:date="2026-04-06T11:03:00Z">
            <w:rPr>
              <w:rFonts w:ascii="Arial" w:hAnsi="Arial" w:cs="Arial"/>
            </w:rPr>
          </w:rPrChange>
        </w:rPr>
        <w:t>կատարվել</w:t>
      </w:r>
      <w:r w:rsidRPr="00537147">
        <w:rPr>
          <w:lang w:val="hy-AM"/>
          <w:rPrChange w:id="10073" w:author="Զարինե Սարգսյան" w:date="2026-04-06T11:03:00Z">
            <w:rPr/>
          </w:rPrChange>
        </w:rPr>
        <w:t>,</w:t>
      </w:r>
    </w:p>
    <w:p w14:paraId="6D58D6A1" w14:textId="77777777" w:rsidR="00A320B0" w:rsidRPr="00537147" w:rsidRDefault="00A320B0" w:rsidP="00A320B0">
      <w:pPr>
        <w:rPr>
          <w:lang w:val="hy-AM"/>
          <w:rPrChange w:id="10074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lang w:val="hy-AM"/>
          <w:rPrChange w:id="10075" w:author="Զարինե Սարգսյան" w:date="2026-04-06T11:03:00Z">
            <w:rPr>
              <w:rFonts w:ascii="Arial" w:hAnsi="Arial" w:cs="Arial"/>
            </w:rPr>
          </w:rPrChange>
        </w:rPr>
        <w:t>ա</w:t>
      </w:r>
      <w:r w:rsidRPr="00537147">
        <w:rPr>
          <w:lang w:val="hy-AM"/>
          <w:rPrChange w:id="10076" w:author="Զարինե Սարգսյան" w:date="2026-04-06T11:03:00Z">
            <w:rPr/>
          </w:rPrChange>
        </w:rPr>
        <w:t xml:space="preserve">5. </w:t>
      </w:r>
      <w:r w:rsidRPr="00537147">
        <w:rPr>
          <w:rFonts w:ascii="Arial" w:hAnsi="Arial" w:cs="Arial"/>
          <w:lang w:val="hy-AM"/>
          <w:rPrChange w:id="10077" w:author="Զարինե Սարգսյան" w:date="2026-04-06T11:03:00Z">
            <w:rPr>
              <w:rFonts w:ascii="Arial" w:hAnsi="Arial" w:cs="Arial"/>
            </w:rPr>
          </w:rPrChange>
        </w:rPr>
        <w:t>այլ</w:t>
      </w:r>
      <w:r w:rsidRPr="00537147">
        <w:rPr>
          <w:lang w:val="hy-AM"/>
          <w:rPrChange w:id="1007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79" w:author="Զարինե Սարգսյան" w:date="2026-04-06T11:03:00Z">
            <w:rPr>
              <w:rFonts w:ascii="Arial" w:hAnsi="Arial" w:cs="Arial"/>
            </w:rPr>
          </w:rPrChange>
        </w:rPr>
        <w:t>չդասակարգված</w:t>
      </w:r>
      <w:r w:rsidRPr="00537147">
        <w:rPr>
          <w:lang w:val="hy-AM"/>
          <w:rPrChange w:id="1008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81" w:author="Զարինե Սարգսյան" w:date="2026-04-06T11:03:00Z">
            <w:rPr>
              <w:rFonts w:ascii="Arial" w:hAnsi="Arial" w:cs="Arial"/>
            </w:rPr>
          </w:rPrChange>
        </w:rPr>
        <w:t>պատճառ</w:t>
      </w:r>
      <w:r w:rsidRPr="00537147">
        <w:rPr>
          <w:lang w:val="hy-AM"/>
          <w:rPrChange w:id="10082" w:author="Զարինե Սարգսյան" w:date="2026-04-06T11:03:00Z">
            <w:rPr/>
          </w:rPrChange>
        </w:rPr>
        <w:t>:</w:t>
      </w:r>
    </w:p>
    <w:p w14:paraId="042EDED8" w14:textId="77777777" w:rsidR="00A320B0" w:rsidRPr="00537147" w:rsidRDefault="00A320B0" w:rsidP="00A320B0">
      <w:pPr>
        <w:rPr>
          <w:lang w:val="hy-AM"/>
          <w:rPrChange w:id="10083" w:author="Զարինե Սարգսյան" w:date="2026-04-06T11:03:00Z">
            <w:rPr/>
          </w:rPrChange>
        </w:rPr>
      </w:pPr>
      <w:r w:rsidRPr="00537147">
        <w:rPr>
          <w:lang w:val="hy-AM"/>
          <w:rPrChange w:id="10084" w:author="Զարինե Սարգսյան" w:date="2026-04-06T11:03:00Z">
            <w:rPr/>
          </w:rPrChange>
        </w:rPr>
        <w:t xml:space="preserve">39. </w:t>
      </w:r>
      <w:r w:rsidRPr="00537147">
        <w:rPr>
          <w:rFonts w:ascii="Arial" w:hAnsi="Arial" w:cs="Arial"/>
          <w:lang w:val="hy-AM"/>
          <w:rPrChange w:id="10085" w:author="Զարինե Սարգսյան" w:date="2026-04-06T11:03:00Z">
            <w:rPr>
              <w:rFonts w:ascii="Arial" w:hAnsi="Arial" w:cs="Arial"/>
            </w:rPr>
          </w:rPrChange>
        </w:rPr>
        <w:t>Արգելադրումների</w:t>
      </w:r>
      <w:r w:rsidRPr="00537147">
        <w:rPr>
          <w:lang w:val="hy-AM"/>
          <w:rPrChange w:id="1008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87" w:author="Զարինե Սարգսյան" w:date="2026-04-06T11:03:00Z">
            <w:rPr>
              <w:rFonts w:ascii="Arial" w:hAnsi="Arial" w:cs="Arial"/>
            </w:rPr>
          </w:rPrChange>
        </w:rPr>
        <w:t>գործընթացի</w:t>
      </w:r>
      <w:r w:rsidRPr="00537147">
        <w:rPr>
          <w:lang w:val="hy-AM"/>
          <w:rPrChange w:id="1008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89" w:author="Զարինե Սարգսյան" w:date="2026-04-06T11:03:00Z">
            <w:rPr>
              <w:rFonts w:ascii="Arial" w:hAnsi="Arial" w:cs="Arial"/>
            </w:rPr>
          </w:rPrChange>
        </w:rPr>
        <w:t>ավտոմատացման</w:t>
      </w:r>
      <w:r w:rsidRPr="00537147">
        <w:rPr>
          <w:lang w:val="hy-AM"/>
          <w:rPrChange w:id="1009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91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1009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93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1009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95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009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97" w:author="Զարինե Սարգսյան" w:date="2026-04-06T11:03:00Z">
            <w:rPr>
              <w:rFonts w:ascii="Arial" w:hAnsi="Arial" w:cs="Arial"/>
            </w:rPr>
          </w:rPrChange>
        </w:rPr>
        <w:t>կարգի</w:t>
      </w:r>
      <w:r w:rsidRPr="00537147">
        <w:rPr>
          <w:lang w:val="hy-AM"/>
          <w:rPrChange w:id="1009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099" w:author="Զարինե Սարգսյան" w:date="2026-04-06T11:03:00Z">
            <w:rPr>
              <w:rFonts w:ascii="Arial" w:hAnsi="Arial" w:cs="Arial"/>
            </w:rPr>
          </w:rPrChange>
        </w:rPr>
        <w:t>համաձայն</w:t>
      </w:r>
      <w:r w:rsidRPr="00537147">
        <w:rPr>
          <w:lang w:val="hy-AM"/>
          <w:rPrChange w:id="1010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01" w:author="Զարինե Սարգսյան" w:date="2026-04-06T11:03:00Z">
            <w:rPr>
              <w:rFonts w:ascii="Arial" w:hAnsi="Arial" w:cs="Arial"/>
            </w:rPr>
          </w:rPrChange>
        </w:rPr>
        <w:t>ուղարկվող</w:t>
      </w:r>
      <w:r w:rsidRPr="00537147">
        <w:rPr>
          <w:lang w:val="hy-AM"/>
          <w:rPrChange w:id="1010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03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010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05" w:author="Զարինե Սարգսյան" w:date="2026-04-06T11:03:00Z">
            <w:rPr>
              <w:rFonts w:ascii="Arial" w:hAnsi="Arial" w:cs="Arial"/>
            </w:rPr>
          </w:rPrChange>
        </w:rPr>
        <w:t>փոխկապվածությունը</w:t>
      </w:r>
      <w:r w:rsidRPr="00537147">
        <w:rPr>
          <w:lang w:val="hy-AM"/>
          <w:rPrChange w:id="1010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07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1010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09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011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11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011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13" w:author="Զարինե Սարգսյան" w:date="2026-04-06T11:03:00Z">
            <w:rPr>
              <w:rFonts w:ascii="Arial" w:hAnsi="Arial" w:cs="Arial"/>
            </w:rPr>
          </w:rPrChange>
        </w:rPr>
        <w:t>կարգի</w:t>
      </w:r>
      <w:r w:rsidRPr="00537147">
        <w:rPr>
          <w:lang w:val="hy-AM"/>
          <w:rPrChange w:id="1011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15" w:author="Զարինե Սարգսյան" w:date="2026-04-06T11:03:00Z">
            <w:rPr>
              <w:rFonts w:ascii="Arial" w:hAnsi="Arial" w:cs="Arial"/>
            </w:rPr>
          </w:rPrChange>
        </w:rPr>
        <w:t>Հավելված</w:t>
      </w:r>
      <w:r w:rsidRPr="00537147">
        <w:rPr>
          <w:lang w:val="hy-AM"/>
          <w:rPrChange w:id="10116" w:author="Զարինե Սարգսյան" w:date="2026-04-06T11:03:00Z">
            <w:rPr/>
          </w:rPrChange>
        </w:rPr>
        <w:t xml:space="preserve"> 2-</w:t>
      </w:r>
      <w:r w:rsidRPr="00537147">
        <w:rPr>
          <w:rFonts w:ascii="Arial" w:hAnsi="Arial" w:cs="Arial"/>
          <w:lang w:val="hy-AM"/>
          <w:rPrChange w:id="10117" w:author="Զարինե Սարգսյան" w:date="2026-04-06T11:03:00Z">
            <w:rPr>
              <w:rFonts w:ascii="Arial" w:hAnsi="Arial" w:cs="Arial"/>
            </w:rPr>
          </w:rPrChange>
        </w:rPr>
        <w:t>ում</w:t>
      </w:r>
      <w:r w:rsidRPr="00537147">
        <w:rPr>
          <w:lang w:val="hy-AM"/>
          <w:rPrChange w:id="10118" w:author="Զարինե Սարգսյան" w:date="2026-04-06T11:03:00Z">
            <w:rPr/>
          </w:rPrChange>
        </w:rPr>
        <w:t>:</w:t>
      </w:r>
    </w:p>
    <w:p w14:paraId="1527BDCB" w14:textId="77777777" w:rsidR="00A320B0" w:rsidRPr="00537147" w:rsidRDefault="00A320B0" w:rsidP="00A320B0">
      <w:pPr>
        <w:rPr>
          <w:lang w:val="hy-AM"/>
          <w:rPrChange w:id="10119" w:author="Զարինե Սարգսյան" w:date="2026-04-06T11:03:00Z">
            <w:rPr/>
          </w:rPrChange>
        </w:rPr>
      </w:pPr>
      <w:r w:rsidRPr="00537147">
        <w:rPr>
          <w:lang w:val="hy-AM"/>
          <w:rPrChange w:id="10120" w:author="Զարինե Սարգսյան" w:date="2026-04-06T11:03:00Z">
            <w:rPr/>
          </w:rPrChange>
        </w:rPr>
        <w:t xml:space="preserve">40. </w:t>
      </w:r>
      <w:r w:rsidRPr="00537147">
        <w:rPr>
          <w:rFonts w:ascii="Arial" w:hAnsi="Arial" w:cs="Arial"/>
          <w:lang w:val="hy-AM"/>
          <w:rPrChange w:id="10121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012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23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012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25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1012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27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հաղորդագրություններին</w:t>
      </w:r>
      <w:r w:rsidRPr="00537147">
        <w:rPr>
          <w:lang w:val="hy-AM"/>
          <w:rPrChange w:id="1012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29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1013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31" w:author="Զարինե Սարգսյան" w:date="2026-04-06T11:03:00Z">
            <w:rPr>
              <w:rFonts w:ascii="Arial" w:hAnsi="Arial" w:cs="Arial"/>
            </w:rPr>
          </w:rPrChange>
        </w:rPr>
        <w:t>էլեկտրոնային</w:t>
      </w:r>
      <w:r w:rsidRPr="00537147">
        <w:rPr>
          <w:lang w:val="hy-AM"/>
          <w:rPrChange w:id="1013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33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013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35" w:author="Զարինե Սարգսյան" w:date="2026-04-06T11:03:00Z">
            <w:rPr>
              <w:rFonts w:ascii="Arial" w:hAnsi="Arial" w:cs="Arial"/>
            </w:rPr>
          </w:rPrChange>
        </w:rPr>
        <w:t>դաշտերը</w:t>
      </w:r>
      <w:r w:rsidRPr="00537147">
        <w:rPr>
          <w:lang w:val="hy-AM"/>
          <w:rPrChange w:id="10136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0137" w:author="Զարինե Սարգսյան" w:date="2026-04-06T11:03:00Z">
            <w:rPr>
              <w:rFonts w:ascii="Arial" w:hAnsi="Arial" w:cs="Arial"/>
            </w:rPr>
          </w:rPrChange>
        </w:rPr>
        <w:t>դրանց</w:t>
      </w:r>
      <w:r w:rsidRPr="00537147">
        <w:rPr>
          <w:lang w:val="hy-AM"/>
          <w:rPrChange w:id="1013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39" w:author="Զարինե Սարգսյան" w:date="2026-04-06T11:03:00Z">
            <w:rPr>
              <w:rFonts w:ascii="Arial" w:hAnsi="Arial" w:cs="Arial"/>
            </w:rPr>
          </w:rPrChange>
        </w:rPr>
        <w:t>տեխնիկածրագրային</w:t>
      </w:r>
      <w:r w:rsidRPr="00537147">
        <w:rPr>
          <w:lang w:val="hy-AM"/>
          <w:rPrChange w:id="1014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41" w:author="Զարինե Սարգսյան" w:date="2026-04-06T11:03:00Z">
            <w:rPr>
              <w:rFonts w:ascii="Arial" w:hAnsi="Arial" w:cs="Arial"/>
            </w:rPr>
          </w:rPrChange>
        </w:rPr>
        <w:t>նկարագրությունը</w:t>
      </w:r>
      <w:r w:rsidRPr="00537147">
        <w:rPr>
          <w:lang w:val="hy-AM"/>
          <w:rPrChange w:id="1014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43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014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45" w:author="Զարինե Սարգսյան" w:date="2026-04-06T11:03:00Z">
            <w:rPr>
              <w:rFonts w:ascii="Arial" w:hAnsi="Arial" w:cs="Arial"/>
            </w:rPr>
          </w:rPrChange>
        </w:rPr>
        <w:t>լրացման</w:t>
      </w:r>
      <w:r w:rsidRPr="00537147">
        <w:rPr>
          <w:lang w:val="hy-AM"/>
          <w:rPrChange w:id="1014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47" w:author="Զարինե Սարգսյան" w:date="2026-04-06T11:03:00Z">
            <w:rPr>
              <w:rFonts w:ascii="Arial" w:hAnsi="Arial" w:cs="Arial"/>
            </w:rPr>
          </w:rPrChange>
        </w:rPr>
        <w:t>կանոնները</w:t>
      </w:r>
      <w:r w:rsidRPr="00537147">
        <w:rPr>
          <w:lang w:val="hy-AM"/>
          <w:rPrChange w:id="1014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49" w:author="Զարինե Սարգսյան" w:date="2026-04-06T11:03:00Z">
            <w:rPr>
              <w:rFonts w:ascii="Arial" w:hAnsi="Arial" w:cs="Arial"/>
            </w:rPr>
          </w:rPrChange>
        </w:rPr>
        <w:t>սահմանվում</w:t>
      </w:r>
      <w:r w:rsidRPr="00537147">
        <w:rPr>
          <w:lang w:val="hy-AM"/>
          <w:rPrChange w:id="1015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51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1015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53" w:author="Զարինե Սարգսյան" w:date="2026-04-06T11:03:00Z">
            <w:rPr>
              <w:rFonts w:ascii="Arial" w:hAnsi="Arial" w:cs="Arial"/>
            </w:rPr>
          </w:rPrChange>
        </w:rPr>
        <w:t>Կենտրոնական</w:t>
      </w:r>
      <w:r w:rsidRPr="00537147">
        <w:rPr>
          <w:lang w:val="hy-AM"/>
          <w:rPrChange w:id="1015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55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1015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57" w:author="Զարինե Սարգսյան" w:date="2026-04-06T11:03:00Z">
            <w:rPr>
              <w:rFonts w:ascii="Arial" w:hAnsi="Arial" w:cs="Arial"/>
            </w:rPr>
          </w:rPrChange>
        </w:rPr>
        <w:t>կողմից</w:t>
      </w:r>
      <w:r w:rsidRPr="00537147">
        <w:rPr>
          <w:lang w:val="hy-AM"/>
          <w:rPrChange w:id="10158" w:author="Զարինե Սարգսյան" w:date="2026-04-06T11:03:00Z">
            <w:rPr/>
          </w:rPrChange>
        </w:rPr>
        <w:t xml:space="preserve">: </w:t>
      </w:r>
      <w:r w:rsidRPr="00537147">
        <w:rPr>
          <w:rFonts w:ascii="Arial" w:hAnsi="Arial" w:cs="Arial"/>
          <w:lang w:val="hy-AM"/>
          <w:rPrChange w:id="10159" w:author="Զարինե Սարգսյան" w:date="2026-04-06T11:03:00Z">
            <w:rPr>
              <w:rFonts w:ascii="Arial" w:hAnsi="Arial" w:cs="Arial"/>
            </w:rPr>
          </w:rPrChange>
        </w:rPr>
        <w:t>Ընդ</w:t>
      </w:r>
      <w:r w:rsidRPr="00537147">
        <w:rPr>
          <w:lang w:val="hy-AM"/>
          <w:rPrChange w:id="1016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61" w:author="Զարինե Սարգսյան" w:date="2026-04-06T11:03:00Z">
            <w:rPr>
              <w:rFonts w:ascii="Arial" w:hAnsi="Arial" w:cs="Arial"/>
            </w:rPr>
          </w:rPrChange>
        </w:rPr>
        <w:t>որում</w:t>
      </w:r>
      <w:r w:rsidRPr="00537147">
        <w:rPr>
          <w:lang w:val="hy-AM"/>
          <w:rPrChange w:id="10162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0163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016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65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016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67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1016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69" w:author="Զարինե Սարգսյան" w:date="2026-04-06T11:03:00Z">
            <w:rPr>
              <w:rFonts w:ascii="Arial" w:hAnsi="Arial" w:cs="Arial"/>
            </w:rPr>
          </w:rPrChange>
        </w:rPr>
        <w:t>նվազագույն</w:t>
      </w:r>
      <w:r w:rsidRPr="00537147">
        <w:rPr>
          <w:lang w:val="hy-AM"/>
          <w:rPrChange w:id="1017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71" w:author="Զարինե Սարգսյան" w:date="2026-04-06T11:03:00Z">
            <w:rPr>
              <w:rFonts w:ascii="Arial" w:hAnsi="Arial" w:cs="Arial"/>
            </w:rPr>
          </w:rPrChange>
        </w:rPr>
        <w:t>տեղեկատվությունից</w:t>
      </w:r>
      <w:r w:rsidRPr="00537147">
        <w:rPr>
          <w:lang w:val="hy-AM"/>
          <w:rPrChange w:id="1017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73" w:author="Զարինե Սարգսյան" w:date="2026-04-06T11:03:00Z">
            <w:rPr>
              <w:rFonts w:ascii="Arial" w:hAnsi="Arial" w:cs="Arial"/>
            </w:rPr>
          </w:rPrChange>
        </w:rPr>
        <w:t>բացի</w:t>
      </w:r>
      <w:r w:rsidRPr="00537147">
        <w:rPr>
          <w:lang w:val="hy-AM"/>
          <w:rPrChange w:id="1017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75" w:author="Զարինե Սարգսյան" w:date="2026-04-06T11:03:00Z">
            <w:rPr>
              <w:rFonts w:ascii="Arial" w:hAnsi="Arial" w:cs="Arial"/>
            </w:rPr>
          </w:rPrChange>
        </w:rPr>
        <w:t>էլեկտրոնային</w:t>
      </w:r>
      <w:r w:rsidRPr="00537147">
        <w:rPr>
          <w:lang w:val="hy-AM"/>
          <w:rPrChange w:id="1017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77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հաղորդագրությունները</w:t>
      </w:r>
      <w:r w:rsidRPr="00537147">
        <w:rPr>
          <w:lang w:val="hy-AM"/>
          <w:rPrChange w:id="1017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79" w:author="Զարինե Սարգսյան" w:date="2026-04-06T11:03:00Z">
            <w:rPr>
              <w:rFonts w:ascii="Arial" w:hAnsi="Arial" w:cs="Arial"/>
            </w:rPr>
          </w:rPrChange>
        </w:rPr>
        <w:t>կարող</w:t>
      </w:r>
      <w:r w:rsidRPr="00537147">
        <w:rPr>
          <w:lang w:val="hy-AM"/>
          <w:rPrChange w:id="1018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81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1018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83" w:author="Զարինե Սարգսյան" w:date="2026-04-06T11:03:00Z">
            <w:rPr>
              <w:rFonts w:ascii="Arial" w:hAnsi="Arial" w:cs="Arial"/>
            </w:rPr>
          </w:rPrChange>
        </w:rPr>
        <w:t>պարունակել</w:t>
      </w:r>
      <w:r w:rsidRPr="00537147">
        <w:rPr>
          <w:lang w:val="hy-AM"/>
          <w:rPrChange w:id="1018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85" w:author="Զարինե Սարգսյան" w:date="2026-04-06T11:03:00Z">
            <w:rPr>
              <w:rFonts w:ascii="Arial" w:hAnsi="Arial" w:cs="Arial"/>
            </w:rPr>
          </w:rPrChange>
        </w:rPr>
        <w:t>նաև</w:t>
      </w:r>
      <w:r w:rsidRPr="00537147">
        <w:rPr>
          <w:lang w:val="hy-AM"/>
          <w:rPrChange w:id="1018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87" w:author="Զարինե Սարգսյան" w:date="2026-04-06T11:03:00Z">
            <w:rPr>
              <w:rFonts w:ascii="Arial" w:hAnsi="Arial" w:cs="Arial"/>
            </w:rPr>
          </w:rPrChange>
        </w:rPr>
        <w:t>այլ</w:t>
      </w:r>
      <w:r w:rsidRPr="00537147">
        <w:rPr>
          <w:lang w:val="hy-AM"/>
          <w:rPrChange w:id="1018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89" w:author="Զարինե Սարգսյան" w:date="2026-04-06T11:03:00Z">
            <w:rPr>
              <w:rFonts w:ascii="Arial" w:hAnsi="Arial" w:cs="Arial"/>
            </w:rPr>
          </w:rPrChange>
        </w:rPr>
        <w:t>տվյալներ</w:t>
      </w:r>
      <w:r w:rsidRPr="00537147">
        <w:rPr>
          <w:lang w:val="hy-AM"/>
          <w:rPrChange w:id="10190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0191" w:author="Զարինե Սարգսյան" w:date="2026-04-06T11:03:00Z">
            <w:rPr>
              <w:rFonts w:ascii="Arial" w:hAnsi="Arial" w:cs="Arial"/>
            </w:rPr>
          </w:rPrChange>
        </w:rPr>
        <w:t>եթե</w:t>
      </w:r>
      <w:r w:rsidRPr="00537147">
        <w:rPr>
          <w:lang w:val="hy-AM"/>
          <w:rPrChange w:id="1019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93" w:author="Զարինե Սարգսյան" w:date="2026-04-06T11:03:00Z">
            <w:rPr>
              <w:rFonts w:ascii="Arial" w:hAnsi="Arial" w:cs="Arial"/>
            </w:rPr>
          </w:rPrChange>
        </w:rPr>
        <w:t>դրանց</w:t>
      </w:r>
      <w:r w:rsidRPr="00537147">
        <w:rPr>
          <w:lang w:val="hy-AM"/>
          <w:rPrChange w:id="1019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95" w:author="Զարինե Սարգսյան" w:date="2026-04-06T11:03:00Z">
            <w:rPr>
              <w:rFonts w:ascii="Arial" w:hAnsi="Arial" w:cs="Arial"/>
            </w:rPr>
          </w:rPrChange>
        </w:rPr>
        <w:t>համար</w:t>
      </w:r>
      <w:r w:rsidRPr="00537147">
        <w:rPr>
          <w:lang w:val="hy-AM"/>
          <w:rPrChange w:id="1019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97" w:author="Զարինե Սարգսյան" w:date="2026-04-06T11:03:00Z">
            <w:rPr>
              <w:rFonts w:ascii="Arial" w:hAnsi="Arial" w:cs="Arial"/>
            </w:rPr>
          </w:rPrChange>
        </w:rPr>
        <w:t>Կենտրոնական</w:t>
      </w:r>
      <w:r w:rsidRPr="00537147">
        <w:rPr>
          <w:lang w:val="hy-AM"/>
          <w:rPrChange w:id="1019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199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1020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01" w:author="Զարինե Սարգսյան" w:date="2026-04-06T11:03:00Z">
            <w:rPr>
              <w:rFonts w:ascii="Arial" w:hAnsi="Arial" w:cs="Arial"/>
            </w:rPr>
          </w:rPrChange>
        </w:rPr>
        <w:t>կողմից</w:t>
      </w:r>
      <w:r w:rsidRPr="00537147">
        <w:rPr>
          <w:lang w:val="hy-AM"/>
          <w:rPrChange w:id="1020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03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1020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05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1020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07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1020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09" w:author="Զարինե Սարգսյան" w:date="2026-04-06T11:03:00Z">
            <w:rPr>
              <w:rFonts w:ascii="Arial" w:hAnsi="Arial" w:cs="Arial"/>
            </w:rPr>
          </w:rPrChange>
        </w:rPr>
        <w:t>դաշտեր</w:t>
      </w:r>
      <w:r w:rsidRPr="00537147">
        <w:rPr>
          <w:lang w:val="hy-AM"/>
          <w:rPrChange w:id="10210" w:author="Զարինե Սարգսյան" w:date="2026-04-06T11:03:00Z">
            <w:rPr/>
          </w:rPrChange>
        </w:rPr>
        <w:t xml:space="preserve">: </w:t>
      </w:r>
      <w:r w:rsidRPr="00537147">
        <w:rPr>
          <w:rFonts w:ascii="Arial" w:hAnsi="Arial" w:cs="Arial"/>
          <w:lang w:val="hy-AM"/>
          <w:rPrChange w:id="10211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021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13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021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15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1021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17" w:author="Զարինե Սարգսյան" w:date="2026-04-06T11:03:00Z">
            <w:rPr>
              <w:rFonts w:ascii="Arial" w:hAnsi="Arial" w:cs="Arial"/>
            </w:rPr>
          </w:rPrChange>
        </w:rPr>
        <w:t>որոշ</w:t>
      </w:r>
      <w:r w:rsidRPr="00537147">
        <w:rPr>
          <w:lang w:val="hy-AM"/>
          <w:rPrChange w:id="1021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19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022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21" w:author="Զարինե Սարգսյան" w:date="2026-04-06T11:03:00Z">
            <w:rPr>
              <w:rFonts w:ascii="Arial" w:hAnsi="Arial" w:cs="Arial"/>
            </w:rPr>
          </w:rPrChange>
        </w:rPr>
        <w:t>համար</w:t>
      </w:r>
      <w:r w:rsidRPr="00537147">
        <w:rPr>
          <w:lang w:val="hy-AM"/>
          <w:rPrChange w:id="1022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23" w:author="Զարինե Սարգսյան" w:date="2026-04-06T11:03:00Z">
            <w:rPr>
              <w:rFonts w:ascii="Arial" w:hAnsi="Arial" w:cs="Arial"/>
            </w:rPr>
          </w:rPrChange>
        </w:rPr>
        <w:t>կարող</w:t>
      </w:r>
      <w:r w:rsidRPr="00537147">
        <w:rPr>
          <w:lang w:val="hy-AM"/>
          <w:rPrChange w:id="1022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25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022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27" w:author="Զարինե Սարգսյան" w:date="2026-04-06T11:03:00Z">
            <w:rPr>
              <w:rFonts w:ascii="Arial" w:hAnsi="Arial" w:cs="Arial"/>
            </w:rPr>
          </w:rPrChange>
        </w:rPr>
        <w:t>կիրառվել</w:t>
      </w:r>
      <w:r w:rsidRPr="00537147">
        <w:rPr>
          <w:lang w:val="hy-AM"/>
          <w:rPrChange w:id="1022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29" w:author="Զարինե Սարգսյան" w:date="2026-04-06T11:03:00Z">
            <w:rPr>
              <w:rFonts w:ascii="Arial" w:hAnsi="Arial" w:cs="Arial"/>
            </w:rPr>
          </w:rPrChange>
        </w:rPr>
        <w:t>միևնույն</w:t>
      </w:r>
      <w:r w:rsidRPr="00537147">
        <w:rPr>
          <w:lang w:val="hy-AM"/>
          <w:rPrChange w:id="1023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31" w:author="Զարինե Սարգսյան" w:date="2026-04-06T11:03:00Z">
            <w:rPr>
              <w:rFonts w:ascii="Arial" w:hAnsi="Arial" w:cs="Arial"/>
            </w:rPr>
          </w:rPrChange>
        </w:rPr>
        <w:t>էլեկտրոնային</w:t>
      </w:r>
      <w:r w:rsidRPr="00537147">
        <w:rPr>
          <w:lang w:val="hy-AM"/>
          <w:rPrChange w:id="1023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33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10234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0235" w:author="Զարինե Սարգսյան" w:date="2026-04-06T11:03:00Z">
            <w:rPr>
              <w:rFonts w:ascii="Arial" w:hAnsi="Arial" w:cs="Arial"/>
            </w:rPr>
          </w:rPrChange>
        </w:rPr>
        <w:t>եթե</w:t>
      </w:r>
      <w:r w:rsidRPr="00537147">
        <w:rPr>
          <w:lang w:val="hy-AM"/>
          <w:rPrChange w:id="1023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37" w:author="Զարինե Սարգսյան" w:date="2026-04-06T11:03:00Z">
            <w:rPr>
              <w:rFonts w:ascii="Arial" w:hAnsi="Arial" w:cs="Arial"/>
            </w:rPr>
          </w:rPrChange>
        </w:rPr>
        <w:t>էլեկտրոնային</w:t>
      </w:r>
      <w:r w:rsidRPr="00537147">
        <w:rPr>
          <w:lang w:val="hy-AM"/>
          <w:rPrChange w:id="1023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39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024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41" w:author="Զարինե Սարգսյան" w:date="2026-04-06T11:03:00Z">
            <w:rPr>
              <w:rFonts w:ascii="Arial" w:hAnsi="Arial" w:cs="Arial"/>
            </w:rPr>
          </w:rPrChange>
        </w:rPr>
        <w:t>կիրառման</w:t>
      </w:r>
      <w:r w:rsidRPr="00537147">
        <w:rPr>
          <w:lang w:val="hy-AM"/>
          <w:rPrChange w:id="1024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43" w:author="Զարինե Սարգսյան" w:date="2026-04-06T11:03:00Z">
            <w:rPr>
              <w:rFonts w:ascii="Arial" w:hAnsi="Arial" w:cs="Arial"/>
            </w:rPr>
          </w:rPrChange>
        </w:rPr>
        <w:t>կանոններով</w:t>
      </w:r>
      <w:r w:rsidRPr="00537147">
        <w:rPr>
          <w:lang w:val="hy-AM"/>
          <w:rPrChange w:id="1024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45" w:author="Զարինե Սարգսյան" w:date="2026-04-06T11:03:00Z">
            <w:rPr>
              <w:rFonts w:ascii="Arial" w:hAnsi="Arial" w:cs="Arial"/>
            </w:rPr>
          </w:rPrChange>
        </w:rPr>
        <w:t>սահմանվել</w:t>
      </w:r>
      <w:r w:rsidRPr="00537147">
        <w:rPr>
          <w:lang w:val="hy-AM"/>
          <w:rPrChange w:id="1024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47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1024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49" w:author="Զարինե Սարգսյան" w:date="2026-04-06T11:03:00Z">
            <w:rPr>
              <w:rFonts w:ascii="Arial" w:hAnsi="Arial" w:cs="Arial"/>
            </w:rPr>
          </w:rPrChange>
        </w:rPr>
        <w:t>այդ</w:t>
      </w:r>
      <w:r w:rsidRPr="00537147">
        <w:rPr>
          <w:lang w:val="hy-AM"/>
          <w:rPrChange w:id="1025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51" w:author="Զարինե Սարգսյան" w:date="2026-04-06T11:03:00Z">
            <w:rPr>
              <w:rFonts w:ascii="Arial" w:hAnsi="Arial" w:cs="Arial"/>
            </w:rPr>
          </w:rPrChange>
        </w:rPr>
        <w:t>դեպքերը</w:t>
      </w:r>
      <w:r w:rsidRPr="00537147">
        <w:rPr>
          <w:lang w:val="hy-AM"/>
          <w:rPrChange w:id="10252" w:author="Զարինե Սարգսյան" w:date="2026-04-06T11:03:00Z">
            <w:rPr/>
          </w:rPrChange>
        </w:rPr>
        <w:t>:</w:t>
      </w:r>
    </w:p>
    <w:p w14:paraId="30A8C680" w14:textId="77777777" w:rsidR="00A320B0" w:rsidRPr="00537147" w:rsidRDefault="00A320B0" w:rsidP="00A320B0">
      <w:pPr>
        <w:rPr>
          <w:lang w:val="hy-AM"/>
          <w:rPrChange w:id="10253" w:author="Զարինե Սարգսյան" w:date="2026-04-06T11:03:00Z">
            <w:rPr/>
          </w:rPrChange>
        </w:rPr>
      </w:pPr>
      <w:r w:rsidRPr="00537147">
        <w:rPr>
          <w:lang w:val="hy-AM"/>
          <w:rPrChange w:id="10254" w:author="Զարինե Սարգսյան" w:date="2026-04-06T11:03:00Z">
            <w:rPr/>
          </w:rPrChange>
        </w:rPr>
        <w:t xml:space="preserve">41. </w:t>
      </w:r>
      <w:r w:rsidRPr="00537147">
        <w:rPr>
          <w:rFonts w:ascii="Arial" w:hAnsi="Arial" w:cs="Arial"/>
          <w:lang w:val="hy-AM"/>
          <w:rPrChange w:id="10255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025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57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025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59" w:author="Զարինե Սարգսյան" w:date="2026-04-06T11:03:00Z">
            <w:rPr>
              <w:rFonts w:ascii="Arial" w:hAnsi="Arial" w:cs="Arial"/>
            </w:rPr>
          </w:rPrChange>
        </w:rPr>
        <w:t>էլեկտրոնային</w:t>
      </w:r>
      <w:r w:rsidRPr="00537147">
        <w:rPr>
          <w:lang w:val="hy-AM"/>
          <w:rPrChange w:id="1026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61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հաղորդագրություններին</w:t>
      </w:r>
      <w:r w:rsidRPr="00537147">
        <w:rPr>
          <w:lang w:val="hy-AM"/>
          <w:rPrChange w:id="1026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63" w:author="Զարինե Սարգսյան" w:date="2026-04-06T11:03:00Z">
            <w:rPr>
              <w:rFonts w:ascii="Arial" w:hAnsi="Arial" w:cs="Arial"/>
            </w:rPr>
          </w:rPrChange>
        </w:rPr>
        <w:t>տրված</w:t>
      </w:r>
      <w:r w:rsidRPr="00537147">
        <w:rPr>
          <w:lang w:val="hy-AM"/>
          <w:rPrChange w:id="1026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65" w:author="Զարինե Սարգսյան" w:date="2026-04-06T11:03:00Z">
            <w:rPr>
              <w:rFonts w:ascii="Arial" w:hAnsi="Arial" w:cs="Arial"/>
            </w:rPr>
          </w:rPrChange>
        </w:rPr>
        <w:t>համարները</w:t>
      </w:r>
      <w:r w:rsidRPr="00537147">
        <w:rPr>
          <w:lang w:val="hy-AM"/>
          <w:rPrChange w:id="1026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67" w:author="Զարինե Սարգսյան" w:date="2026-04-06T11:03:00Z">
            <w:rPr>
              <w:rFonts w:ascii="Arial" w:hAnsi="Arial" w:cs="Arial"/>
            </w:rPr>
          </w:rPrChange>
        </w:rPr>
        <w:t>պայմանական</w:t>
      </w:r>
      <w:r w:rsidRPr="00537147">
        <w:rPr>
          <w:lang w:val="hy-AM"/>
          <w:rPrChange w:id="1026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69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1027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71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027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73" w:author="Զարինե Սարգսյան" w:date="2026-04-06T11:03:00Z">
            <w:rPr>
              <w:rFonts w:ascii="Arial" w:hAnsi="Arial" w:cs="Arial"/>
            </w:rPr>
          </w:rPrChange>
        </w:rPr>
        <w:t>չեն</w:t>
      </w:r>
      <w:r w:rsidRPr="00537147">
        <w:rPr>
          <w:lang w:val="hy-AM"/>
          <w:rPrChange w:id="1027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75" w:author="Զարինե Սարգսյան" w:date="2026-04-06T11:03:00Z">
            <w:rPr>
              <w:rFonts w:ascii="Arial" w:hAnsi="Arial" w:cs="Arial"/>
            </w:rPr>
          </w:rPrChange>
        </w:rPr>
        <w:t>վերաբերում</w:t>
      </w:r>
      <w:r w:rsidRPr="00537147">
        <w:rPr>
          <w:lang w:val="hy-AM"/>
          <w:rPrChange w:id="1027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77" w:author="Զարինե Սարգսյան" w:date="2026-04-06T11:03:00Z">
            <w:rPr>
              <w:rFonts w:ascii="Arial" w:hAnsi="Arial" w:cs="Arial"/>
            </w:rPr>
          </w:rPrChange>
        </w:rPr>
        <w:t>տեխնիկածրագրային</w:t>
      </w:r>
      <w:r w:rsidRPr="00537147">
        <w:rPr>
          <w:lang w:val="hy-AM"/>
          <w:rPrChange w:id="1027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79" w:author="Զարինե Սարգսյան" w:date="2026-04-06T11:03:00Z">
            <w:rPr>
              <w:rFonts w:ascii="Arial" w:hAnsi="Arial" w:cs="Arial"/>
            </w:rPr>
          </w:rPrChange>
        </w:rPr>
        <w:t>միջավայրում</w:t>
      </w:r>
      <w:r w:rsidRPr="00537147">
        <w:rPr>
          <w:lang w:val="hy-AM"/>
          <w:rPrChange w:id="1028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81" w:author="Զարինե Սարգսյան" w:date="2026-04-06T11:03:00Z">
            <w:rPr>
              <w:rFonts w:ascii="Arial" w:hAnsi="Arial" w:cs="Arial"/>
            </w:rPr>
          </w:rPrChange>
        </w:rPr>
        <w:t>այդ</w:t>
      </w:r>
      <w:r w:rsidRPr="00537147">
        <w:rPr>
          <w:lang w:val="hy-AM"/>
          <w:rPrChange w:id="1028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83" w:author="Զարինե Սարգսյան" w:date="2026-04-06T11:03:00Z">
            <w:rPr>
              <w:rFonts w:ascii="Arial" w:hAnsi="Arial" w:cs="Arial"/>
            </w:rPr>
          </w:rPrChange>
        </w:rPr>
        <w:t>էլեկտրոնային</w:t>
      </w:r>
      <w:r w:rsidRPr="00537147">
        <w:rPr>
          <w:lang w:val="hy-AM"/>
          <w:rPrChange w:id="1028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85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028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87" w:author="Զարինե Սարգսյան" w:date="2026-04-06T11:03:00Z">
            <w:rPr>
              <w:rFonts w:ascii="Arial" w:hAnsi="Arial" w:cs="Arial"/>
            </w:rPr>
          </w:rPrChange>
        </w:rPr>
        <w:t>կիրառման</w:t>
      </w:r>
      <w:r w:rsidRPr="00537147">
        <w:rPr>
          <w:lang w:val="hy-AM"/>
          <w:rPrChange w:id="1028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89" w:author="Զարինե Սարգսյան" w:date="2026-04-06T11:03:00Z">
            <w:rPr>
              <w:rFonts w:ascii="Arial" w:hAnsi="Arial" w:cs="Arial"/>
            </w:rPr>
          </w:rPrChange>
        </w:rPr>
        <w:t>համար</w:t>
      </w:r>
      <w:r w:rsidRPr="00537147">
        <w:rPr>
          <w:lang w:val="hy-AM"/>
          <w:rPrChange w:id="1029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91" w:author="Զարինե Սարգսյան" w:date="2026-04-06T11:03:00Z">
            <w:rPr>
              <w:rFonts w:ascii="Arial" w:hAnsi="Arial" w:cs="Arial"/>
            </w:rPr>
          </w:rPrChange>
        </w:rPr>
        <w:t>սահմանվող</w:t>
      </w:r>
      <w:r w:rsidRPr="00537147">
        <w:rPr>
          <w:lang w:val="hy-AM"/>
          <w:rPrChange w:id="1029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93" w:author="Զարինե Սարգսյան" w:date="2026-04-06T11:03:00Z">
            <w:rPr>
              <w:rFonts w:ascii="Arial" w:hAnsi="Arial" w:cs="Arial"/>
            </w:rPr>
          </w:rPrChange>
        </w:rPr>
        <w:t>կոդերին</w:t>
      </w:r>
      <w:r w:rsidRPr="00537147">
        <w:rPr>
          <w:lang w:val="hy-AM"/>
          <w:rPrChange w:id="10294" w:author="Զարինե Սարգսյան" w:date="2026-04-06T11:03:00Z">
            <w:rPr/>
          </w:rPrChange>
        </w:rPr>
        <w:t>:</w:t>
      </w:r>
    </w:p>
    <w:p w14:paraId="55D3E75A" w14:textId="77777777" w:rsidR="00A320B0" w:rsidRPr="00537147" w:rsidRDefault="00A320B0" w:rsidP="00A320B0">
      <w:pPr>
        <w:rPr>
          <w:lang w:val="hy-AM"/>
          <w:rPrChange w:id="10295" w:author="Զարինե Սարգսյան" w:date="2026-04-06T11:03:00Z">
            <w:rPr/>
          </w:rPrChange>
        </w:rPr>
      </w:pPr>
      <w:r w:rsidRPr="00537147">
        <w:rPr>
          <w:lang w:val="hy-AM"/>
          <w:rPrChange w:id="10296" w:author="Զարինե Սարգսյան" w:date="2026-04-06T11:03:00Z">
            <w:rPr/>
          </w:rPrChange>
        </w:rPr>
        <w:t xml:space="preserve">42. </w:t>
      </w:r>
      <w:r w:rsidRPr="00537147">
        <w:rPr>
          <w:rFonts w:ascii="Arial" w:hAnsi="Arial" w:cs="Arial"/>
          <w:lang w:val="hy-AM"/>
          <w:rPrChange w:id="10297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029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299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030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01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1030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03" w:author="Զարինե Սարգսյան" w:date="2026-04-06T11:03:00Z">
            <w:rPr>
              <w:rFonts w:ascii="Arial" w:hAnsi="Arial" w:cs="Arial"/>
            </w:rPr>
          </w:rPrChange>
        </w:rPr>
        <w:t>գործընթացների</w:t>
      </w:r>
      <w:r w:rsidRPr="00537147">
        <w:rPr>
          <w:lang w:val="hy-AM"/>
          <w:rPrChange w:id="1030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05" w:author="Զարինե Սարգսյան" w:date="2026-04-06T11:03:00Z">
            <w:rPr>
              <w:rFonts w:ascii="Arial" w:hAnsi="Arial" w:cs="Arial"/>
            </w:rPr>
          </w:rPrChange>
        </w:rPr>
        <w:t>ապահովման</w:t>
      </w:r>
      <w:r w:rsidRPr="00537147">
        <w:rPr>
          <w:lang w:val="hy-AM"/>
          <w:rPrChange w:id="1030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07" w:author="Զարինե Սարգսյան" w:date="2026-04-06T11:03:00Z">
            <w:rPr>
              <w:rFonts w:ascii="Arial" w:hAnsi="Arial" w:cs="Arial"/>
            </w:rPr>
          </w:rPrChange>
        </w:rPr>
        <w:t>նպատակով</w:t>
      </w:r>
      <w:r w:rsidRPr="00537147">
        <w:rPr>
          <w:lang w:val="hy-AM"/>
          <w:rPrChange w:id="1030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09" w:author="Զարինե Սարգսյան" w:date="2026-04-06T11:03:00Z">
            <w:rPr>
              <w:rFonts w:ascii="Arial" w:hAnsi="Arial" w:cs="Arial"/>
            </w:rPr>
          </w:rPrChange>
        </w:rPr>
        <w:t>յուրաքանչյուր</w:t>
      </w:r>
      <w:r w:rsidRPr="00537147">
        <w:rPr>
          <w:lang w:val="hy-AM"/>
          <w:rPrChange w:id="1031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11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1031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13" w:author="Զարինե Սարգսյան" w:date="2026-04-06T11:03:00Z">
            <w:rPr>
              <w:rFonts w:ascii="Arial" w:hAnsi="Arial" w:cs="Arial"/>
            </w:rPr>
          </w:rPrChange>
        </w:rPr>
        <w:t>կիրառման</w:t>
      </w:r>
      <w:r w:rsidRPr="00537147">
        <w:rPr>
          <w:lang w:val="hy-AM"/>
          <w:rPrChange w:id="1031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15" w:author="Զարինե Սարգսյան" w:date="2026-04-06T11:03:00Z">
            <w:rPr>
              <w:rFonts w:ascii="Arial" w:hAnsi="Arial" w:cs="Arial"/>
            </w:rPr>
          </w:rPrChange>
        </w:rPr>
        <w:t>ժամանակ</w:t>
      </w:r>
      <w:r w:rsidRPr="00537147">
        <w:rPr>
          <w:lang w:val="hy-AM"/>
          <w:rPrChange w:id="10316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0317" w:author="Զարինե Սարգսյան" w:date="2026-04-06T11:03:00Z">
            <w:rPr>
              <w:rFonts w:ascii="Arial" w:hAnsi="Arial" w:cs="Arial"/>
            </w:rPr>
          </w:rPrChange>
        </w:rPr>
        <w:t>հաղորդագրություն</w:t>
      </w:r>
      <w:r w:rsidRPr="00537147">
        <w:rPr>
          <w:lang w:val="hy-AM"/>
          <w:rPrChange w:id="1031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19" w:author="Զարինե Սարգսյան" w:date="2026-04-06T11:03:00Z">
            <w:rPr>
              <w:rFonts w:ascii="Arial" w:hAnsi="Arial" w:cs="Arial"/>
            </w:rPr>
          </w:rPrChange>
        </w:rPr>
        <w:t>ուղարկողին</w:t>
      </w:r>
      <w:r w:rsidRPr="00537147">
        <w:rPr>
          <w:lang w:val="hy-AM"/>
          <w:rPrChange w:id="1032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21" w:author="Զարինե Սարգսյան" w:date="2026-04-06T11:03:00Z">
            <w:rPr>
              <w:rFonts w:ascii="Arial" w:hAnsi="Arial" w:cs="Arial"/>
            </w:rPr>
          </w:rPrChange>
        </w:rPr>
        <w:t>պետք</w:t>
      </w:r>
      <w:r w:rsidRPr="00537147">
        <w:rPr>
          <w:lang w:val="hy-AM"/>
          <w:rPrChange w:id="1032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23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032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25" w:author="Զարինե Սարգսյան" w:date="2026-04-06T11:03:00Z">
            <w:rPr>
              <w:rFonts w:ascii="Arial" w:hAnsi="Arial" w:cs="Arial"/>
            </w:rPr>
          </w:rPrChange>
        </w:rPr>
        <w:t>տրամադրվի</w:t>
      </w:r>
      <w:r w:rsidRPr="00537147">
        <w:rPr>
          <w:lang w:val="hy-AM"/>
          <w:rPrChange w:id="1032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27" w:author="Զարինե Սարգսյան" w:date="2026-04-06T11:03:00Z">
            <w:rPr>
              <w:rFonts w:ascii="Arial" w:hAnsi="Arial" w:cs="Arial"/>
            </w:rPr>
          </w:rPrChange>
        </w:rPr>
        <w:t>հաստատում</w:t>
      </w:r>
      <w:r w:rsidRPr="00537147">
        <w:rPr>
          <w:lang w:val="hy-AM"/>
          <w:rPrChange w:id="10328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0329" w:author="Զարինե Սարգսյան" w:date="2026-04-06T11:03:00Z">
            <w:rPr>
              <w:rFonts w:ascii="Arial" w:hAnsi="Arial" w:cs="Arial"/>
            </w:rPr>
          </w:rPrChange>
        </w:rPr>
        <w:t>ձևավորված</w:t>
      </w:r>
      <w:r w:rsidRPr="00537147">
        <w:rPr>
          <w:lang w:val="hy-AM"/>
          <w:rPrChange w:id="1033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31" w:author="Զարինե Սարգսյան" w:date="2026-04-06T11:03:00Z">
            <w:rPr>
              <w:rFonts w:ascii="Arial" w:hAnsi="Arial" w:cs="Arial"/>
            </w:rPr>
          </w:rPrChange>
        </w:rPr>
        <w:t>հաղորդագրությունը</w:t>
      </w:r>
      <w:r w:rsidRPr="00537147">
        <w:rPr>
          <w:lang w:val="hy-AM"/>
          <w:rPrChange w:id="10332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33" w:author="Զարինե Սարգսյան" w:date="2026-04-06T11:03:00Z">
            <w:rPr>
              <w:rFonts w:ascii="Arial" w:hAnsi="Arial" w:cs="Arial"/>
            </w:rPr>
          </w:rPrChange>
        </w:rPr>
        <w:t>ստացողին</w:t>
      </w:r>
      <w:r w:rsidRPr="00537147">
        <w:rPr>
          <w:lang w:val="hy-AM"/>
          <w:rPrChange w:id="10334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35" w:author="Զարինե Սարգսյան" w:date="2026-04-06T11:03:00Z">
            <w:rPr>
              <w:rFonts w:ascii="Arial" w:hAnsi="Arial" w:cs="Arial"/>
            </w:rPr>
          </w:rPrChange>
        </w:rPr>
        <w:t>փաստացի</w:t>
      </w:r>
      <w:r w:rsidRPr="00537147">
        <w:rPr>
          <w:lang w:val="hy-AM"/>
          <w:rPrChange w:id="10336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37" w:author="Զարինե Սարգսյան" w:date="2026-04-06T11:03:00Z">
            <w:rPr>
              <w:rFonts w:ascii="Arial" w:hAnsi="Arial" w:cs="Arial"/>
            </w:rPr>
          </w:rPrChange>
        </w:rPr>
        <w:t>հասանելի</w:t>
      </w:r>
      <w:r w:rsidRPr="00537147">
        <w:rPr>
          <w:lang w:val="hy-AM"/>
          <w:rPrChange w:id="10338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39" w:author="Զարինե Սարգսյան" w:date="2026-04-06T11:03:00Z">
            <w:rPr>
              <w:rFonts w:ascii="Arial" w:hAnsi="Arial" w:cs="Arial"/>
            </w:rPr>
          </w:rPrChange>
        </w:rPr>
        <w:t>լինելու</w:t>
      </w:r>
      <w:r w:rsidRPr="00537147">
        <w:rPr>
          <w:lang w:val="hy-AM"/>
          <w:rPrChange w:id="10340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341" w:author="Զարինե Սարգսյան" w:date="2026-04-06T11:03:00Z">
            <w:rPr>
              <w:rFonts w:ascii="Arial" w:hAnsi="Arial" w:cs="Arial"/>
            </w:rPr>
          </w:rPrChange>
        </w:rPr>
        <w:t>մասին</w:t>
      </w:r>
      <w:r w:rsidRPr="00537147">
        <w:rPr>
          <w:lang w:val="hy-AM"/>
          <w:rPrChange w:id="10342" w:author="Զարինե Սարգսյան" w:date="2026-04-06T11:03:00Z">
            <w:rPr/>
          </w:rPrChange>
        </w:rPr>
        <w:t>:</w:t>
      </w:r>
    </w:p>
    <w:p w14:paraId="3D5F5325" w14:textId="77777777" w:rsidR="00A320B0" w:rsidRPr="00537147" w:rsidRDefault="00A320B0" w:rsidP="00A320B0">
      <w:pPr>
        <w:rPr>
          <w:lang w:val="hy-AM"/>
          <w:rPrChange w:id="10343" w:author="Զարինե Սարգսյան" w:date="2026-04-06T11:03:00Z">
            <w:rPr/>
          </w:rPrChange>
        </w:rPr>
      </w:pPr>
      <w:r w:rsidRPr="00537147">
        <w:rPr>
          <w:lang w:val="hy-AM"/>
          <w:rPrChange w:id="10344" w:author="Զարինե Սարգսյան" w:date="2026-04-06T11:03:00Z">
            <w:rPr/>
          </w:rPrChange>
        </w:rPr>
        <w:t> </w:t>
      </w:r>
    </w:p>
    <w:p w14:paraId="0D05780E" w14:textId="6EA65DD0" w:rsidR="00A320B0" w:rsidRPr="00537147" w:rsidDel="00C351F4" w:rsidRDefault="00A320B0" w:rsidP="00A320B0">
      <w:pPr>
        <w:rPr>
          <w:del w:id="10345" w:author="Զարինե Սարգսյան" w:date="2026-04-02T12:28:00Z"/>
          <w:lang w:val="hy-AM"/>
          <w:rPrChange w:id="10346" w:author="Զարինե Սարգսյան" w:date="2026-04-06T11:03:00Z">
            <w:rPr>
              <w:del w:id="10347" w:author="Զարինե Սարգսյան" w:date="2026-04-02T12:28:00Z"/>
            </w:rPr>
          </w:rPrChange>
        </w:rPr>
      </w:pPr>
      <w:commentRangeStart w:id="10348"/>
      <w:del w:id="10349" w:author="Զարինե Սարգսյան" w:date="2026-04-02T12:28:00Z">
        <w:r w:rsidRPr="00537147" w:rsidDel="00C351F4">
          <w:rPr>
            <w:rFonts w:ascii="Arial" w:hAnsi="Arial" w:cs="Arial"/>
            <w:b/>
            <w:bCs/>
            <w:lang w:val="hy-AM"/>
            <w:rPrChange w:id="10350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ԳԼՈՒԽ</w:delText>
        </w:r>
        <w:r w:rsidRPr="00537147" w:rsidDel="00C351F4">
          <w:rPr>
            <w:b/>
            <w:bCs/>
            <w:lang w:val="hy-AM"/>
            <w:rPrChange w:id="10351" w:author="Զարինե Սարգսյան" w:date="2026-04-06T11:03:00Z">
              <w:rPr>
                <w:b/>
                <w:bCs/>
              </w:rPr>
            </w:rPrChange>
          </w:rPr>
          <w:delText> 10. </w:delText>
        </w:r>
        <w:r w:rsidRPr="00537147" w:rsidDel="00C351F4">
          <w:rPr>
            <w:rFonts w:ascii="Arial" w:hAnsi="Arial" w:cs="Arial"/>
            <w:b/>
            <w:bCs/>
            <w:lang w:val="hy-AM"/>
            <w:rPrChange w:id="10352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ԿԵՆՏՐՈՆԱԿԱՆ</w:delText>
        </w:r>
        <w:r w:rsidRPr="00537147" w:rsidDel="00C351F4">
          <w:rPr>
            <w:b/>
            <w:bCs/>
            <w:lang w:val="hy-AM"/>
            <w:rPrChange w:id="10353" w:author="Զարինե Սարգսյան" w:date="2026-04-06T11:03:00Z">
              <w:rPr>
                <w:b/>
                <w:bCs/>
              </w:rPr>
            </w:rPrChange>
          </w:rPr>
          <w:delText> </w:delText>
        </w:r>
        <w:r w:rsidRPr="00537147" w:rsidDel="00C351F4">
          <w:rPr>
            <w:rFonts w:ascii="Arial" w:hAnsi="Arial" w:cs="Arial"/>
            <w:b/>
            <w:bCs/>
            <w:lang w:val="hy-AM"/>
            <w:rPrChange w:id="10354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ԲԱՆԿԻ</w:delText>
        </w:r>
        <w:r w:rsidRPr="00537147" w:rsidDel="00C351F4">
          <w:rPr>
            <w:b/>
            <w:bCs/>
            <w:lang w:val="hy-AM"/>
            <w:rPrChange w:id="10355" w:author="Զարինե Սարգսյան" w:date="2026-04-06T11:03:00Z">
              <w:rPr>
                <w:b/>
                <w:bCs/>
              </w:rPr>
            </w:rPrChange>
          </w:rPr>
          <w:delText> </w:delText>
        </w:r>
        <w:r w:rsidRPr="00537147" w:rsidDel="00C351F4">
          <w:rPr>
            <w:rFonts w:ascii="Arial" w:hAnsi="Arial" w:cs="Arial"/>
            <w:b/>
            <w:bCs/>
            <w:lang w:val="hy-AM"/>
            <w:rPrChange w:id="10356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ՄԻՋՆՈՐԴՈՒԹՅԱՄԲ</w:delText>
        </w:r>
        <w:r w:rsidRPr="00537147" w:rsidDel="00C351F4">
          <w:rPr>
            <w:b/>
            <w:bCs/>
            <w:lang w:val="hy-AM"/>
            <w:rPrChange w:id="10357" w:author="Զարինե Սարգսյան" w:date="2026-04-06T11:03:00Z">
              <w:rPr>
                <w:b/>
                <w:bCs/>
              </w:rPr>
            </w:rPrChange>
          </w:rPr>
          <w:delText> </w:delText>
        </w:r>
        <w:r w:rsidRPr="00537147" w:rsidDel="00C351F4">
          <w:rPr>
            <w:rFonts w:ascii="Arial" w:hAnsi="Arial" w:cs="Arial"/>
            <w:b/>
            <w:bCs/>
            <w:lang w:val="hy-AM"/>
            <w:rPrChange w:id="10358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ՓՈԽԱՆՑՎԱԾ</w:delText>
        </w:r>
        <w:r w:rsidRPr="00537147" w:rsidDel="00C351F4">
          <w:rPr>
            <w:b/>
            <w:bCs/>
            <w:lang w:val="hy-AM"/>
            <w:rPrChange w:id="10359" w:author="Զարինե Սարգսյան" w:date="2026-04-06T11:03:00Z">
              <w:rPr>
                <w:b/>
                <w:bCs/>
              </w:rPr>
            </w:rPrChange>
          </w:rPr>
          <w:delText> </w:delText>
        </w:r>
        <w:r w:rsidRPr="00537147" w:rsidDel="00C351F4">
          <w:rPr>
            <w:rFonts w:ascii="Arial" w:hAnsi="Arial" w:cs="Arial"/>
            <w:b/>
            <w:bCs/>
            <w:lang w:val="hy-AM"/>
            <w:rPrChange w:id="10360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ՀԱՂՈՐԴԱԳՐՈՒԹՅՈՒՆՆԵՐԻ</w:delText>
        </w:r>
        <w:r w:rsidRPr="00537147" w:rsidDel="00C351F4">
          <w:rPr>
            <w:b/>
            <w:bCs/>
            <w:lang w:val="hy-AM"/>
            <w:rPrChange w:id="10361" w:author="Զարինե Սարգսյան" w:date="2026-04-06T11:03:00Z">
              <w:rPr>
                <w:b/>
                <w:bCs/>
              </w:rPr>
            </w:rPrChange>
          </w:rPr>
          <w:delText> </w:delText>
        </w:r>
        <w:r w:rsidRPr="00537147" w:rsidDel="00C351F4">
          <w:rPr>
            <w:rFonts w:ascii="Arial" w:hAnsi="Arial" w:cs="Arial"/>
            <w:b/>
            <w:bCs/>
            <w:lang w:val="hy-AM"/>
            <w:rPrChange w:id="10362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ԿԻՐԱՌՈՒՄԸ</w:delText>
        </w:r>
        <w:r w:rsidRPr="00537147" w:rsidDel="00C351F4">
          <w:rPr>
            <w:b/>
            <w:bCs/>
            <w:lang w:val="hy-AM"/>
            <w:rPrChange w:id="10363" w:author="Զարինե Սարգսյան" w:date="2026-04-06T11:03:00Z">
              <w:rPr>
                <w:b/>
                <w:bCs/>
              </w:rPr>
            </w:rPrChange>
          </w:rPr>
          <w:delText> </w:delText>
        </w:r>
        <w:r w:rsidRPr="00537147" w:rsidDel="00C351F4">
          <w:rPr>
            <w:rFonts w:ascii="Arial" w:hAnsi="Arial" w:cs="Arial"/>
            <w:b/>
            <w:bCs/>
            <w:lang w:val="hy-AM"/>
            <w:rPrChange w:id="10364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ԵՎ</w:delText>
        </w:r>
        <w:r w:rsidRPr="00537147" w:rsidDel="00C351F4">
          <w:rPr>
            <w:b/>
            <w:bCs/>
            <w:lang w:val="hy-AM"/>
            <w:rPrChange w:id="10365" w:author="Զարինե Սարգսյան" w:date="2026-04-06T11:03:00Z">
              <w:rPr>
                <w:b/>
                <w:bCs/>
              </w:rPr>
            </w:rPrChange>
          </w:rPr>
          <w:delText> </w:delText>
        </w:r>
        <w:r w:rsidRPr="00537147" w:rsidDel="00C351F4">
          <w:rPr>
            <w:rFonts w:ascii="Arial" w:hAnsi="Arial" w:cs="Arial"/>
            <w:b/>
            <w:bCs/>
            <w:lang w:val="hy-AM"/>
            <w:rPrChange w:id="10366" w:author="Զարինե Սարգսյան" w:date="2026-04-06T11:03:00Z">
              <w:rPr>
                <w:rFonts w:ascii="Arial" w:hAnsi="Arial" w:cs="Arial"/>
                <w:b/>
                <w:bCs/>
              </w:rPr>
            </w:rPrChange>
          </w:rPr>
          <w:delText>ՊԱՀՊԱՆՈՒՄԸ</w:delText>
        </w:r>
        <w:commentRangeEnd w:id="10348"/>
        <w:r w:rsidR="00C351F4" w:rsidDel="00C351F4">
          <w:rPr>
            <w:rStyle w:val="CommentReference"/>
          </w:rPr>
          <w:commentReference w:id="10348"/>
        </w:r>
      </w:del>
    </w:p>
    <w:p w14:paraId="25DB5ABF" w14:textId="1E78599C" w:rsidR="00A320B0" w:rsidRPr="00537147" w:rsidDel="00C351F4" w:rsidRDefault="00A320B0" w:rsidP="00A320B0">
      <w:pPr>
        <w:rPr>
          <w:del w:id="10367" w:author="Զարինե Սարգսյան" w:date="2026-04-02T12:28:00Z"/>
          <w:lang w:val="hy-AM"/>
          <w:rPrChange w:id="10368" w:author="Զարինե Սարգսյան" w:date="2026-04-06T11:03:00Z">
            <w:rPr>
              <w:del w:id="10369" w:author="Զարինե Սարգսյան" w:date="2026-04-02T12:28:00Z"/>
            </w:rPr>
          </w:rPrChange>
        </w:rPr>
      </w:pPr>
      <w:del w:id="10370" w:author="Զարինե Սարգսյան" w:date="2026-04-02T12:28:00Z">
        <w:r w:rsidRPr="00537147" w:rsidDel="00C351F4">
          <w:rPr>
            <w:lang w:val="hy-AM"/>
            <w:rPrChange w:id="10371" w:author="Զարինե Սարգսյան" w:date="2026-04-06T11:03:00Z">
              <w:rPr/>
            </w:rPrChange>
          </w:rPr>
          <w:delText> </w:delText>
        </w:r>
      </w:del>
    </w:p>
    <w:p w14:paraId="6B352AEC" w14:textId="08C163A2" w:rsidR="00A320B0" w:rsidRPr="00537147" w:rsidDel="00C351F4" w:rsidRDefault="00A320B0" w:rsidP="00A320B0">
      <w:pPr>
        <w:rPr>
          <w:del w:id="10372" w:author="Զարինե Սարգսյան" w:date="2026-04-02T12:28:00Z"/>
          <w:lang w:val="hy-AM"/>
          <w:rPrChange w:id="10373" w:author="Զարինե Սարգսյան" w:date="2026-04-06T11:03:00Z">
            <w:rPr>
              <w:del w:id="10374" w:author="Զարինե Սարգսյան" w:date="2026-04-02T12:28:00Z"/>
            </w:rPr>
          </w:rPrChange>
        </w:rPr>
      </w:pPr>
      <w:del w:id="10375" w:author="Զարինե Սարգսյան" w:date="2026-04-02T12:28:00Z">
        <w:r w:rsidRPr="00537147" w:rsidDel="00C351F4">
          <w:rPr>
            <w:lang w:val="hy-AM"/>
            <w:rPrChange w:id="10376" w:author="Զարինե Սարգսյան" w:date="2026-04-06T11:03:00Z">
              <w:rPr/>
            </w:rPrChange>
          </w:rPr>
          <w:delText xml:space="preserve">43. </w:delText>
        </w:r>
        <w:r w:rsidRPr="00537147" w:rsidDel="00C351F4">
          <w:rPr>
            <w:rFonts w:ascii="Arial" w:hAnsi="Arial" w:cs="Arial"/>
            <w:lang w:val="hy-AM"/>
            <w:rPrChange w:id="10377" w:author="Զարինե Սարգսյան" w:date="2026-04-06T11:03:00Z">
              <w:rPr>
                <w:rFonts w:ascii="Arial" w:hAnsi="Arial" w:cs="Arial"/>
              </w:rPr>
            </w:rPrChange>
          </w:rPr>
          <w:delText>Կենտրոնական</w:delText>
        </w:r>
        <w:r w:rsidRPr="00537147" w:rsidDel="00C351F4">
          <w:rPr>
            <w:lang w:val="hy-AM"/>
            <w:rPrChange w:id="1037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79" w:author="Զարինե Սարգսյան" w:date="2026-04-06T11:03:00Z">
              <w:rPr>
                <w:rFonts w:ascii="Arial" w:hAnsi="Arial" w:cs="Arial"/>
              </w:rPr>
            </w:rPrChange>
          </w:rPr>
          <w:delText>բանկի</w:delText>
        </w:r>
        <w:r w:rsidRPr="00537147" w:rsidDel="00C351F4">
          <w:rPr>
            <w:lang w:val="hy-AM"/>
            <w:rPrChange w:id="1038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81" w:author="Զարինե Սարգսյան" w:date="2026-04-06T11:03:00Z">
              <w:rPr>
                <w:rFonts w:ascii="Arial" w:hAnsi="Arial" w:cs="Arial"/>
              </w:rPr>
            </w:rPrChange>
          </w:rPr>
          <w:delText>կողմից</w:delText>
        </w:r>
        <w:r w:rsidRPr="00537147" w:rsidDel="00C351F4">
          <w:rPr>
            <w:lang w:val="hy-AM"/>
            <w:rPrChange w:id="1038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83" w:author="Զարինե Սարգսյան" w:date="2026-04-06T11:03:00Z">
              <w:rPr>
                <w:rFonts w:ascii="Arial" w:hAnsi="Arial" w:cs="Arial"/>
              </w:rPr>
            </w:rPrChange>
          </w:rPr>
          <w:delText>տրամադրված</w:delText>
        </w:r>
        <w:r w:rsidRPr="00537147" w:rsidDel="00C351F4">
          <w:rPr>
            <w:lang w:val="hy-AM"/>
            <w:rPrChange w:id="1038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85" w:author="Զարինե Սարգսյան" w:date="2026-04-06T11:03:00Z">
              <w:rPr>
                <w:rFonts w:ascii="Arial" w:hAnsi="Arial" w:cs="Arial"/>
              </w:rPr>
            </w:rPrChange>
          </w:rPr>
          <w:delText>տեխնիկածրագրային</w:delText>
        </w:r>
        <w:r w:rsidRPr="00537147" w:rsidDel="00C351F4">
          <w:rPr>
            <w:lang w:val="hy-AM"/>
            <w:rPrChange w:id="1038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87" w:author="Զարինե Սարգսյան" w:date="2026-04-06T11:03:00Z">
              <w:rPr>
                <w:rFonts w:ascii="Arial" w:hAnsi="Arial" w:cs="Arial"/>
              </w:rPr>
            </w:rPrChange>
          </w:rPr>
          <w:delText>միջավայրով</w:delText>
        </w:r>
        <w:r w:rsidRPr="00537147" w:rsidDel="00C351F4">
          <w:rPr>
            <w:lang w:val="hy-AM"/>
            <w:rPrChange w:id="1038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89" w:author="Զարինե Սարգսյան" w:date="2026-04-06T11:03:00Z">
              <w:rPr>
                <w:rFonts w:ascii="Arial" w:hAnsi="Arial" w:cs="Arial"/>
              </w:rPr>
            </w:rPrChange>
          </w:rPr>
          <w:delText>կամ</w:delText>
        </w:r>
        <w:r w:rsidRPr="00537147" w:rsidDel="00C351F4">
          <w:rPr>
            <w:lang w:val="hy-AM"/>
            <w:rPrChange w:id="1039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91" w:author="Զարինե Սարգսյան" w:date="2026-04-06T11:03:00Z">
              <w:rPr>
                <w:rFonts w:ascii="Arial" w:hAnsi="Arial" w:cs="Arial"/>
              </w:rPr>
            </w:rPrChange>
          </w:rPr>
          <w:delText>սույն</w:delText>
        </w:r>
        <w:r w:rsidRPr="00537147" w:rsidDel="00C351F4">
          <w:rPr>
            <w:lang w:val="hy-AM"/>
            <w:rPrChange w:id="1039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93" w:author="Զարինե Սարգսյան" w:date="2026-04-06T11:03:00Z">
              <w:rPr>
                <w:rFonts w:ascii="Arial" w:hAnsi="Arial" w:cs="Arial"/>
              </w:rPr>
            </w:rPrChange>
          </w:rPr>
          <w:delText>կարգի</w:delText>
        </w:r>
        <w:r w:rsidRPr="00537147" w:rsidDel="00C351F4">
          <w:rPr>
            <w:lang w:val="hy-AM"/>
            <w:rPrChange w:id="10394" w:author="Զարինե Սարգսյան" w:date="2026-04-06T11:03:00Z">
              <w:rPr/>
            </w:rPrChange>
          </w:rPr>
          <w:delText xml:space="preserve"> 46-</w:delText>
        </w:r>
        <w:r w:rsidRPr="00537147" w:rsidDel="00C351F4">
          <w:rPr>
            <w:rFonts w:ascii="Arial" w:hAnsi="Arial" w:cs="Arial"/>
            <w:lang w:val="hy-AM"/>
            <w:rPrChange w:id="10395" w:author="Զարինե Սարգսյան" w:date="2026-04-06T11:03:00Z">
              <w:rPr>
                <w:rFonts w:ascii="Arial" w:hAnsi="Arial" w:cs="Arial"/>
              </w:rPr>
            </w:rPrChange>
          </w:rPr>
          <w:delText>րդ</w:delText>
        </w:r>
        <w:r w:rsidRPr="00537147" w:rsidDel="00C351F4">
          <w:rPr>
            <w:lang w:val="hy-AM"/>
            <w:rPrChange w:id="1039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397" w:author="Զարինե Սարգսյան" w:date="2026-04-06T11:03:00Z">
              <w:rPr>
                <w:rFonts w:ascii="Arial" w:hAnsi="Arial" w:cs="Arial"/>
              </w:rPr>
            </w:rPrChange>
          </w:rPr>
          <w:delText>կետի</w:delText>
        </w:r>
        <w:r w:rsidRPr="00537147" w:rsidDel="00C351F4">
          <w:rPr>
            <w:lang w:val="hy-AM"/>
            <w:rPrChange w:id="10398" w:author="Զարինե Սարգսյան" w:date="2026-04-06T11:03:00Z">
              <w:rPr/>
            </w:rPrChange>
          </w:rPr>
          <w:delText xml:space="preserve"> 1-</w:delText>
        </w:r>
        <w:r w:rsidRPr="00537147" w:rsidDel="00C351F4">
          <w:rPr>
            <w:rFonts w:ascii="Arial" w:hAnsi="Arial" w:cs="Arial"/>
            <w:lang w:val="hy-AM"/>
            <w:rPrChange w:id="10399" w:author="Զարինե Սարգսյան" w:date="2026-04-06T11:03:00Z">
              <w:rPr>
                <w:rFonts w:ascii="Arial" w:hAnsi="Arial" w:cs="Arial"/>
              </w:rPr>
            </w:rPrChange>
          </w:rPr>
          <w:delText>ին</w:delText>
        </w:r>
        <w:r w:rsidRPr="00537147" w:rsidDel="00C351F4">
          <w:rPr>
            <w:lang w:val="hy-AM"/>
            <w:rPrChange w:id="1040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01" w:author="Զարինե Սարգսյան" w:date="2026-04-06T11:03:00Z">
              <w:rPr>
                <w:rFonts w:ascii="Arial" w:hAnsi="Arial" w:cs="Arial"/>
              </w:rPr>
            </w:rPrChange>
          </w:rPr>
          <w:delText>ենթակետի</w:delText>
        </w:r>
        <w:r w:rsidRPr="00537147" w:rsidDel="00C351F4">
          <w:rPr>
            <w:lang w:val="hy-AM"/>
            <w:rPrChange w:id="1040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03" w:author="Զարինե Սարգսյան" w:date="2026-04-06T11:03:00Z">
              <w:rPr>
                <w:rFonts w:ascii="Arial" w:hAnsi="Arial" w:cs="Arial"/>
              </w:rPr>
            </w:rPrChange>
          </w:rPr>
          <w:delText>համաձայն</w:delText>
        </w:r>
        <w:r w:rsidRPr="00537147" w:rsidDel="00C351F4">
          <w:rPr>
            <w:lang w:val="hy-AM"/>
            <w:rPrChange w:id="1040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05" w:author="Զարինե Սարգսյան" w:date="2026-04-06T11:03:00Z">
              <w:rPr>
                <w:rFonts w:ascii="Arial" w:hAnsi="Arial" w:cs="Arial"/>
              </w:rPr>
            </w:rPrChange>
          </w:rPr>
          <w:delText>Կենտրոնական</w:delText>
        </w:r>
        <w:r w:rsidRPr="00537147" w:rsidDel="00C351F4">
          <w:rPr>
            <w:lang w:val="hy-AM"/>
            <w:rPrChange w:id="1040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07" w:author="Զարինե Սարգսյան" w:date="2026-04-06T11:03:00Z">
              <w:rPr>
                <w:rFonts w:ascii="Arial" w:hAnsi="Arial" w:cs="Arial"/>
              </w:rPr>
            </w:rPrChange>
          </w:rPr>
          <w:delText>բանկի</w:delText>
        </w:r>
        <w:r w:rsidRPr="00537147" w:rsidDel="00C351F4">
          <w:rPr>
            <w:lang w:val="hy-AM"/>
            <w:rPrChange w:id="1040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09" w:author="Զարինե Սարգսյան" w:date="2026-04-06T11:03:00Z">
              <w:rPr>
                <w:rFonts w:ascii="Arial" w:hAnsi="Arial" w:cs="Arial"/>
              </w:rPr>
            </w:rPrChange>
          </w:rPr>
          <w:delText>համար</w:delText>
        </w:r>
        <w:r w:rsidRPr="00537147" w:rsidDel="00C351F4">
          <w:rPr>
            <w:lang w:val="hy-AM"/>
            <w:rPrChange w:id="1041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11" w:author="Զարինե Սարգսյան" w:date="2026-04-06T11:03:00Z">
              <w:rPr>
                <w:rFonts w:ascii="Arial" w:hAnsi="Arial" w:cs="Arial"/>
              </w:rPr>
            </w:rPrChange>
          </w:rPr>
          <w:delText>Սի</w:delText>
        </w:r>
        <w:r w:rsidRPr="00537147" w:rsidDel="00C351F4">
          <w:rPr>
            <w:lang w:val="hy-AM"/>
            <w:rPrChange w:id="10412" w:author="Զարինե Սարգսյան" w:date="2026-04-06T11:03:00Z">
              <w:rPr/>
            </w:rPrChange>
          </w:rPr>
          <w:delText>-</w:delText>
        </w:r>
        <w:r w:rsidRPr="00537147" w:rsidDel="00C351F4">
          <w:rPr>
            <w:rFonts w:ascii="Arial" w:hAnsi="Arial" w:cs="Arial"/>
            <w:lang w:val="hy-AM"/>
            <w:rPrChange w:id="10413" w:author="Զարինե Սարգսյան" w:date="2026-04-06T11:03:00Z">
              <w:rPr>
                <w:rFonts w:ascii="Arial" w:hAnsi="Arial" w:cs="Arial"/>
              </w:rPr>
            </w:rPrChange>
          </w:rPr>
          <w:delText>Բի</w:delText>
        </w:r>
        <w:r w:rsidRPr="00537147" w:rsidDel="00C351F4">
          <w:rPr>
            <w:lang w:val="hy-AM"/>
            <w:rPrChange w:id="10414" w:author="Զարինե Սարգսյան" w:date="2026-04-06T11:03:00Z">
              <w:rPr/>
            </w:rPrChange>
          </w:rPr>
          <w:delText>-</w:delText>
        </w:r>
        <w:r w:rsidRPr="00537147" w:rsidDel="00C351F4">
          <w:rPr>
            <w:rFonts w:ascii="Arial" w:hAnsi="Arial" w:cs="Arial"/>
            <w:lang w:val="hy-AM"/>
            <w:rPrChange w:id="10415" w:author="Զարինե Սարգսյան" w:date="2026-04-06T11:03:00Z">
              <w:rPr>
                <w:rFonts w:ascii="Arial" w:hAnsi="Arial" w:cs="Arial"/>
              </w:rPr>
            </w:rPrChange>
          </w:rPr>
          <w:delText>Էյ</w:delText>
        </w:r>
        <w:r w:rsidRPr="00537147" w:rsidDel="00C351F4">
          <w:rPr>
            <w:lang w:val="hy-AM"/>
            <w:rPrChange w:id="10416" w:author="Զարինե Սարգսյան" w:date="2026-04-06T11:03:00Z">
              <w:rPr/>
            </w:rPrChange>
          </w:rPr>
          <w:delText>-</w:delText>
        </w:r>
        <w:r w:rsidRPr="00537147" w:rsidDel="00C351F4">
          <w:rPr>
            <w:rFonts w:ascii="Arial" w:hAnsi="Arial" w:cs="Arial"/>
            <w:lang w:val="hy-AM"/>
            <w:rPrChange w:id="10417" w:author="Զարինե Սարգսյան" w:date="2026-04-06T11:03:00Z">
              <w:rPr>
                <w:rFonts w:ascii="Arial" w:hAnsi="Arial" w:cs="Arial"/>
              </w:rPr>
            </w:rPrChange>
          </w:rPr>
          <w:delText>Նեթ</w:delText>
        </w:r>
        <w:r w:rsidRPr="00537147" w:rsidDel="00C351F4">
          <w:rPr>
            <w:lang w:val="hy-AM"/>
            <w:rPrChange w:id="1041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19" w:author="Զարինե Սարգսյան" w:date="2026-04-06T11:03:00Z">
              <w:rPr>
                <w:rFonts w:ascii="Arial" w:hAnsi="Arial" w:cs="Arial"/>
              </w:rPr>
            </w:rPrChange>
          </w:rPr>
          <w:delText>ցանցում</w:delText>
        </w:r>
        <w:r w:rsidRPr="00537147" w:rsidDel="00C351F4">
          <w:rPr>
            <w:lang w:val="hy-AM"/>
            <w:rPrChange w:id="1042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21" w:author="Զարինե Սարգսյան" w:date="2026-04-06T11:03:00Z">
              <w:rPr>
                <w:rFonts w:ascii="Arial" w:hAnsi="Arial" w:cs="Arial"/>
              </w:rPr>
            </w:rPrChange>
          </w:rPr>
          <w:delText>գրանցված</w:delText>
        </w:r>
        <w:r w:rsidRPr="00537147" w:rsidDel="00C351F4">
          <w:rPr>
            <w:lang w:val="hy-AM"/>
            <w:rPrChange w:id="1042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23" w:author="Զարինե Սարգսյան" w:date="2026-04-06T11:03:00Z">
              <w:rPr>
                <w:rFonts w:ascii="Arial" w:hAnsi="Arial" w:cs="Arial"/>
              </w:rPr>
            </w:rPrChange>
          </w:rPr>
          <w:delText>հատուկ</w:delText>
        </w:r>
        <w:r w:rsidRPr="00537147" w:rsidDel="00C351F4">
          <w:rPr>
            <w:lang w:val="hy-AM"/>
            <w:rPrChange w:id="1042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25" w:author="Զարինե Սարգսյան" w:date="2026-04-06T11:03:00Z">
              <w:rPr>
                <w:rFonts w:ascii="Arial" w:hAnsi="Arial" w:cs="Arial"/>
              </w:rPr>
            </w:rPrChange>
          </w:rPr>
          <w:delText>փոստային</w:delText>
        </w:r>
        <w:r w:rsidRPr="00537147" w:rsidDel="00C351F4">
          <w:rPr>
            <w:lang w:val="hy-AM"/>
            <w:rPrChange w:id="1042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27" w:author="Զարինե Սարգսյան" w:date="2026-04-06T11:03:00Z">
              <w:rPr>
                <w:rFonts w:ascii="Arial" w:hAnsi="Arial" w:cs="Arial"/>
              </w:rPr>
            </w:rPrChange>
          </w:rPr>
          <w:delText>արկղին</w:delText>
        </w:r>
        <w:r w:rsidRPr="00537147" w:rsidDel="00C351F4">
          <w:rPr>
            <w:lang w:val="hy-AM"/>
            <w:rPrChange w:id="10428" w:author="Զարինե Սարգսյան" w:date="2026-04-06T11:03:00Z">
              <w:rPr/>
            </w:rPrChange>
          </w:rPr>
          <w:delText xml:space="preserve">` </w:delText>
        </w:r>
        <w:r w:rsidRPr="00537147" w:rsidDel="00C351F4">
          <w:rPr>
            <w:rFonts w:ascii="Arial" w:hAnsi="Arial" w:cs="Arial"/>
            <w:lang w:val="hy-AM"/>
            <w:rPrChange w:id="10429" w:author="Զարինե Սարգսյան" w:date="2026-04-06T11:03:00Z">
              <w:rPr>
                <w:rFonts w:ascii="Arial" w:hAnsi="Arial" w:cs="Arial"/>
              </w:rPr>
            </w:rPrChange>
          </w:rPr>
          <w:delText>Հարկային</w:delText>
        </w:r>
        <w:r w:rsidRPr="00537147" w:rsidDel="00C351F4">
          <w:rPr>
            <w:lang w:val="hy-AM"/>
            <w:rPrChange w:id="1043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31" w:author="Զարինե Սարգսյան" w:date="2026-04-06T11:03:00Z">
              <w:rPr>
                <w:rFonts w:ascii="Arial" w:hAnsi="Arial" w:cs="Arial"/>
              </w:rPr>
            </w:rPrChange>
          </w:rPr>
          <w:delText>մարմնի</w:delText>
        </w:r>
        <w:r w:rsidRPr="00537147" w:rsidDel="00C351F4">
          <w:rPr>
            <w:lang w:val="hy-AM"/>
            <w:rPrChange w:id="1043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33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434" w:author="Զարինե Սարգսյան" w:date="2026-04-06T11:03:00Z">
              <w:rPr/>
            </w:rPrChange>
          </w:rPr>
          <w:delText xml:space="preserve"> (</w:delText>
        </w:r>
        <w:r w:rsidRPr="00537147" w:rsidDel="00C351F4">
          <w:rPr>
            <w:rFonts w:ascii="Arial" w:hAnsi="Arial" w:cs="Arial"/>
            <w:lang w:val="hy-AM"/>
            <w:rPrChange w:id="10435" w:author="Զարինե Սարգսյան" w:date="2026-04-06T11:03:00Z">
              <w:rPr>
                <w:rFonts w:ascii="Arial" w:hAnsi="Arial" w:cs="Arial"/>
              </w:rPr>
            </w:rPrChange>
          </w:rPr>
          <w:delText>կամ</w:delText>
        </w:r>
        <w:r w:rsidRPr="00537147" w:rsidDel="00C351F4">
          <w:rPr>
            <w:lang w:val="hy-AM"/>
            <w:rPrChange w:id="10436" w:author="Զարինե Սարգսյան" w:date="2026-04-06T11:03:00Z">
              <w:rPr/>
            </w:rPrChange>
          </w:rPr>
          <w:delText xml:space="preserve">) </w:delText>
        </w:r>
        <w:r w:rsidRPr="00537147" w:rsidDel="00C351F4">
          <w:rPr>
            <w:rFonts w:ascii="Arial" w:hAnsi="Arial" w:cs="Arial"/>
            <w:lang w:val="hy-AM"/>
            <w:rPrChange w:id="10437" w:author="Զարինե Սարգսյան" w:date="2026-04-06T11:03:00Z">
              <w:rPr>
                <w:rFonts w:ascii="Arial" w:hAnsi="Arial" w:cs="Arial"/>
              </w:rPr>
            </w:rPrChange>
          </w:rPr>
          <w:delText>Առևտրային</w:delText>
        </w:r>
        <w:r w:rsidRPr="00537147" w:rsidDel="00C351F4">
          <w:rPr>
            <w:lang w:val="hy-AM"/>
            <w:rPrChange w:id="1043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39" w:author="Զարինե Սարգսյան" w:date="2026-04-06T11:03:00Z">
              <w:rPr>
                <w:rFonts w:ascii="Arial" w:hAnsi="Arial" w:cs="Arial"/>
              </w:rPr>
            </w:rPrChange>
          </w:rPr>
          <w:delText>բանկերի</w:delText>
        </w:r>
        <w:r w:rsidRPr="00537147" w:rsidDel="00C351F4">
          <w:rPr>
            <w:lang w:val="hy-AM"/>
            <w:rPrChange w:id="1044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41" w:author="Զարինե Սարգսյան" w:date="2026-04-06T11:03:00Z">
              <w:rPr>
                <w:rFonts w:ascii="Arial" w:hAnsi="Arial" w:cs="Arial"/>
              </w:rPr>
            </w:rPrChange>
          </w:rPr>
          <w:delText>կողմից</w:delText>
        </w:r>
        <w:r w:rsidRPr="00537147" w:rsidDel="00C351F4">
          <w:rPr>
            <w:lang w:val="hy-AM"/>
            <w:rPrChange w:id="1044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43" w:author="Զարինե Սարգսյան" w:date="2026-04-06T11:03:00Z">
              <w:rPr>
                <w:rFonts w:ascii="Arial" w:hAnsi="Arial" w:cs="Arial"/>
              </w:rPr>
            </w:rPrChange>
          </w:rPr>
          <w:delText>արգելադրման</w:delText>
        </w:r>
        <w:r w:rsidRPr="00537147" w:rsidDel="00C351F4">
          <w:rPr>
            <w:lang w:val="hy-AM"/>
            <w:rPrChange w:id="1044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45" w:author="Զարինե Սարգսյան" w:date="2026-04-06T11:03:00Z">
              <w:rPr>
                <w:rFonts w:ascii="Arial" w:hAnsi="Arial" w:cs="Arial"/>
              </w:rPr>
            </w:rPrChange>
          </w:rPr>
          <w:delText>գործընթացի</w:delText>
        </w:r>
        <w:r w:rsidRPr="00537147" w:rsidDel="00C351F4">
          <w:rPr>
            <w:lang w:val="hy-AM"/>
            <w:rPrChange w:id="1044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47" w:author="Զարինե Սարգսյան" w:date="2026-04-06T11:03:00Z">
              <w:rPr>
                <w:rFonts w:ascii="Arial" w:hAnsi="Arial" w:cs="Arial"/>
              </w:rPr>
            </w:rPrChange>
          </w:rPr>
          <w:delText>հետ</w:delText>
        </w:r>
        <w:r w:rsidRPr="00537147" w:rsidDel="00C351F4">
          <w:rPr>
            <w:lang w:val="hy-AM"/>
            <w:rPrChange w:id="1044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49" w:author="Զարինե Սարգսյան" w:date="2026-04-06T11:03:00Z">
              <w:rPr>
                <w:rFonts w:ascii="Arial" w:hAnsi="Arial" w:cs="Arial"/>
              </w:rPr>
            </w:rPrChange>
          </w:rPr>
          <w:delText>կապված</w:delText>
        </w:r>
        <w:r w:rsidRPr="00537147" w:rsidDel="00C351F4">
          <w:rPr>
            <w:lang w:val="hy-AM"/>
            <w:rPrChange w:id="1045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51" w:author="Զարինե Սարգսյան" w:date="2026-04-06T11:03:00Z">
              <w:rPr>
                <w:rFonts w:ascii="Arial" w:hAnsi="Arial" w:cs="Arial"/>
              </w:rPr>
            </w:rPrChange>
          </w:rPr>
          <w:delText>փոխանցված</w:delText>
        </w:r>
        <w:r w:rsidRPr="00537147" w:rsidDel="00C351F4">
          <w:rPr>
            <w:lang w:val="hy-AM"/>
            <w:rPrChange w:id="1045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53" w:author="Զարինե Սարգսյան" w:date="2026-04-06T11:03:00Z">
              <w:rPr>
                <w:rFonts w:ascii="Arial" w:hAnsi="Arial" w:cs="Arial"/>
              </w:rPr>
            </w:rPrChange>
          </w:rPr>
          <w:delText>բոլոր</w:delText>
        </w:r>
        <w:r w:rsidRPr="00537147" w:rsidDel="00C351F4">
          <w:rPr>
            <w:lang w:val="hy-AM"/>
            <w:rPrChange w:id="1045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55" w:author="Զարինե Սարգսյան" w:date="2026-04-06T11:03:00Z">
              <w:rPr>
                <w:rFonts w:ascii="Arial" w:hAnsi="Arial" w:cs="Arial"/>
              </w:rPr>
            </w:rPrChange>
          </w:rPr>
          <w:delText>Հաղորդագրությունները</w:delText>
        </w:r>
        <w:r w:rsidRPr="00537147" w:rsidDel="00C351F4">
          <w:rPr>
            <w:lang w:val="hy-AM"/>
            <w:rPrChange w:id="1045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57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45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59" w:author="Զարինե Սարգսյան" w:date="2026-04-06T11:03:00Z">
              <w:rPr>
                <w:rFonts w:ascii="Arial" w:hAnsi="Arial" w:cs="Arial"/>
              </w:rPr>
            </w:rPrChange>
          </w:rPr>
          <w:delText>դրանցում</w:delText>
        </w:r>
        <w:r w:rsidRPr="00537147" w:rsidDel="00C351F4">
          <w:rPr>
            <w:lang w:val="hy-AM"/>
            <w:rPrChange w:id="1046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61" w:author="Զարինե Սարգսյան" w:date="2026-04-06T11:03:00Z">
              <w:rPr>
                <w:rFonts w:ascii="Arial" w:hAnsi="Arial" w:cs="Arial"/>
              </w:rPr>
            </w:rPrChange>
          </w:rPr>
          <w:delText>նշված</w:delText>
        </w:r>
        <w:r w:rsidRPr="00537147" w:rsidDel="00C351F4">
          <w:rPr>
            <w:lang w:val="hy-AM"/>
            <w:rPrChange w:id="1046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63" w:author="Զարինե Սարգսյան" w:date="2026-04-06T11:03:00Z">
              <w:rPr>
                <w:rFonts w:ascii="Arial" w:hAnsi="Arial" w:cs="Arial"/>
              </w:rPr>
            </w:rPrChange>
          </w:rPr>
          <w:delText>ամբողջ</w:delText>
        </w:r>
        <w:r w:rsidRPr="00537147" w:rsidDel="00C351F4">
          <w:rPr>
            <w:lang w:val="hy-AM"/>
            <w:rPrChange w:id="1046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65" w:author="Զարինե Սարգսյան" w:date="2026-04-06T11:03:00Z">
              <w:rPr>
                <w:rFonts w:ascii="Arial" w:hAnsi="Arial" w:cs="Arial"/>
              </w:rPr>
            </w:rPrChange>
          </w:rPr>
          <w:delText>տեղեկատվությունը</w:delText>
        </w:r>
        <w:r w:rsidRPr="00537147" w:rsidDel="00C351F4">
          <w:rPr>
            <w:lang w:val="hy-AM"/>
            <w:rPrChange w:id="1046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67" w:author="Զարինե Սարգսյան" w:date="2026-04-06T11:03:00Z">
              <w:rPr>
                <w:rFonts w:ascii="Arial" w:hAnsi="Arial" w:cs="Arial"/>
              </w:rPr>
            </w:rPrChange>
          </w:rPr>
          <w:delText>կարող</w:delText>
        </w:r>
        <w:r w:rsidRPr="00537147" w:rsidDel="00C351F4">
          <w:rPr>
            <w:lang w:val="hy-AM"/>
            <w:rPrChange w:id="1046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69" w:author="Զարինե Սարգսյան" w:date="2026-04-06T11:03:00Z">
              <w:rPr>
                <w:rFonts w:ascii="Arial" w:hAnsi="Arial" w:cs="Arial"/>
              </w:rPr>
            </w:rPrChange>
          </w:rPr>
          <w:delText>է</w:delText>
        </w:r>
        <w:r w:rsidRPr="00537147" w:rsidDel="00C351F4">
          <w:rPr>
            <w:lang w:val="hy-AM"/>
            <w:rPrChange w:id="1047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71" w:author="Զարինե Սարգսյան" w:date="2026-04-06T11:03:00Z">
              <w:rPr>
                <w:rFonts w:ascii="Arial" w:hAnsi="Arial" w:cs="Arial"/>
              </w:rPr>
            </w:rPrChange>
          </w:rPr>
          <w:delText>գրանցվել</w:delText>
        </w:r>
        <w:r w:rsidRPr="00537147" w:rsidDel="00C351F4">
          <w:rPr>
            <w:lang w:val="hy-AM"/>
            <w:rPrChange w:id="1047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73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47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75" w:author="Զարինե Սարգսյան" w:date="2026-04-06T11:03:00Z">
              <w:rPr>
                <w:rFonts w:ascii="Arial" w:hAnsi="Arial" w:cs="Arial"/>
              </w:rPr>
            </w:rPrChange>
          </w:rPr>
          <w:delText>պահպանվել</w:delText>
        </w:r>
        <w:r w:rsidRPr="00537147" w:rsidDel="00C351F4">
          <w:rPr>
            <w:lang w:val="hy-AM"/>
            <w:rPrChange w:id="1047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77" w:author="Զարինե Սարգսյան" w:date="2026-04-06T11:03:00Z">
              <w:rPr>
                <w:rFonts w:ascii="Arial" w:hAnsi="Arial" w:cs="Arial"/>
              </w:rPr>
            </w:rPrChange>
          </w:rPr>
          <w:delText>Կենտրոնական</w:delText>
        </w:r>
        <w:r w:rsidRPr="00537147" w:rsidDel="00C351F4">
          <w:rPr>
            <w:lang w:val="hy-AM"/>
            <w:rPrChange w:id="1047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79" w:author="Զարինե Սարգսյան" w:date="2026-04-06T11:03:00Z">
              <w:rPr>
                <w:rFonts w:ascii="Arial" w:hAnsi="Arial" w:cs="Arial"/>
              </w:rPr>
            </w:rPrChange>
          </w:rPr>
          <w:delText>բանկի</w:delText>
        </w:r>
        <w:r w:rsidRPr="00537147" w:rsidDel="00C351F4">
          <w:rPr>
            <w:lang w:val="hy-AM"/>
            <w:rPrChange w:id="1048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81" w:author="Զարինե Սարգսյան" w:date="2026-04-06T11:03:00Z">
              <w:rPr>
                <w:rFonts w:ascii="Arial" w:hAnsi="Arial" w:cs="Arial"/>
              </w:rPr>
            </w:rPrChange>
          </w:rPr>
          <w:delText>կողմից</w:delText>
        </w:r>
        <w:r w:rsidRPr="00537147" w:rsidDel="00C351F4">
          <w:rPr>
            <w:lang w:val="hy-AM"/>
            <w:rPrChange w:id="10482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483" w:author="Զարինե Սարգսյան" w:date="2026-04-06T11:03:00Z">
              <w:rPr>
                <w:rFonts w:ascii="Arial" w:hAnsi="Arial" w:cs="Arial"/>
              </w:rPr>
            </w:rPrChange>
          </w:rPr>
          <w:delText>այդ</w:delText>
        </w:r>
        <w:r w:rsidRPr="00537147" w:rsidDel="00C351F4">
          <w:rPr>
            <w:lang w:val="hy-AM"/>
            <w:rPrChange w:id="1048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85" w:author="Զարինե Սարգսյան" w:date="2026-04-06T11:03:00Z">
              <w:rPr>
                <w:rFonts w:ascii="Arial" w:hAnsi="Arial" w:cs="Arial"/>
              </w:rPr>
            </w:rPrChange>
          </w:rPr>
          <w:delText>նպատակով</w:delText>
        </w:r>
        <w:r w:rsidRPr="00537147" w:rsidDel="00C351F4">
          <w:rPr>
            <w:lang w:val="hy-AM"/>
            <w:rPrChange w:id="1048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87" w:author="Զարինե Սարգսյան" w:date="2026-04-06T11:03:00Z">
              <w:rPr>
                <w:rFonts w:ascii="Arial" w:hAnsi="Arial" w:cs="Arial"/>
              </w:rPr>
            </w:rPrChange>
          </w:rPr>
          <w:delText>վարվող</w:delText>
        </w:r>
        <w:r w:rsidRPr="00537147" w:rsidDel="00C351F4">
          <w:rPr>
            <w:lang w:val="hy-AM"/>
            <w:rPrChange w:id="1048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89" w:author="Զարինե Սարգսյան" w:date="2026-04-06T11:03:00Z">
              <w:rPr>
                <w:rFonts w:ascii="Arial" w:hAnsi="Arial" w:cs="Arial"/>
              </w:rPr>
            </w:rPrChange>
          </w:rPr>
          <w:delText>հատուկ</w:delText>
        </w:r>
        <w:r w:rsidRPr="00537147" w:rsidDel="00C351F4">
          <w:rPr>
            <w:lang w:val="hy-AM"/>
            <w:rPrChange w:id="1049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91" w:author="Զարինե Սարգսյան" w:date="2026-04-06T11:03:00Z">
              <w:rPr>
                <w:rFonts w:ascii="Arial" w:hAnsi="Arial" w:cs="Arial"/>
              </w:rPr>
            </w:rPrChange>
          </w:rPr>
          <w:delText>տվյալների</w:delText>
        </w:r>
        <w:r w:rsidRPr="00537147" w:rsidDel="00C351F4">
          <w:rPr>
            <w:lang w:val="hy-AM"/>
            <w:rPrChange w:id="1049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93" w:author="Զարինե Սարգսյան" w:date="2026-04-06T11:03:00Z">
              <w:rPr>
                <w:rFonts w:ascii="Arial" w:hAnsi="Arial" w:cs="Arial"/>
              </w:rPr>
            </w:rPrChange>
          </w:rPr>
          <w:delText>պահոցում</w:delText>
        </w:r>
        <w:r w:rsidRPr="00537147" w:rsidDel="00C351F4">
          <w:rPr>
            <w:lang w:val="hy-AM"/>
            <w:rPrChange w:id="10494" w:author="Զարինե Սարգսյան" w:date="2026-04-06T11:03:00Z">
              <w:rPr/>
            </w:rPrChange>
          </w:rPr>
          <w:delText xml:space="preserve"> (</w:delText>
        </w:r>
        <w:r w:rsidRPr="00537147" w:rsidDel="00C351F4">
          <w:rPr>
            <w:rFonts w:ascii="Arial" w:hAnsi="Arial" w:cs="Arial"/>
            <w:lang w:val="hy-AM"/>
            <w:rPrChange w:id="10495" w:author="Զարինե Սարգսյան" w:date="2026-04-06T11:03:00Z">
              <w:rPr>
                <w:rFonts w:ascii="Arial" w:hAnsi="Arial" w:cs="Arial"/>
              </w:rPr>
            </w:rPrChange>
          </w:rPr>
          <w:delText>այսուհետ</w:delText>
        </w:r>
        <w:r w:rsidRPr="00537147" w:rsidDel="00C351F4">
          <w:rPr>
            <w:lang w:val="hy-AM"/>
            <w:rPrChange w:id="10496" w:author="Զարինե Սարգսյան" w:date="2026-04-06T11:03:00Z">
              <w:rPr/>
            </w:rPrChange>
          </w:rPr>
          <w:delText xml:space="preserve">` </w:delText>
        </w:r>
        <w:r w:rsidRPr="00537147" w:rsidDel="00C351F4">
          <w:rPr>
            <w:rFonts w:ascii="Arial" w:hAnsi="Arial" w:cs="Arial"/>
            <w:lang w:val="hy-AM"/>
            <w:rPrChange w:id="10497" w:author="Զարինե Սարգսյան" w:date="2026-04-06T11:03:00Z">
              <w:rPr>
                <w:rFonts w:ascii="Arial" w:hAnsi="Arial" w:cs="Arial"/>
              </w:rPr>
            </w:rPrChange>
          </w:rPr>
          <w:delText>սև</w:delText>
        </w:r>
        <w:r w:rsidRPr="00537147" w:rsidDel="00C351F4">
          <w:rPr>
            <w:lang w:val="hy-AM"/>
            <w:rPrChange w:id="1049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499" w:author="Զարինե Սարգսյան" w:date="2026-04-06T11:03:00Z">
              <w:rPr>
                <w:rFonts w:ascii="Arial" w:hAnsi="Arial" w:cs="Arial"/>
              </w:rPr>
            </w:rPrChange>
          </w:rPr>
          <w:delText>արկղ</w:delText>
        </w:r>
        <w:r w:rsidRPr="00537147" w:rsidDel="00C351F4">
          <w:rPr>
            <w:lang w:val="hy-AM"/>
            <w:rPrChange w:id="10500" w:author="Զարինե Սարգսյան" w:date="2026-04-06T11:03:00Z">
              <w:rPr/>
            </w:rPrChange>
          </w:rPr>
          <w:delText xml:space="preserve">): </w:delText>
        </w:r>
        <w:r w:rsidRPr="00537147" w:rsidDel="00C351F4">
          <w:rPr>
            <w:rFonts w:ascii="Arial" w:hAnsi="Arial" w:cs="Arial"/>
            <w:lang w:val="hy-AM"/>
            <w:rPrChange w:id="10501" w:author="Զարինե Սարգսյան" w:date="2026-04-06T11:03:00Z">
              <w:rPr>
                <w:rFonts w:ascii="Arial" w:hAnsi="Arial" w:cs="Arial"/>
              </w:rPr>
            </w:rPrChange>
          </w:rPr>
          <w:delText>Ընդ</w:delText>
        </w:r>
        <w:r w:rsidRPr="00537147" w:rsidDel="00C351F4">
          <w:rPr>
            <w:lang w:val="hy-AM"/>
            <w:rPrChange w:id="1050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03" w:author="Զարինե Սարգսյան" w:date="2026-04-06T11:03:00Z">
              <w:rPr>
                <w:rFonts w:ascii="Arial" w:hAnsi="Arial" w:cs="Arial"/>
              </w:rPr>
            </w:rPrChange>
          </w:rPr>
          <w:delText>որում</w:delText>
        </w:r>
        <w:r w:rsidRPr="00537147" w:rsidDel="00C351F4">
          <w:rPr>
            <w:lang w:val="hy-AM"/>
            <w:rPrChange w:id="10504" w:author="Զարինե Սարգսյան" w:date="2026-04-06T11:03:00Z">
              <w:rPr/>
            </w:rPrChange>
          </w:rPr>
          <w:delText>`</w:delText>
        </w:r>
      </w:del>
    </w:p>
    <w:p w14:paraId="71BCA242" w14:textId="61DD96CF" w:rsidR="00A320B0" w:rsidRPr="00537147" w:rsidDel="00C351F4" w:rsidRDefault="00A320B0" w:rsidP="00A320B0">
      <w:pPr>
        <w:rPr>
          <w:del w:id="10505" w:author="Զարինե Սարգսյան" w:date="2026-04-02T12:28:00Z"/>
          <w:lang w:val="hy-AM"/>
          <w:rPrChange w:id="10506" w:author="Զարինե Սարգսյան" w:date="2026-04-06T11:03:00Z">
            <w:rPr>
              <w:del w:id="10507" w:author="Զարինե Սարգսյան" w:date="2026-04-02T12:28:00Z"/>
            </w:rPr>
          </w:rPrChange>
        </w:rPr>
      </w:pPr>
      <w:del w:id="10508" w:author="Զարինե Սարգսյան" w:date="2026-04-02T12:28:00Z">
        <w:r w:rsidRPr="00537147" w:rsidDel="00C351F4">
          <w:rPr>
            <w:lang w:val="hy-AM"/>
            <w:rPrChange w:id="10509" w:author="Զարինե Սարգսյան" w:date="2026-04-06T11:03:00Z">
              <w:rPr/>
            </w:rPrChange>
          </w:rPr>
          <w:lastRenderedPageBreak/>
          <w:delText xml:space="preserve">1) </w:delText>
        </w:r>
        <w:r w:rsidRPr="00537147" w:rsidDel="00C351F4">
          <w:rPr>
            <w:rFonts w:ascii="Arial" w:hAnsi="Arial" w:cs="Arial"/>
            <w:lang w:val="hy-AM"/>
            <w:rPrChange w:id="10510" w:author="Զարինե Սարգսյան" w:date="2026-04-06T11:03:00Z">
              <w:rPr>
                <w:rFonts w:ascii="Arial" w:hAnsi="Arial" w:cs="Arial"/>
              </w:rPr>
            </w:rPrChange>
          </w:rPr>
          <w:delText>Էլեկտրոնային</w:delText>
        </w:r>
        <w:r w:rsidRPr="00537147" w:rsidDel="00C351F4">
          <w:rPr>
            <w:lang w:val="hy-AM"/>
            <w:rPrChange w:id="1051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12" w:author="Զարինե Սարգսյան" w:date="2026-04-06T11:03:00Z">
              <w:rPr>
                <w:rFonts w:ascii="Arial" w:hAnsi="Arial" w:cs="Arial"/>
              </w:rPr>
            </w:rPrChange>
          </w:rPr>
          <w:delText>համակարգի</w:delText>
        </w:r>
        <w:r w:rsidRPr="00537147" w:rsidDel="00C351F4">
          <w:rPr>
            <w:lang w:val="hy-AM"/>
            <w:rPrChange w:id="1051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14" w:author="Զարինե Սարգսյան" w:date="2026-04-06T11:03:00Z">
              <w:rPr>
                <w:rFonts w:ascii="Arial" w:hAnsi="Arial" w:cs="Arial"/>
              </w:rPr>
            </w:rPrChange>
          </w:rPr>
          <w:delText>միջոցով</w:delText>
        </w:r>
        <w:r w:rsidRPr="00537147" w:rsidDel="00C351F4">
          <w:rPr>
            <w:lang w:val="hy-AM"/>
            <w:rPrChange w:id="1051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16" w:author="Զարինե Սարգսյան" w:date="2026-04-06T11:03:00Z">
              <w:rPr>
                <w:rFonts w:ascii="Arial" w:hAnsi="Arial" w:cs="Arial"/>
              </w:rPr>
            </w:rPrChange>
          </w:rPr>
          <w:delText>փոխանցվող</w:delText>
        </w:r>
        <w:r w:rsidRPr="00537147" w:rsidDel="00C351F4">
          <w:rPr>
            <w:lang w:val="hy-AM"/>
            <w:rPrChange w:id="1051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18" w:author="Զարինե Սարգսյան" w:date="2026-04-06T11:03:00Z">
              <w:rPr>
                <w:rFonts w:ascii="Arial" w:hAnsi="Arial" w:cs="Arial"/>
              </w:rPr>
            </w:rPrChange>
          </w:rPr>
          <w:delText>հաղորդագրությունները</w:delText>
        </w:r>
        <w:r w:rsidRPr="00537147" w:rsidDel="00C351F4">
          <w:rPr>
            <w:lang w:val="hy-AM"/>
            <w:rPrChange w:id="10519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520" w:author="Զարինե Սարգսյան" w:date="2026-04-06T11:03:00Z">
              <w:rPr>
                <w:rFonts w:ascii="Arial" w:hAnsi="Arial" w:cs="Arial"/>
              </w:rPr>
            </w:rPrChange>
          </w:rPr>
          <w:delText>ինչպես</w:delText>
        </w:r>
        <w:r w:rsidRPr="00537147" w:rsidDel="00C351F4">
          <w:rPr>
            <w:lang w:val="hy-AM"/>
            <w:rPrChange w:id="1052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22" w:author="Զարինե Սարգսյան" w:date="2026-04-06T11:03:00Z">
              <w:rPr>
                <w:rFonts w:ascii="Arial" w:hAnsi="Arial" w:cs="Arial"/>
              </w:rPr>
            </w:rPrChange>
          </w:rPr>
          <w:delText>նաև</w:delText>
        </w:r>
        <w:r w:rsidRPr="00537147" w:rsidDel="00C351F4">
          <w:rPr>
            <w:lang w:val="hy-AM"/>
            <w:rPrChange w:id="1052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24" w:author="Զարինե Սարգսյան" w:date="2026-04-06T11:03:00Z">
              <w:rPr>
                <w:rFonts w:ascii="Arial" w:hAnsi="Arial" w:cs="Arial"/>
              </w:rPr>
            </w:rPrChange>
          </w:rPr>
          <w:delText>Սի</w:delText>
        </w:r>
        <w:r w:rsidRPr="00537147" w:rsidDel="00C351F4">
          <w:rPr>
            <w:lang w:val="hy-AM"/>
            <w:rPrChange w:id="10525" w:author="Զարինե Սարգսյան" w:date="2026-04-06T11:03:00Z">
              <w:rPr/>
            </w:rPrChange>
          </w:rPr>
          <w:delText>-</w:delText>
        </w:r>
        <w:r w:rsidRPr="00537147" w:rsidDel="00C351F4">
          <w:rPr>
            <w:rFonts w:ascii="Arial" w:hAnsi="Arial" w:cs="Arial"/>
            <w:lang w:val="hy-AM"/>
            <w:rPrChange w:id="10526" w:author="Զարինե Սարգսյան" w:date="2026-04-06T11:03:00Z">
              <w:rPr>
                <w:rFonts w:ascii="Arial" w:hAnsi="Arial" w:cs="Arial"/>
              </w:rPr>
            </w:rPrChange>
          </w:rPr>
          <w:delText>Բի</w:delText>
        </w:r>
        <w:r w:rsidRPr="00537147" w:rsidDel="00C351F4">
          <w:rPr>
            <w:lang w:val="hy-AM"/>
            <w:rPrChange w:id="10527" w:author="Զարինե Սարգսյան" w:date="2026-04-06T11:03:00Z">
              <w:rPr/>
            </w:rPrChange>
          </w:rPr>
          <w:delText>-</w:delText>
        </w:r>
        <w:r w:rsidRPr="00537147" w:rsidDel="00C351F4">
          <w:rPr>
            <w:rFonts w:ascii="Arial" w:hAnsi="Arial" w:cs="Arial"/>
            <w:lang w:val="hy-AM"/>
            <w:rPrChange w:id="10528" w:author="Զարինե Սարգսյան" w:date="2026-04-06T11:03:00Z">
              <w:rPr>
                <w:rFonts w:ascii="Arial" w:hAnsi="Arial" w:cs="Arial"/>
              </w:rPr>
            </w:rPrChange>
          </w:rPr>
          <w:delText>Էյ</w:delText>
        </w:r>
        <w:r w:rsidRPr="00537147" w:rsidDel="00C351F4">
          <w:rPr>
            <w:lang w:val="hy-AM"/>
            <w:rPrChange w:id="10529" w:author="Զարինե Սարգսյան" w:date="2026-04-06T11:03:00Z">
              <w:rPr/>
            </w:rPrChange>
          </w:rPr>
          <w:delText>-</w:delText>
        </w:r>
        <w:r w:rsidRPr="00537147" w:rsidDel="00C351F4">
          <w:rPr>
            <w:rFonts w:ascii="Arial" w:hAnsi="Arial" w:cs="Arial"/>
            <w:lang w:val="hy-AM"/>
            <w:rPrChange w:id="10530" w:author="Զարինե Սարգսյան" w:date="2026-04-06T11:03:00Z">
              <w:rPr>
                <w:rFonts w:ascii="Arial" w:hAnsi="Arial" w:cs="Arial"/>
              </w:rPr>
            </w:rPrChange>
          </w:rPr>
          <w:delText>Նեթ</w:delText>
        </w:r>
        <w:r w:rsidRPr="00537147" w:rsidDel="00C351F4">
          <w:rPr>
            <w:lang w:val="hy-AM"/>
            <w:rPrChange w:id="1053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32" w:author="Զարինե Սարգսյան" w:date="2026-04-06T11:03:00Z">
              <w:rPr>
                <w:rFonts w:ascii="Arial" w:hAnsi="Arial" w:cs="Arial"/>
              </w:rPr>
            </w:rPrChange>
          </w:rPr>
          <w:delText>համակարգչային</w:delText>
        </w:r>
        <w:r w:rsidRPr="00537147" w:rsidDel="00C351F4">
          <w:rPr>
            <w:lang w:val="hy-AM"/>
            <w:rPrChange w:id="1053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34" w:author="Զարինե Սարգսյան" w:date="2026-04-06T11:03:00Z">
              <w:rPr>
                <w:rFonts w:ascii="Arial" w:hAnsi="Arial" w:cs="Arial"/>
              </w:rPr>
            </w:rPrChange>
          </w:rPr>
          <w:delText>ցանցի</w:delText>
        </w:r>
        <w:r w:rsidRPr="00537147" w:rsidDel="00C351F4">
          <w:rPr>
            <w:lang w:val="hy-AM"/>
            <w:rPrChange w:id="1053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36" w:author="Զարինե Սարգսյան" w:date="2026-04-06T11:03:00Z">
              <w:rPr>
                <w:rFonts w:ascii="Arial" w:hAnsi="Arial" w:cs="Arial"/>
              </w:rPr>
            </w:rPrChange>
          </w:rPr>
          <w:delText>միջոցով</w:delText>
        </w:r>
        <w:r w:rsidRPr="00537147" w:rsidDel="00C351F4">
          <w:rPr>
            <w:lang w:val="hy-AM"/>
            <w:rPrChange w:id="1053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38" w:author="Զարինե Սարգսյան" w:date="2026-04-06T11:03:00Z">
              <w:rPr>
                <w:rFonts w:ascii="Arial" w:hAnsi="Arial" w:cs="Arial"/>
              </w:rPr>
            </w:rPrChange>
          </w:rPr>
          <w:delText>փոխանցվող</w:delText>
        </w:r>
        <w:r w:rsidRPr="00537147" w:rsidDel="00C351F4">
          <w:rPr>
            <w:lang w:val="hy-AM"/>
            <w:rPrChange w:id="1053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40" w:author="Զարինե Սարգսյան" w:date="2026-04-06T11:03:00Z">
              <w:rPr>
                <w:rFonts w:ascii="Arial" w:hAnsi="Arial" w:cs="Arial"/>
              </w:rPr>
            </w:rPrChange>
          </w:rPr>
          <w:delText>հաղորդագրությունները</w:delText>
        </w:r>
        <w:r w:rsidRPr="00537147" w:rsidDel="00C351F4">
          <w:rPr>
            <w:lang w:val="hy-AM"/>
            <w:rPrChange w:id="1054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42" w:author="Զարինե Սարգսյան" w:date="2026-04-06T11:03:00Z">
              <w:rPr>
                <w:rFonts w:ascii="Arial" w:hAnsi="Arial" w:cs="Arial"/>
              </w:rPr>
            </w:rPrChange>
          </w:rPr>
          <w:delText>պահպանվում</w:delText>
        </w:r>
        <w:r w:rsidRPr="00537147" w:rsidDel="00C351F4">
          <w:rPr>
            <w:lang w:val="hy-AM"/>
            <w:rPrChange w:id="1054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44" w:author="Զարինե Սարգսյան" w:date="2026-04-06T11:03:00Z">
              <w:rPr>
                <w:rFonts w:ascii="Arial" w:hAnsi="Arial" w:cs="Arial"/>
              </w:rPr>
            </w:rPrChange>
          </w:rPr>
          <w:delText>են</w:delText>
        </w:r>
        <w:r w:rsidRPr="00537147" w:rsidDel="00C351F4">
          <w:rPr>
            <w:lang w:val="hy-AM"/>
            <w:rPrChange w:id="1054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46" w:author="Զարինե Սարգսյան" w:date="2026-04-06T11:03:00Z">
              <w:rPr>
                <w:rFonts w:ascii="Arial" w:hAnsi="Arial" w:cs="Arial"/>
              </w:rPr>
            </w:rPrChange>
          </w:rPr>
          <w:delText>համապատասխանաբար</w:delText>
        </w:r>
        <w:r w:rsidRPr="00537147" w:rsidDel="00C351F4">
          <w:rPr>
            <w:lang w:val="hy-AM"/>
            <w:rPrChange w:id="1054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48" w:author="Զարինե Սարգսյան" w:date="2026-04-06T11:03:00Z">
              <w:rPr>
                <w:rFonts w:ascii="Arial" w:hAnsi="Arial" w:cs="Arial"/>
              </w:rPr>
            </w:rPrChange>
          </w:rPr>
          <w:delText>դրանցից</w:delText>
        </w:r>
        <w:r w:rsidRPr="00537147" w:rsidDel="00C351F4">
          <w:rPr>
            <w:lang w:val="hy-AM"/>
            <w:rPrChange w:id="1054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50" w:author="Զարինե Սարգսյան" w:date="2026-04-06T11:03:00Z">
              <w:rPr>
                <w:rFonts w:ascii="Arial" w:hAnsi="Arial" w:cs="Arial"/>
              </w:rPr>
            </w:rPrChange>
          </w:rPr>
          <w:delText>յուրաքանչյուրի</w:delText>
        </w:r>
        <w:r w:rsidRPr="00537147" w:rsidDel="00C351F4">
          <w:rPr>
            <w:lang w:val="hy-AM"/>
            <w:rPrChange w:id="1055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52" w:author="Զարինե Սարգսյան" w:date="2026-04-06T11:03:00Z">
              <w:rPr>
                <w:rFonts w:ascii="Arial" w:hAnsi="Arial" w:cs="Arial"/>
              </w:rPr>
            </w:rPrChange>
          </w:rPr>
          <w:delText>համար</w:delText>
        </w:r>
        <w:r w:rsidRPr="00537147" w:rsidDel="00C351F4">
          <w:rPr>
            <w:lang w:val="hy-AM"/>
            <w:rPrChange w:id="1055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54" w:author="Զարինե Սարգսյան" w:date="2026-04-06T11:03:00Z">
              <w:rPr>
                <w:rFonts w:ascii="Arial" w:hAnsi="Arial" w:cs="Arial"/>
              </w:rPr>
            </w:rPrChange>
          </w:rPr>
          <w:delText>կիրառվող</w:delText>
        </w:r>
        <w:r w:rsidRPr="00537147" w:rsidDel="00C351F4">
          <w:rPr>
            <w:lang w:val="hy-AM"/>
            <w:rPrChange w:id="10555" w:author="Զարինե Սարգսյան" w:date="2026-04-06T11:03:00Z">
              <w:rPr/>
            </w:rPrChange>
          </w:rPr>
          <w:delText xml:space="preserve"> «</w:delText>
        </w:r>
        <w:r w:rsidRPr="00537147" w:rsidDel="00C351F4">
          <w:rPr>
            <w:rFonts w:ascii="Arial" w:hAnsi="Arial" w:cs="Arial"/>
            <w:lang w:val="hy-AM"/>
            <w:rPrChange w:id="10556" w:author="Զարինե Սարգսյան" w:date="2026-04-06T11:03:00Z">
              <w:rPr>
                <w:rFonts w:ascii="Arial" w:hAnsi="Arial" w:cs="Arial"/>
              </w:rPr>
            </w:rPrChange>
          </w:rPr>
          <w:delText>սև</w:delText>
        </w:r>
        <w:r w:rsidRPr="00537147" w:rsidDel="00C351F4">
          <w:rPr>
            <w:lang w:val="hy-AM"/>
            <w:rPrChange w:id="1055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58" w:author="Զարինե Սարգսյան" w:date="2026-04-06T11:03:00Z">
              <w:rPr>
                <w:rFonts w:ascii="Arial" w:hAnsi="Arial" w:cs="Arial"/>
              </w:rPr>
            </w:rPrChange>
          </w:rPr>
          <w:delText>արկղերում</w:delText>
        </w:r>
        <w:r w:rsidRPr="00537147" w:rsidDel="00C351F4">
          <w:rPr>
            <w:lang w:val="hy-AM"/>
            <w:rPrChange w:id="10559" w:author="Զարինե Սարգսյան" w:date="2026-04-06T11:03:00Z">
              <w:rPr/>
            </w:rPrChange>
          </w:rPr>
          <w:delText>»:</w:delText>
        </w:r>
      </w:del>
    </w:p>
    <w:p w14:paraId="6CA9A7FF" w14:textId="717AEEE4" w:rsidR="00A320B0" w:rsidRPr="00537147" w:rsidDel="00C351F4" w:rsidRDefault="00A320B0" w:rsidP="00A320B0">
      <w:pPr>
        <w:rPr>
          <w:del w:id="10560" w:author="Զարինե Սարգսյան" w:date="2026-04-02T12:28:00Z"/>
          <w:lang w:val="hy-AM"/>
          <w:rPrChange w:id="10561" w:author="Զարինե Սարգսյան" w:date="2026-04-06T11:03:00Z">
            <w:rPr>
              <w:del w:id="10562" w:author="Զարինե Սարգսյան" w:date="2026-04-02T12:28:00Z"/>
            </w:rPr>
          </w:rPrChange>
        </w:rPr>
      </w:pPr>
      <w:del w:id="10563" w:author="Զարինե Սարգսյան" w:date="2026-04-02T12:28:00Z">
        <w:r w:rsidRPr="00537147" w:rsidDel="00C351F4">
          <w:rPr>
            <w:lang w:val="hy-AM"/>
            <w:rPrChange w:id="10564" w:author="Զարինե Սարգսյան" w:date="2026-04-06T11:03:00Z">
              <w:rPr/>
            </w:rPrChange>
          </w:rPr>
          <w:delText>2) «</w:delText>
        </w:r>
        <w:r w:rsidRPr="00537147" w:rsidDel="00C351F4">
          <w:rPr>
            <w:rFonts w:ascii="Arial" w:hAnsi="Arial" w:cs="Arial"/>
            <w:lang w:val="hy-AM"/>
            <w:rPrChange w:id="10565" w:author="Զարինե Սարգսյան" w:date="2026-04-06T11:03:00Z">
              <w:rPr>
                <w:rFonts w:ascii="Arial" w:hAnsi="Arial" w:cs="Arial"/>
              </w:rPr>
            </w:rPrChange>
          </w:rPr>
          <w:delText>Սև</w:delText>
        </w:r>
        <w:r w:rsidRPr="00537147" w:rsidDel="00C351F4">
          <w:rPr>
            <w:lang w:val="hy-AM"/>
            <w:rPrChange w:id="1056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67" w:author="Զարինե Սարգսյան" w:date="2026-04-06T11:03:00Z">
              <w:rPr>
                <w:rFonts w:ascii="Arial" w:hAnsi="Arial" w:cs="Arial"/>
              </w:rPr>
            </w:rPrChange>
          </w:rPr>
          <w:delText>արկղերում</w:delText>
        </w:r>
        <w:r w:rsidRPr="00537147" w:rsidDel="00C351F4">
          <w:rPr>
            <w:lang w:val="hy-AM"/>
            <w:rPrChange w:id="10568" w:author="Զարինե Սարգսյան" w:date="2026-04-06T11:03:00Z">
              <w:rPr/>
            </w:rPrChange>
          </w:rPr>
          <w:delText xml:space="preserve">» </w:delText>
        </w:r>
        <w:r w:rsidRPr="00537147" w:rsidDel="00C351F4">
          <w:rPr>
            <w:rFonts w:ascii="Arial" w:hAnsi="Arial" w:cs="Arial"/>
            <w:lang w:val="hy-AM"/>
            <w:rPrChange w:id="10569" w:author="Զարինե Սարգսյան" w:date="2026-04-06T11:03:00Z">
              <w:rPr>
                <w:rFonts w:ascii="Arial" w:hAnsi="Arial" w:cs="Arial"/>
              </w:rPr>
            </w:rPrChange>
          </w:rPr>
          <w:delText>պահպանվում</w:delText>
        </w:r>
        <w:r w:rsidRPr="00537147" w:rsidDel="00C351F4">
          <w:rPr>
            <w:lang w:val="hy-AM"/>
            <w:rPrChange w:id="1057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71" w:author="Զարինե Սարգսյան" w:date="2026-04-06T11:03:00Z">
              <w:rPr>
                <w:rFonts w:ascii="Arial" w:hAnsi="Arial" w:cs="Arial"/>
              </w:rPr>
            </w:rPrChange>
          </w:rPr>
          <w:delText>են</w:delText>
        </w:r>
        <w:r w:rsidRPr="00537147" w:rsidDel="00C351F4">
          <w:rPr>
            <w:lang w:val="hy-AM"/>
            <w:rPrChange w:id="1057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73" w:author="Զարինե Սարգսյան" w:date="2026-04-06T11:03:00Z">
              <w:rPr>
                <w:rFonts w:ascii="Arial" w:hAnsi="Arial" w:cs="Arial"/>
              </w:rPr>
            </w:rPrChange>
          </w:rPr>
          <w:delText>միայն</w:delText>
        </w:r>
        <w:r w:rsidRPr="00537147" w:rsidDel="00C351F4">
          <w:rPr>
            <w:lang w:val="hy-AM"/>
            <w:rPrChange w:id="1057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75" w:author="Զարինե Սարգսյան" w:date="2026-04-06T11:03:00Z">
              <w:rPr>
                <w:rFonts w:ascii="Arial" w:hAnsi="Arial" w:cs="Arial"/>
              </w:rPr>
            </w:rPrChange>
          </w:rPr>
          <w:delText>Կենտրոնական</w:delText>
        </w:r>
        <w:r w:rsidRPr="00537147" w:rsidDel="00C351F4">
          <w:rPr>
            <w:lang w:val="hy-AM"/>
            <w:rPrChange w:id="1057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77" w:author="Զարինե Սարգսյան" w:date="2026-04-06T11:03:00Z">
              <w:rPr>
                <w:rFonts w:ascii="Arial" w:hAnsi="Arial" w:cs="Arial"/>
              </w:rPr>
            </w:rPrChange>
          </w:rPr>
          <w:delText>բանկին</w:delText>
        </w:r>
        <w:r w:rsidRPr="00537147" w:rsidDel="00C351F4">
          <w:rPr>
            <w:lang w:val="hy-AM"/>
            <w:rPrChange w:id="1057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79" w:author="Զարինե Սարգսյան" w:date="2026-04-06T11:03:00Z">
              <w:rPr>
                <w:rFonts w:ascii="Arial" w:hAnsi="Arial" w:cs="Arial"/>
              </w:rPr>
            </w:rPrChange>
          </w:rPr>
          <w:delText>տրամադրած</w:delText>
        </w:r>
        <w:r w:rsidRPr="00537147" w:rsidDel="00C351F4">
          <w:rPr>
            <w:lang w:val="hy-AM"/>
            <w:rPrChange w:id="10580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581" w:author="Զարինե Սարգսյան" w:date="2026-04-06T11:03:00Z">
              <w:rPr>
                <w:rFonts w:ascii="Arial" w:hAnsi="Arial" w:cs="Arial"/>
              </w:rPr>
            </w:rPrChange>
          </w:rPr>
          <w:delText>կամ</w:delText>
        </w:r>
        <w:r w:rsidRPr="00537147" w:rsidDel="00C351F4">
          <w:rPr>
            <w:lang w:val="hy-AM"/>
            <w:rPrChange w:id="1058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83" w:author="Զարինե Սարգսյան" w:date="2026-04-06T11:03:00Z">
              <w:rPr>
                <w:rFonts w:ascii="Arial" w:hAnsi="Arial" w:cs="Arial"/>
              </w:rPr>
            </w:rPrChange>
          </w:rPr>
          <w:delText>վերջինիս</w:delText>
        </w:r>
        <w:r w:rsidRPr="00537147" w:rsidDel="00C351F4">
          <w:rPr>
            <w:lang w:val="hy-AM"/>
            <w:rPrChange w:id="1058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85" w:author="Զարինե Սարգսյան" w:date="2026-04-06T11:03:00Z">
              <w:rPr>
                <w:rFonts w:ascii="Arial" w:hAnsi="Arial" w:cs="Arial"/>
              </w:rPr>
            </w:rPrChange>
          </w:rPr>
          <w:delText>ուղարկած</w:delText>
        </w:r>
        <w:r w:rsidRPr="00537147" w:rsidDel="00C351F4">
          <w:rPr>
            <w:lang w:val="hy-AM"/>
            <w:rPrChange w:id="1058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87" w:author="Զարինե Սարգսյան" w:date="2026-04-06T11:03:00Z">
              <w:rPr>
                <w:rFonts w:ascii="Arial" w:hAnsi="Arial" w:cs="Arial"/>
              </w:rPr>
            </w:rPrChange>
          </w:rPr>
          <w:delText>Հաղորդագրություններում</w:delText>
        </w:r>
        <w:r w:rsidRPr="00537147" w:rsidDel="00C351F4">
          <w:rPr>
            <w:lang w:val="hy-AM"/>
            <w:rPrChange w:id="1058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89" w:author="Զարինե Սարգսյան" w:date="2026-04-06T11:03:00Z">
              <w:rPr>
                <w:rFonts w:ascii="Arial" w:hAnsi="Arial" w:cs="Arial"/>
              </w:rPr>
            </w:rPrChange>
          </w:rPr>
          <w:delText>առկա</w:delText>
        </w:r>
        <w:r w:rsidRPr="00537147" w:rsidDel="00C351F4">
          <w:rPr>
            <w:lang w:val="hy-AM"/>
            <w:rPrChange w:id="1059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591" w:author="Զարինե Սարգսյան" w:date="2026-04-06T11:03:00Z">
              <w:rPr>
                <w:rFonts w:ascii="Arial" w:hAnsi="Arial" w:cs="Arial"/>
              </w:rPr>
            </w:rPrChange>
          </w:rPr>
          <w:delText>տեղեկատվությունները</w:delText>
        </w:r>
        <w:r w:rsidRPr="00537147" w:rsidDel="00C351F4">
          <w:rPr>
            <w:lang w:val="hy-AM"/>
            <w:rPrChange w:id="10592" w:author="Զարինե Սարգսյան" w:date="2026-04-06T11:03:00Z">
              <w:rPr/>
            </w:rPrChange>
          </w:rPr>
          <w:delText>:</w:delText>
        </w:r>
      </w:del>
    </w:p>
    <w:p w14:paraId="439EE2BD" w14:textId="7FDA0B0E" w:rsidR="00A320B0" w:rsidRPr="00537147" w:rsidDel="00C351F4" w:rsidRDefault="00A320B0" w:rsidP="00A320B0">
      <w:pPr>
        <w:rPr>
          <w:del w:id="10593" w:author="Զարինե Սարգսյան" w:date="2026-04-02T12:28:00Z"/>
          <w:lang w:val="hy-AM"/>
          <w:rPrChange w:id="10594" w:author="Զարինե Սարգսյան" w:date="2026-04-06T11:03:00Z">
            <w:rPr>
              <w:del w:id="10595" w:author="Զարինե Սարգսյան" w:date="2026-04-02T12:28:00Z"/>
            </w:rPr>
          </w:rPrChange>
        </w:rPr>
      </w:pPr>
      <w:del w:id="10596" w:author="Զարինե Սարգսյան" w:date="2026-04-02T12:28:00Z">
        <w:r w:rsidRPr="00537147" w:rsidDel="00C351F4">
          <w:rPr>
            <w:lang w:val="hy-AM"/>
            <w:rPrChange w:id="10597" w:author="Զարինե Սարգսյան" w:date="2026-04-06T11:03:00Z">
              <w:rPr/>
            </w:rPrChange>
          </w:rPr>
          <w:delText>3) «</w:delText>
        </w:r>
        <w:r w:rsidRPr="00537147" w:rsidDel="00C351F4">
          <w:rPr>
            <w:rFonts w:ascii="Arial" w:hAnsi="Arial" w:cs="Arial"/>
            <w:lang w:val="hy-AM"/>
            <w:rPrChange w:id="10598" w:author="Զարինե Սարգսյան" w:date="2026-04-06T11:03:00Z">
              <w:rPr>
                <w:rFonts w:ascii="Arial" w:hAnsi="Arial" w:cs="Arial"/>
              </w:rPr>
            </w:rPrChange>
          </w:rPr>
          <w:delText>Սև</w:delText>
        </w:r>
        <w:r w:rsidRPr="00537147" w:rsidDel="00C351F4">
          <w:rPr>
            <w:lang w:val="hy-AM"/>
            <w:rPrChange w:id="1059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00" w:author="Զարինե Սարգսյան" w:date="2026-04-06T11:03:00Z">
              <w:rPr>
                <w:rFonts w:ascii="Arial" w:hAnsi="Arial" w:cs="Arial"/>
              </w:rPr>
            </w:rPrChange>
          </w:rPr>
          <w:delText>արկղերում</w:delText>
        </w:r>
        <w:r w:rsidRPr="00537147" w:rsidDel="00C351F4">
          <w:rPr>
            <w:lang w:val="hy-AM"/>
            <w:rPrChange w:id="10601" w:author="Զարինե Սարգսյան" w:date="2026-04-06T11:03:00Z">
              <w:rPr/>
            </w:rPrChange>
          </w:rPr>
          <w:delText xml:space="preserve">» </w:delText>
        </w:r>
        <w:r w:rsidRPr="00537147" w:rsidDel="00C351F4">
          <w:rPr>
            <w:rFonts w:ascii="Arial" w:hAnsi="Arial" w:cs="Arial"/>
            <w:lang w:val="hy-AM"/>
            <w:rPrChange w:id="10602" w:author="Զարինե Սարգսյան" w:date="2026-04-06T11:03:00Z">
              <w:rPr>
                <w:rFonts w:ascii="Arial" w:hAnsi="Arial" w:cs="Arial"/>
              </w:rPr>
            </w:rPrChange>
          </w:rPr>
          <w:delText>գրանցված</w:delText>
        </w:r>
        <w:r w:rsidRPr="00537147" w:rsidDel="00C351F4">
          <w:rPr>
            <w:lang w:val="hy-AM"/>
            <w:rPrChange w:id="1060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04" w:author="Զարինե Սարգսյան" w:date="2026-04-06T11:03:00Z">
              <w:rPr>
                <w:rFonts w:ascii="Arial" w:hAnsi="Arial" w:cs="Arial"/>
              </w:rPr>
            </w:rPrChange>
          </w:rPr>
          <w:delText>տեղեկատվությունը</w:delText>
        </w:r>
        <w:r w:rsidRPr="00537147" w:rsidDel="00C351F4">
          <w:rPr>
            <w:lang w:val="hy-AM"/>
            <w:rPrChange w:id="1060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06" w:author="Զարինե Սարգսյան" w:date="2026-04-06T11:03:00Z">
              <w:rPr>
                <w:rFonts w:ascii="Arial" w:hAnsi="Arial" w:cs="Arial"/>
              </w:rPr>
            </w:rPrChange>
          </w:rPr>
          <w:delText>Կենտրոնական</w:delText>
        </w:r>
        <w:r w:rsidRPr="00537147" w:rsidDel="00C351F4">
          <w:rPr>
            <w:lang w:val="hy-AM"/>
            <w:rPrChange w:id="1060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08" w:author="Զարինե Սարգսյան" w:date="2026-04-06T11:03:00Z">
              <w:rPr>
                <w:rFonts w:ascii="Arial" w:hAnsi="Arial" w:cs="Arial"/>
              </w:rPr>
            </w:rPrChange>
          </w:rPr>
          <w:delText>բանկի</w:delText>
        </w:r>
        <w:r w:rsidRPr="00537147" w:rsidDel="00C351F4">
          <w:rPr>
            <w:lang w:val="hy-AM"/>
            <w:rPrChange w:id="1060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10" w:author="Զարինե Սարգսյան" w:date="2026-04-06T11:03:00Z">
              <w:rPr>
                <w:rFonts w:ascii="Arial" w:hAnsi="Arial" w:cs="Arial"/>
              </w:rPr>
            </w:rPrChange>
          </w:rPr>
          <w:delText>կողմից</w:delText>
        </w:r>
        <w:r w:rsidRPr="00537147" w:rsidDel="00C351F4">
          <w:rPr>
            <w:lang w:val="hy-AM"/>
            <w:rPrChange w:id="1061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12" w:author="Զարինե Սարգսյան" w:date="2026-04-06T11:03:00Z">
              <w:rPr>
                <w:rFonts w:ascii="Arial" w:hAnsi="Arial" w:cs="Arial"/>
              </w:rPr>
            </w:rPrChange>
          </w:rPr>
          <w:delText>արխիվացվում</w:delText>
        </w:r>
        <w:r w:rsidRPr="00537147" w:rsidDel="00C351F4">
          <w:rPr>
            <w:lang w:val="hy-AM"/>
            <w:rPrChange w:id="1061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14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61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16" w:author="Զարինե Սարգսյան" w:date="2026-04-06T11:03:00Z">
              <w:rPr>
                <w:rFonts w:ascii="Arial" w:hAnsi="Arial" w:cs="Arial"/>
              </w:rPr>
            </w:rPrChange>
          </w:rPr>
          <w:delText>պահպանվում</w:delText>
        </w:r>
        <w:r w:rsidRPr="00537147" w:rsidDel="00C351F4">
          <w:rPr>
            <w:lang w:val="hy-AM"/>
            <w:rPrChange w:id="1061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18" w:author="Զարինե Սարգսյան" w:date="2026-04-06T11:03:00Z">
              <w:rPr>
                <w:rFonts w:ascii="Arial" w:hAnsi="Arial" w:cs="Arial"/>
              </w:rPr>
            </w:rPrChange>
          </w:rPr>
          <w:delText>է</w:delText>
        </w:r>
        <w:r w:rsidRPr="00537147" w:rsidDel="00C351F4">
          <w:rPr>
            <w:lang w:val="hy-AM"/>
            <w:rPrChange w:id="1061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20" w:author="Զարինե Սարգսյան" w:date="2026-04-06T11:03:00Z">
              <w:rPr>
                <w:rFonts w:ascii="Arial" w:hAnsi="Arial" w:cs="Arial"/>
              </w:rPr>
            </w:rPrChange>
          </w:rPr>
          <w:delText>նվազագույնը</w:delText>
        </w:r>
        <w:r w:rsidRPr="00537147" w:rsidDel="00C351F4">
          <w:rPr>
            <w:lang w:val="hy-AM"/>
            <w:rPrChange w:id="10621" w:author="Զարինե Սարգսյան" w:date="2026-04-06T11:03:00Z">
              <w:rPr/>
            </w:rPrChange>
          </w:rPr>
          <w:delText xml:space="preserve"> 5 </w:delText>
        </w:r>
        <w:r w:rsidRPr="00537147" w:rsidDel="00C351F4">
          <w:rPr>
            <w:rFonts w:ascii="Arial" w:hAnsi="Arial" w:cs="Arial"/>
            <w:lang w:val="hy-AM"/>
            <w:rPrChange w:id="10622" w:author="Զարինե Սարգսյան" w:date="2026-04-06T11:03:00Z">
              <w:rPr>
                <w:rFonts w:ascii="Arial" w:hAnsi="Arial" w:cs="Arial"/>
              </w:rPr>
            </w:rPrChange>
          </w:rPr>
          <w:delText>տարի</w:delText>
        </w:r>
        <w:r w:rsidRPr="00537147" w:rsidDel="00C351F4">
          <w:rPr>
            <w:lang w:val="hy-AM"/>
            <w:rPrChange w:id="1062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24" w:author="Զարինե Սարգսյան" w:date="2026-04-06T11:03:00Z">
              <w:rPr>
                <w:rFonts w:ascii="Arial" w:hAnsi="Arial" w:cs="Arial"/>
              </w:rPr>
            </w:rPrChange>
          </w:rPr>
          <w:delText>ժամկետով</w:delText>
        </w:r>
        <w:r w:rsidRPr="00537147" w:rsidDel="00C351F4">
          <w:rPr>
            <w:lang w:val="hy-AM"/>
            <w:rPrChange w:id="10625" w:author="Զարինե Սարգսյան" w:date="2026-04-06T11:03:00Z">
              <w:rPr/>
            </w:rPrChange>
          </w:rPr>
          <w:delText>:</w:delText>
        </w:r>
      </w:del>
    </w:p>
    <w:p w14:paraId="416D454D" w14:textId="1FB51B73" w:rsidR="00A320B0" w:rsidRPr="00537147" w:rsidDel="00C351F4" w:rsidRDefault="00A320B0" w:rsidP="00A320B0">
      <w:pPr>
        <w:rPr>
          <w:del w:id="10626" w:author="Զարինե Սարգսյան" w:date="2026-04-02T12:28:00Z"/>
          <w:lang w:val="hy-AM"/>
          <w:rPrChange w:id="10627" w:author="Զարինե Սարգսյան" w:date="2026-04-06T11:03:00Z">
            <w:rPr>
              <w:del w:id="10628" w:author="Զարինե Սարգսյան" w:date="2026-04-02T12:28:00Z"/>
            </w:rPr>
          </w:rPrChange>
        </w:rPr>
      </w:pPr>
      <w:del w:id="10629" w:author="Զարինե Սարգսյան" w:date="2026-04-02T12:28:00Z">
        <w:r w:rsidRPr="00537147" w:rsidDel="00C351F4">
          <w:rPr>
            <w:lang w:val="hy-AM"/>
            <w:rPrChange w:id="10630" w:author="Զարինե Սարգսյան" w:date="2026-04-06T11:03:00Z">
              <w:rPr/>
            </w:rPrChange>
          </w:rPr>
          <w:delText xml:space="preserve">44. </w:delText>
        </w:r>
        <w:r w:rsidRPr="00537147" w:rsidDel="00C351F4">
          <w:rPr>
            <w:rFonts w:ascii="Arial" w:hAnsi="Arial" w:cs="Arial"/>
            <w:lang w:val="hy-AM"/>
            <w:rPrChange w:id="10631" w:author="Զարինե Սարգսյան" w:date="2026-04-06T11:03:00Z">
              <w:rPr>
                <w:rFonts w:ascii="Arial" w:hAnsi="Arial" w:cs="Arial"/>
              </w:rPr>
            </w:rPrChange>
          </w:rPr>
          <w:delText>Կենտրոնական</w:delText>
        </w:r>
        <w:r w:rsidRPr="00537147" w:rsidDel="00C351F4">
          <w:rPr>
            <w:lang w:val="hy-AM"/>
            <w:rPrChange w:id="1063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33" w:author="Զարինե Սարգսյան" w:date="2026-04-06T11:03:00Z">
              <w:rPr>
                <w:rFonts w:ascii="Arial" w:hAnsi="Arial" w:cs="Arial"/>
              </w:rPr>
            </w:rPrChange>
          </w:rPr>
          <w:delText>բանկի</w:delText>
        </w:r>
        <w:r w:rsidRPr="00537147" w:rsidDel="00C351F4">
          <w:rPr>
            <w:lang w:val="hy-AM"/>
            <w:rPrChange w:id="1063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35" w:author="Զարինե Սարգսյան" w:date="2026-04-06T11:03:00Z">
              <w:rPr>
                <w:rFonts w:ascii="Arial" w:hAnsi="Arial" w:cs="Arial"/>
              </w:rPr>
            </w:rPrChange>
          </w:rPr>
          <w:delText>կողմից</w:delText>
        </w:r>
        <w:r w:rsidRPr="00537147" w:rsidDel="00C351F4">
          <w:rPr>
            <w:lang w:val="hy-AM"/>
            <w:rPrChange w:id="10636" w:author="Զարինե Սարգսյան" w:date="2026-04-06T11:03:00Z">
              <w:rPr/>
            </w:rPrChange>
          </w:rPr>
          <w:delText xml:space="preserve"> «</w:delText>
        </w:r>
        <w:r w:rsidRPr="00537147" w:rsidDel="00C351F4">
          <w:rPr>
            <w:rFonts w:ascii="Arial" w:hAnsi="Arial" w:cs="Arial"/>
            <w:lang w:val="hy-AM"/>
            <w:rPrChange w:id="10637" w:author="Զարինե Սարգսյան" w:date="2026-04-06T11:03:00Z">
              <w:rPr>
                <w:rFonts w:ascii="Arial" w:hAnsi="Arial" w:cs="Arial"/>
              </w:rPr>
            </w:rPrChange>
          </w:rPr>
          <w:delText>սև</w:delText>
        </w:r>
        <w:r w:rsidRPr="00537147" w:rsidDel="00C351F4">
          <w:rPr>
            <w:lang w:val="hy-AM"/>
            <w:rPrChange w:id="1063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39" w:author="Զարինե Սարգսյան" w:date="2026-04-06T11:03:00Z">
              <w:rPr>
                <w:rFonts w:ascii="Arial" w:hAnsi="Arial" w:cs="Arial"/>
              </w:rPr>
            </w:rPrChange>
          </w:rPr>
          <w:delText>արկղերում</w:delText>
        </w:r>
        <w:r w:rsidRPr="00537147" w:rsidDel="00C351F4">
          <w:rPr>
            <w:lang w:val="hy-AM"/>
            <w:rPrChange w:id="10640" w:author="Զարինե Սարգսյան" w:date="2026-04-06T11:03:00Z">
              <w:rPr/>
            </w:rPrChange>
          </w:rPr>
          <w:delText xml:space="preserve">» </w:delText>
        </w:r>
        <w:r w:rsidRPr="00537147" w:rsidDel="00C351F4">
          <w:rPr>
            <w:rFonts w:ascii="Arial" w:hAnsi="Arial" w:cs="Arial"/>
            <w:lang w:val="hy-AM"/>
            <w:rPrChange w:id="10641" w:author="Զարինե Սարգսյան" w:date="2026-04-06T11:03:00Z">
              <w:rPr>
                <w:rFonts w:ascii="Arial" w:hAnsi="Arial" w:cs="Arial"/>
              </w:rPr>
            </w:rPrChange>
          </w:rPr>
          <w:delText>պահպանված</w:delText>
        </w:r>
        <w:r w:rsidRPr="00537147" w:rsidDel="00C351F4">
          <w:rPr>
            <w:lang w:val="hy-AM"/>
            <w:rPrChange w:id="1064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43" w:author="Զարինե Սարգսյան" w:date="2026-04-06T11:03:00Z">
              <w:rPr>
                <w:rFonts w:ascii="Arial" w:hAnsi="Arial" w:cs="Arial"/>
              </w:rPr>
            </w:rPrChange>
          </w:rPr>
          <w:delText>տեղեկատվությունը</w:delText>
        </w:r>
        <w:r w:rsidRPr="00537147" w:rsidDel="00C351F4">
          <w:rPr>
            <w:lang w:val="hy-AM"/>
            <w:rPrChange w:id="1064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45" w:author="Զարինե Սարգսյան" w:date="2026-04-06T11:03:00Z">
              <w:rPr>
                <w:rFonts w:ascii="Arial" w:hAnsi="Arial" w:cs="Arial"/>
              </w:rPr>
            </w:rPrChange>
          </w:rPr>
          <w:delText>կարող</w:delText>
        </w:r>
        <w:r w:rsidRPr="00537147" w:rsidDel="00C351F4">
          <w:rPr>
            <w:lang w:val="hy-AM"/>
            <w:rPrChange w:id="1064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47" w:author="Զարինե Սարգսյան" w:date="2026-04-06T11:03:00Z">
              <w:rPr>
                <w:rFonts w:ascii="Arial" w:hAnsi="Arial" w:cs="Arial"/>
              </w:rPr>
            </w:rPrChange>
          </w:rPr>
          <w:delText>է</w:delText>
        </w:r>
        <w:r w:rsidRPr="00537147" w:rsidDel="00C351F4">
          <w:rPr>
            <w:lang w:val="hy-AM"/>
            <w:rPrChange w:id="1064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49" w:author="Զարինե Սարգսյան" w:date="2026-04-06T11:03:00Z">
              <w:rPr>
                <w:rFonts w:ascii="Arial" w:hAnsi="Arial" w:cs="Arial"/>
              </w:rPr>
            </w:rPrChange>
          </w:rPr>
          <w:delText>տրամադրվել</w:delText>
        </w:r>
        <w:r w:rsidRPr="00537147" w:rsidDel="00C351F4">
          <w:rPr>
            <w:lang w:val="hy-AM"/>
            <w:rPrChange w:id="1065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51" w:author="Զարինե Սարգսյան" w:date="2026-04-06T11:03:00Z">
              <w:rPr>
                <w:rFonts w:ascii="Arial" w:hAnsi="Arial" w:cs="Arial"/>
              </w:rPr>
            </w:rPrChange>
          </w:rPr>
          <w:delText>Հարկային</w:delText>
        </w:r>
        <w:r w:rsidRPr="00537147" w:rsidDel="00C351F4">
          <w:rPr>
            <w:lang w:val="hy-AM"/>
            <w:rPrChange w:id="1065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53" w:author="Զարինե Սարգսյան" w:date="2026-04-06T11:03:00Z">
              <w:rPr>
                <w:rFonts w:ascii="Arial" w:hAnsi="Arial" w:cs="Arial"/>
              </w:rPr>
            </w:rPrChange>
          </w:rPr>
          <w:delText>մարմնին</w:delText>
        </w:r>
        <w:r w:rsidRPr="00537147" w:rsidDel="00C351F4">
          <w:rPr>
            <w:lang w:val="hy-AM"/>
            <w:rPrChange w:id="1065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55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656" w:author="Զարինե Սարգսյան" w:date="2026-04-06T11:03:00Z">
              <w:rPr/>
            </w:rPrChange>
          </w:rPr>
          <w:delText xml:space="preserve"> (</w:delText>
        </w:r>
        <w:r w:rsidRPr="00537147" w:rsidDel="00C351F4">
          <w:rPr>
            <w:rFonts w:ascii="Arial" w:hAnsi="Arial" w:cs="Arial"/>
            <w:lang w:val="hy-AM"/>
            <w:rPrChange w:id="10657" w:author="Զարինե Սարգսյան" w:date="2026-04-06T11:03:00Z">
              <w:rPr>
                <w:rFonts w:ascii="Arial" w:hAnsi="Arial" w:cs="Arial"/>
              </w:rPr>
            </w:rPrChange>
          </w:rPr>
          <w:delText>կամ</w:delText>
        </w:r>
        <w:r w:rsidRPr="00537147" w:rsidDel="00C351F4">
          <w:rPr>
            <w:lang w:val="hy-AM"/>
            <w:rPrChange w:id="10658" w:author="Զարինե Սարգսյան" w:date="2026-04-06T11:03:00Z">
              <w:rPr/>
            </w:rPrChange>
          </w:rPr>
          <w:delText xml:space="preserve">) </w:delText>
        </w:r>
        <w:r w:rsidRPr="00537147" w:rsidDel="00C351F4">
          <w:rPr>
            <w:rFonts w:ascii="Arial" w:hAnsi="Arial" w:cs="Arial"/>
            <w:lang w:val="hy-AM"/>
            <w:rPrChange w:id="10659" w:author="Զարինե Սարգսյան" w:date="2026-04-06T11:03:00Z">
              <w:rPr>
                <w:rFonts w:ascii="Arial" w:hAnsi="Arial" w:cs="Arial"/>
              </w:rPr>
            </w:rPrChange>
          </w:rPr>
          <w:delText>Բանկերին</w:delText>
        </w:r>
        <w:r w:rsidRPr="00537147" w:rsidDel="00C351F4">
          <w:rPr>
            <w:lang w:val="hy-AM"/>
            <w:rPrChange w:id="10660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661" w:author="Զարինե Սարգսյան" w:date="2026-04-06T11:03:00Z">
              <w:rPr>
                <w:rFonts w:ascii="Arial" w:hAnsi="Arial" w:cs="Arial"/>
              </w:rPr>
            </w:rPrChange>
          </w:rPr>
          <w:delText>եթե</w:delText>
        </w:r>
        <w:r w:rsidRPr="00537147" w:rsidDel="00C351F4">
          <w:rPr>
            <w:lang w:val="hy-AM"/>
            <w:rPrChange w:id="1066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63" w:author="Զարինե Սարգսյան" w:date="2026-04-06T11:03:00Z">
              <w:rPr>
                <w:rFonts w:ascii="Arial" w:hAnsi="Arial" w:cs="Arial"/>
              </w:rPr>
            </w:rPrChange>
          </w:rPr>
          <w:delText>այդ</w:delText>
        </w:r>
        <w:r w:rsidRPr="00537147" w:rsidDel="00C351F4">
          <w:rPr>
            <w:lang w:val="hy-AM"/>
            <w:rPrChange w:id="1066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65" w:author="Զարինե Սարգսյան" w:date="2026-04-06T11:03:00Z">
              <w:rPr>
                <w:rFonts w:ascii="Arial" w:hAnsi="Arial" w:cs="Arial"/>
              </w:rPr>
            </w:rPrChange>
          </w:rPr>
          <w:delText>տեղեկությունն</w:delText>
        </w:r>
        <w:r w:rsidRPr="00537147" w:rsidDel="00C351F4">
          <w:rPr>
            <w:lang w:val="hy-AM"/>
            <w:rPrChange w:id="1066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67" w:author="Զարինե Սարգսյան" w:date="2026-04-06T11:03:00Z">
              <w:rPr>
                <w:rFonts w:ascii="Arial" w:hAnsi="Arial" w:cs="Arial"/>
              </w:rPr>
            </w:rPrChange>
          </w:rPr>
          <w:delText>անհրաժեշտ</w:delText>
        </w:r>
        <w:r w:rsidRPr="00537147" w:rsidDel="00C351F4">
          <w:rPr>
            <w:lang w:val="hy-AM"/>
            <w:rPrChange w:id="1066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69" w:author="Զարինե Սարգսյան" w:date="2026-04-06T11:03:00Z">
              <w:rPr>
                <w:rFonts w:ascii="Arial" w:hAnsi="Arial" w:cs="Arial"/>
              </w:rPr>
            </w:rPrChange>
          </w:rPr>
          <w:delText>է</w:delText>
        </w:r>
        <w:r w:rsidRPr="00537147" w:rsidDel="00C351F4">
          <w:rPr>
            <w:lang w:val="hy-AM"/>
            <w:rPrChange w:id="1067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71" w:author="Զարինե Սարգսյան" w:date="2026-04-06T11:03:00Z">
              <w:rPr>
                <w:rFonts w:ascii="Arial" w:hAnsi="Arial" w:cs="Arial"/>
              </w:rPr>
            </w:rPrChange>
          </w:rPr>
          <w:delText>Հարկային</w:delText>
        </w:r>
        <w:r w:rsidRPr="00537147" w:rsidDel="00C351F4">
          <w:rPr>
            <w:lang w:val="hy-AM"/>
            <w:rPrChange w:id="1067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73" w:author="Զարինե Սարգսյան" w:date="2026-04-06T11:03:00Z">
              <w:rPr>
                <w:rFonts w:ascii="Arial" w:hAnsi="Arial" w:cs="Arial"/>
              </w:rPr>
            </w:rPrChange>
          </w:rPr>
          <w:delText>մարմնի</w:delText>
        </w:r>
        <w:r w:rsidRPr="00537147" w:rsidDel="00C351F4">
          <w:rPr>
            <w:lang w:val="hy-AM"/>
            <w:rPrChange w:id="1067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75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676" w:author="Զարինե Սարգսյան" w:date="2026-04-06T11:03:00Z">
              <w:rPr/>
            </w:rPrChange>
          </w:rPr>
          <w:delText xml:space="preserve"> (</w:delText>
        </w:r>
        <w:r w:rsidRPr="00537147" w:rsidDel="00C351F4">
          <w:rPr>
            <w:rFonts w:ascii="Arial" w:hAnsi="Arial" w:cs="Arial"/>
            <w:lang w:val="hy-AM"/>
            <w:rPrChange w:id="10677" w:author="Զարինե Սարգսյան" w:date="2026-04-06T11:03:00Z">
              <w:rPr>
                <w:rFonts w:ascii="Arial" w:hAnsi="Arial" w:cs="Arial"/>
              </w:rPr>
            </w:rPrChange>
          </w:rPr>
          <w:delText>կամ</w:delText>
        </w:r>
        <w:r w:rsidRPr="00537147" w:rsidDel="00C351F4">
          <w:rPr>
            <w:lang w:val="hy-AM"/>
            <w:rPrChange w:id="10678" w:author="Զարինե Սարգսյան" w:date="2026-04-06T11:03:00Z">
              <w:rPr/>
            </w:rPrChange>
          </w:rPr>
          <w:delText xml:space="preserve">) </w:delText>
        </w:r>
        <w:r w:rsidRPr="00537147" w:rsidDel="00C351F4">
          <w:rPr>
            <w:rFonts w:ascii="Arial" w:hAnsi="Arial" w:cs="Arial"/>
            <w:lang w:val="hy-AM"/>
            <w:rPrChange w:id="10679" w:author="Զարինե Սարգսյան" w:date="2026-04-06T11:03:00Z">
              <w:rPr>
                <w:rFonts w:ascii="Arial" w:hAnsi="Arial" w:cs="Arial"/>
              </w:rPr>
            </w:rPrChange>
          </w:rPr>
          <w:delText>Բանկերի</w:delText>
        </w:r>
        <w:r w:rsidRPr="00537147" w:rsidDel="00C351F4">
          <w:rPr>
            <w:lang w:val="hy-AM"/>
            <w:rPrChange w:id="1068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81" w:author="Զարինե Սարգսյան" w:date="2026-04-06T11:03:00Z">
              <w:rPr>
                <w:rFonts w:ascii="Arial" w:hAnsi="Arial" w:cs="Arial"/>
              </w:rPr>
            </w:rPrChange>
          </w:rPr>
          <w:delText>միջև</w:delText>
        </w:r>
        <w:r w:rsidRPr="00537147" w:rsidDel="00C351F4">
          <w:rPr>
            <w:lang w:val="hy-AM"/>
            <w:rPrChange w:id="1068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83" w:author="Զարինե Սարգսյան" w:date="2026-04-06T11:03:00Z">
              <w:rPr>
                <w:rFonts w:ascii="Arial" w:hAnsi="Arial" w:cs="Arial"/>
              </w:rPr>
            </w:rPrChange>
          </w:rPr>
          <w:delText>առաջացած</w:delText>
        </w:r>
        <w:r w:rsidRPr="00537147" w:rsidDel="00C351F4">
          <w:rPr>
            <w:lang w:val="hy-AM"/>
            <w:rPrChange w:id="1068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85" w:author="Զարինե Սարգսյան" w:date="2026-04-06T11:03:00Z">
              <w:rPr>
                <w:rFonts w:ascii="Arial" w:hAnsi="Arial" w:cs="Arial"/>
              </w:rPr>
            </w:rPrChange>
          </w:rPr>
          <w:delText>վեճերի</w:delText>
        </w:r>
        <w:r w:rsidRPr="00537147" w:rsidDel="00C351F4">
          <w:rPr>
            <w:lang w:val="hy-AM"/>
            <w:rPrChange w:id="1068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87" w:author="Զարինե Սարգսյան" w:date="2026-04-06T11:03:00Z">
              <w:rPr>
                <w:rFonts w:ascii="Arial" w:hAnsi="Arial" w:cs="Arial"/>
              </w:rPr>
            </w:rPrChange>
          </w:rPr>
          <w:delText>հետ</w:delText>
        </w:r>
        <w:r w:rsidRPr="00537147" w:rsidDel="00C351F4">
          <w:rPr>
            <w:lang w:val="hy-AM"/>
            <w:rPrChange w:id="1068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89" w:author="Զարինե Սարգսյան" w:date="2026-04-06T11:03:00Z">
              <w:rPr>
                <w:rFonts w:ascii="Arial" w:hAnsi="Arial" w:cs="Arial"/>
              </w:rPr>
            </w:rPrChange>
          </w:rPr>
          <w:delText>կապված</w:delText>
        </w:r>
        <w:r w:rsidRPr="00537147" w:rsidDel="00C351F4">
          <w:rPr>
            <w:lang w:val="hy-AM"/>
            <w:rPrChange w:id="1069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91" w:author="Զարինե Սարգսյան" w:date="2026-04-06T11:03:00Z">
              <w:rPr>
                <w:rFonts w:ascii="Arial" w:hAnsi="Arial" w:cs="Arial"/>
              </w:rPr>
            </w:rPrChange>
          </w:rPr>
          <w:delText>որպես</w:delText>
        </w:r>
        <w:r w:rsidRPr="00537147" w:rsidDel="00C351F4">
          <w:rPr>
            <w:lang w:val="hy-AM"/>
            <w:rPrChange w:id="1069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93" w:author="Զարինե Սարգսյան" w:date="2026-04-06T11:03:00Z">
              <w:rPr>
                <w:rFonts w:ascii="Arial" w:hAnsi="Arial" w:cs="Arial"/>
              </w:rPr>
            </w:rPrChange>
          </w:rPr>
          <w:delText>ապացույց</w:delText>
        </w:r>
        <w:r w:rsidRPr="00537147" w:rsidDel="00C351F4">
          <w:rPr>
            <w:lang w:val="hy-AM"/>
            <w:rPrChange w:id="1069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95" w:author="Զարինե Սարգսյան" w:date="2026-04-06T11:03:00Z">
              <w:rPr>
                <w:rFonts w:ascii="Arial" w:hAnsi="Arial" w:cs="Arial"/>
              </w:rPr>
            </w:rPrChange>
          </w:rPr>
          <w:delText>ներկայացնելու</w:delText>
        </w:r>
        <w:r w:rsidRPr="00537147" w:rsidDel="00C351F4">
          <w:rPr>
            <w:lang w:val="hy-AM"/>
            <w:rPrChange w:id="1069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697" w:author="Զարինե Սարգսյան" w:date="2026-04-06T11:03:00Z">
              <w:rPr>
                <w:rFonts w:ascii="Arial" w:hAnsi="Arial" w:cs="Arial"/>
              </w:rPr>
            </w:rPrChange>
          </w:rPr>
          <w:delText>համար</w:delText>
        </w:r>
        <w:r w:rsidRPr="00537147" w:rsidDel="00C351F4">
          <w:rPr>
            <w:lang w:val="hy-AM"/>
            <w:rPrChange w:id="10698" w:author="Զարինե Սարգսյան" w:date="2026-04-06T11:03:00Z">
              <w:rPr/>
            </w:rPrChange>
          </w:rPr>
          <w:delText>:</w:delText>
        </w:r>
      </w:del>
    </w:p>
    <w:p w14:paraId="1808703E" w14:textId="1F110DFC" w:rsidR="00A320B0" w:rsidRPr="00537147" w:rsidDel="00C351F4" w:rsidRDefault="00A320B0" w:rsidP="00A320B0">
      <w:pPr>
        <w:rPr>
          <w:del w:id="10699" w:author="Զարինե Սարգսյան" w:date="2026-04-02T12:28:00Z"/>
          <w:lang w:val="hy-AM"/>
          <w:rPrChange w:id="10700" w:author="Զարինե Սարգսյան" w:date="2026-04-06T11:03:00Z">
            <w:rPr>
              <w:del w:id="10701" w:author="Զարինե Սարգսյան" w:date="2026-04-02T12:28:00Z"/>
            </w:rPr>
          </w:rPrChange>
        </w:rPr>
      </w:pPr>
      <w:del w:id="10702" w:author="Զարինե Սարգսյան" w:date="2026-04-02T12:28:00Z">
        <w:r w:rsidRPr="00537147" w:rsidDel="00C351F4">
          <w:rPr>
            <w:lang w:val="hy-AM"/>
            <w:rPrChange w:id="10703" w:author="Զարինե Սարգսյան" w:date="2026-04-06T11:03:00Z">
              <w:rPr/>
            </w:rPrChange>
          </w:rPr>
          <w:delText>45. «</w:delText>
        </w:r>
        <w:r w:rsidRPr="00537147" w:rsidDel="00C351F4">
          <w:rPr>
            <w:rFonts w:ascii="Arial" w:hAnsi="Arial" w:cs="Arial"/>
            <w:lang w:val="hy-AM"/>
            <w:rPrChange w:id="10704" w:author="Զարինե Սարգսյան" w:date="2026-04-06T11:03:00Z">
              <w:rPr>
                <w:rFonts w:ascii="Arial" w:hAnsi="Arial" w:cs="Arial"/>
              </w:rPr>
            </w:rPrChange>
          </w:rPr>
          <w:delText>Սև</w:delText>
        </w:r>
        <w:r w:rsidRPr="00537147" w:rsidDel="00C351F4">
          <w:rPr>
            <w:lang w:val="hy-AM"/>
            <w:rPrChange w:id="1070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06" w:author="Զարինե Սարգսյան" w:date="2026-04-06T11:03:00Z">
              <w:rPr>
                <w:rFonts w:ascii="Arial" w:hAnsi="Arial" w:cs="Arial"/>
              </w:rPr>
            </w:rPrChange>
          </w:rPr>
          <w:delText>արկղերից</w:delText>
        </w:r>
        <w:r w:rsidRPr="00537147" w:rsidDel="00C351F4">
          <w:rPr>
            <w:lang w:val="hy-AM"/>
            <w:rPrChange w:id="10707" w:author="Զարինե Սարգսյան" w:date="2026-04-06T11:03:00Z">
              <w:rPr/>
            </w:rPrChange>
          </w:rPr>
          <w:delText xml:space="preserve">» </w:delText>
        </w:r>
        <w:r w:rsidRPr="00537147" w:rsidDel="00C351F4">
          <w:rPr>
            <w:rFonts w:ascii="Arial" w:hAnsi="Arial" w:cs="Arial"/>
            <w:lang w:val="hy-AM"/>
            <w:rPrChange w:id="10708" w:author="Զարինե Սարգսյան" w:date="2026-04-06T11:03:00Z">
              <w:rPr>
                <w:rFonts w:ascii="Arial" w:hAnsi="Arial" w:cs="Arial"/>
              </w:rPr>
            </w:rPrChange>
          </w:rPr>
          <w:delText>տվյալների</w:delText>
        </w:r>
        <w:r w:rsidRPr="00537147" w:rsidDel="00C351F4">
          <w:rPr>
            <w:lang w:val="hy-AM"/>
            <w:rPrChange w:id="1070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10" w:author="Զարինե Սարգսյան" w:date="2026-04-06T11:03:00Z">
              <w:rPr>
                <w:rFonts w:ascii="Arial" w:hAnsi="Arial" w:cs="Arial"/>
              </w:rPr>
            </w:rPrChange>
          </w:rPr>
          <w:delText>ստացման</w:delText>
        </w:r>
        <w:r w:rsidRPr="00537147" w:rsidDel="00C351F4">
          <w:rPr>
            <w:lang w:val="hy-AM"/>
            <w:rPrChange w:id="1071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12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71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14" w:author="Զարինե Սարգսյան" w:date="2026-04-06T11:03:00Z">
              <w:rPr>
                <w:rFonts w:ascii="Arial" w:hAnsi="Arial" w:cs="Arial"/>
              </w:rPr>
            </w:rPrChange>
          </w:rPr>
          <w:delText>կիրառման</w:delText>
        </w:r>
        <w:r w:rsidRPr="00537147" w:rsidDel="00C351F4">
          <w:rPr>
            <w:lang w:val="hy-AM"/>
            <w:rPrChange w:id="1071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16" w:author="Զարինե Սարգսյան" w:date="2026-04-06T11:03:00Z">
              <w:rPr>
                <w:rFonts w:ascii="Arial" w:hAnsi="Arial" w:cs="Arial"/>
              </w:rPr>
            </w:rPrChange>
          </w:rPr>
          <w:delText>նպատակով</w:delText>
        </w:r>
        <w:r w:rsidRPr="00537147" w:rsidDel="00C351F4">
          <w:rPr>
            <w:lang w:val="hy-AM"/>
            <w:rPrChange w:id="10717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718" w:author="Զարինե Սարգսյան" w:date="2026-04-06T11:03:00Z">
              <w:rPr>
                <w:rFonts w:ascii="Arial" w:hAnsi="Arial" w:cs="Arial"/>
              </w:rPr>
            </w:rPrChange>
          </w:rPr>
          <w:delText>համապատասխան</w:delText>
        </w:r>
        <w:r w:rsidRPr="00537147" w:rsidDel="00C351F4">
          <w:rPr>
            <w:lang w:val="hy-AM"/>
            <w:rPrChange w:id="1071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20" w:author="Զարինե Սարգսյան" w:date="2026-04-06T11:03:00Z">
              <w:rPr>
                <w:rFonts w:ascii="Arial" w:hAnsi="Arial" w:cs="Arial"/>
              </w:rPr>
            </w:rPrChange>
          </w:rPr>
          <w:delText>Բանկը</w:delText>
        </w:r>
        <w:r w:rsidRPr="00537147" w:rsidDel="00C351F4">
          <w:rPr>
            <w:lang w:val="hy-AM"/>
            <w:rPrChange w:id="1072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22" w:author="Զարինե Սարգսյան" w:date="2026-04-06T11:03:00Z">
              <w:rPr>
                <w:rFonts w:ascii="Arial" w:hAnsi="Arial" w:cs="Arial"/>
              </w:rPr>
            </w:rPrChange>
          </w:rPr>
          <w:delText>կամ</w:delText>
        </w:r>
        <w:r w:rsidRPr="00537147" w:rsidDel="00C351F4">
          <w:rPr>
            <w:lang w:val="hy-AM"/>
            <w:rPrChange w:id="1072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24" w:author="Զարինե Սարգսյան" w:date="2026-04-06T11:03:00Z">
              <w:rPr>
                <w:rFonts w:ascii="Arial" w:hAnsi="Arial" w:cs="Arial"/>
              </w:rPr>
            </w:rPrChange>
          </w:rPr>
          <w:delText>Հարկային</w:delText>
        </w:r>
        <w:r w:rsidRPr="00537147" w:rsidDel="00C351F4">
          <w:rPr>
            <w:lang w:val="hy-AM"/>
            <w:rPrChange w:id="1072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26" w:author="Զարինե Սարգսյան" w:date="2026-04-06T11:03:00Z">
              <w:rPr>
                <w:rFonts w:ascii="Arial" w:hAnsi="Arial" w:cs="Arial"/>
              </w:rPr>
            </w:rPrChange>
          </w:rPr>
          <w:delText>մարմինը</w:delText>
        </w:r>
        <w:r w:rsidRPr="00537147" w:rsidDel="00C351F4">
          <w:rPr>
            <w:lang w:val="hy-AM"/>
            <w:rPrChange w:id="1072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28" w:author="Զարինե Սարգսյան" w:date="2026-04-06T11:03:00Z">
              <w:rPr>
                <w:rFonts w:ascii="Arial" w:hAnsi="Arial" w:cs="Arial"/>
              </w:rPr>
            </w:rPrChange>
          </w:rPr>
          <w:delText>Կենտրոնական</w:delText>
        </w:r>
        <w:r w:rsidRPr="00537147" w:rsidDel="00C351F4">
          <w:rPr>
            <w:lang w:val="hy-AM"/>
            <w:rPrChange w:id="1072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30" w:author="Զարինե Սարգսյան" w:date="2026-04-06T11:03:00Z">
              <w:rPr>
                <w:rFonts w:ascii="Arial" w:hAnsi="Arial" w:cs="Arial"/>
              </w:rPr>
            </w:rPrChange>
          </w:rPr>
          <w:delText>բանկ</w:delText>
        </w:r>
        <w:r w:rsidRPr="00537147" w:rsidDel="00C351F4">
          <w:rPr>
            <w:lang w:val="hy-AM"/>
            <w:rPrChange w:id="1073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32" w:author="Զարինե Սարգսյան" w:date="2026-04-06T11:03:00Z">
              <w:rPr>
                <w:rFonts w:ascii="Arial" w:hAnsi="Arial" w:cs="Arial"/>
              </w:rPr>
            </w:rPrChange>
          </w:rPr>
          <w:delText>են</w:delText>
        </w:r>
        <w:r w:rsidRPr="00537147" w:rsidDel="00C351F4">
          <w:rPr>
            <w:lang w:val="hy-AM"/>
            <w:rPrChange w:id="1073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34" w:author="Զարինե Սարգսյան" w:date="2026-04-06T11:03:00Z">
              <w:rPr>
                <w:rFonts w:ascii="Arial" w:hAnsi="Arial" w:cs="Arial"/>
              </w:rPr>
            </w:rPrChange>
          </w:rPr>
          <w:delText>ներկայացնում</w:delText>
        </w:r>
        <w:r w:rsidRPr="00537147" w:rsidDel="00C351F4">
          <w:rPr>
            <w:lang w:val="hy-AM"/>
            <w:rPrChange w:id="1073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36" w:author="Զարինե Սարգսյան" w:date="2026-04-06T11:03:00Z">
              <w:rPr>
                <w:rFonts w:ascii="Arial" w:hAnsi="Arial" w:cs="Arial"/>
              </w:rPr>
            </w:rPrChange>
          </w:rPr>
          <w:delText>դիմում</w:delText>
        </w:r>
        <w:r w:rsidRPr="00537147" w:rsidDel="00C351F4">
          <w:rPr>
            <w:lang w:val="hy-AM"/>
            <w:rPrChange w:id="10737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738" w:author="Զարինե Սարգսյան" w:date="2026-04-06T11:03:00Z">
              <w:rPr>
                <w:rFonts w:ascii="Arial" w:hAnsi="Arial" w:cs="Arial"/>
              </w:rPr>
            </w:rPrChange>
          </w:rPr>
          <w:delText>որտեղ</w:delText>
        </w:r>
        <w:r w:rsidRPr="00537147" w:rsidDel="00C351F4">
          <w:rPr>
            <w:lang w:val="hy-AM"/>
            <w:rPrChange w:id="1073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40" w:author="Զարինե Սարգսյան" w:date="2026-04-06T11:03:00Z">
              <w:rPr>
                <w:rFonts w:ascii="Arial" w:hAnsi="Arial" w:cs="Arial"/>
              </w:rPr>
            </w:rPrChange>
          </w:rPr>
          <w:delText>պետք</w:delText>
        </w:r>
        <w:r w:rsidRPr="00537147" w:rsidDel="00C351F4">
          <w:rPr>
            <w:lang w:val="hy-AM"/>
            <w:rPrChange w:id="1074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42" w:author="Զարինե Սարգսյան" w:date="2026-04-06T11:03:00Z">
              <w:rPr>
                <w:rFonts w:ascii="Arial" w:hAnsi="Arial" w:cs="Arial"/>
              </w:rPr>
            </w:rPrChange>
          </w:rPr>
          <w:delText>է</w:delText>
        </w:r>
        <w:r w:rsidRPr="00537147" w:rsidDel="00C351F4">
          <w:rPr>
            <w:lang w:val="hy-AM"/>
            <w:rPrChange w:id="1074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44" w:author="Զարինե Սարգսյան" w:date="2026-04-06T11:03:00Z">
              <w:rPr>
                <w:rFonts w:ascii="Arial" w:hAnsi="Arial" w:cs="Arial"/>
              </w:rPr>
            </w:rPrChange>
          </w:rPr>
          <w:delText>նշվի</w:delText>
        </w:r>
        <w:r w:rsidRPr="00537147" w:rsidDel="00C351F4">
          <w:rPr>
            <w:lang w:val="hy-AM"/>
            <w:rPrChange w:id="10745" w:author="Զարինե Սարգսյան" w:date="2026-04-06T11:03:00Z">
              <w:rPr/>
            </w:rPrChange>
          </w:rPr>
          <w:delText>.</w:delText>
        </w:r>
      </w:del>
    </w:p>
    <w:p w14:paraId="16C6C920" w14:textId="21C5AAB9" w:rsidR="00A320B0" w:rsidRPr="00537147" w:rsidDel="00C351F4" w:rsidRDefault="00A320B0" w:rsidP="00A320B0">
      <w:pPr>
        <w:rPr>
          <w:del w:id="10746" w:author="Զարինե Սարգսյան" w:date="2026-04-02T12:28:00Z"/>
          <w:lang w:val="hy-AM"/>
          <w:rPrChange w:id="10747" w:author="Զարինե Սարգսյան" w:date="2026-04-06T11:03:00Z">
            <w:rPr>
              <w:del w:id="10748" w:author="Զարինե Սարգսյան" w:date="2026-04-02T12:28:00Z"/>
            </w:rPr>
          </w:rPrChange>
        </w:rPr>
      </w:pPr>
      <w:del w:id="10749" w:author="Զարինե Սարգսյան" w:date="2026-04-02T12:28:00Z">
        <w:r w:rsidRPr="00537147" w:rsidDel="00C351F4">
          <w:rPr>
            <w:lang w:val="hy-AM"/>
            <w:rPrChange w:id="10750" w:author="Զարինե Սարգսյան" w:date="2026-04-06T11:03:00Z">
              <w:rPr/>
            </w:rPrChange>
          </w:rPr>
          <w:delText xml:space="preserve">1) </w:delText>
        </w:r>
        <w:r w:rsidRPr="00537147" w:rsidDel="00C351F4">
          <w:rPr>
            <w:rFonts w:ascii="Arial" w:hAnsi="Arial" w:cs="Arial"/>
            <w:lang w:val="hy-AM"/>
            <w:rPrChange w:id="10751" w:author="Զարինե Սարգսյան" w:date="2026-04-06T11:03:00Z">
              <w:rPr>
                <w:rFonts w:ascii="Arial" w:hAnsi="Arial" w:cs="Arial"/>
              </w:rPr>
            </w:rPrChange>
          </w:rPr>
          <w:delText>Դիմող</w:delText>
        </w:r>
        <w:r w:rsidRPr="00537147" w:rsidDel="00C351F4">
          <w:rPr>
            <w:lang w:val="hy-AM"/>
            <w:rPrChange w:id="1075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53" w:author="Զարինե Սարգսյան" w:date="2026-04-06T11:03:00Z">
              <w:rPr>
                <w:rFonts w:ascii="Arial" w:hAnsi="Arial" w:cs="Arial"/>
              </w:rPr>
            </w:rPrChange>
          </w:rPr>
          <w:delText>կողմի</w:delText>
        </w:r>
        <w:r w:rsidRPr="00537147" w:rsidDel="00C351F4">
          <w:rPr>
            <w:lang w:val="hy-AM"/>
            <w:rPrChange w:id="10754" w:author="Զարինե Սարգսյան" w:date="2026-04-06T11:03:00Z">
              <w:rPr/>
            </w:rPrChange>
          </w:rPr>
          <w:delText xml:space="preserve"> (</w:delText>
        </w:r>
        <w:r w:rsidRPr="00537147" w:rsidDel="00C351F4">
          <w:rPr>
            <w:rFonts w:ascii="Arial" w:hAnsi="Arial" w:cs="Arial"/>
            <w:lang w:val="hy-AM"/>
            <w:rPrChange w:id="10755" w:author="Զարինե Սարգսյան" w:date="2026-04-06T11:03:00Z">
              <w:rPr>
                <w:rFonts w:ascii="Arial" w:hAnsi="Arial" w:cs="Arial"/>
              </w:rPr>
            </w:rPrChange>
          </w:rPr>
          <w:delText>Բանկ</w:delText>
        </w:r>
        <w:r w:rsidRPr="00537147" w:rsidDel="00C351F4">
          <w:rPr>
            <w:lang w:val="hy-AM"/>
            <w:rPrChange w:id="1075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57" w:author="Զարինե Սարգսյան" w:date="2026-04-06T11:03:00Z">
              <w:rPr>
                <w:rFonts w:ascii="Arial" w:hAnsi="Arial" w:cs="Arial"/>
              </w:rPr>
            </w:rPrChange>
          </w:rPr>
          <w:delText>կամ</w:delText>
        </w:r>
        <w:r w:rsidRPr="00537147" w:rsidDel="00C351F4">
          <w:rPr>
            <w:lang w:val="hy-AM"/>
            <w:rPrChange w:id="1075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59" w:author="Զարինե Սարգսյան" w:date="2026-04-06T11:03:00Z">
              <w:rPr>
                <w:rFonts w:ascii="Arial" w:hAnsi="Arial" w:cs="Arial"/>
              </w:rPr>
            </w:rPrChange>
          </w:rPr>
          <w:delText>Հարկային</w:delText>
        </w:r>
        <w:r w:rsidRPr="00537147" w:rsidDel="00C351F4">
          <w:rPr>
            <w:lang w:val="hy-AM"/>
            <w:rPrChange w:id="1076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61" w:author="Զարինե Սարգսյան" w:date="2026-04-06T11:03:00Z">
              <w:rPr>
                <w:rFonts w:ascii="Arial" w:hAnsi="Arial" w:cs="Arial"/>
              </w:rPr>
            </w:rPrChange>
          </w:rPr>
          <w:delText>մարմին</w:delText>
        </w:r>
        <w:r w:rsidRPr="00537147" w:rsidDel="00C351F4">
          <w:rPr>
            <w:lang w:val="hy-AM"/>
            <w:rPrChange w:id="10762" w:author="Զարինե Սարգսյան" w:date="2026-04-06T11:03:00Z">
              <w:rPr/>
            </w:rPrChange>
          </w:rPr>
          <w:delText xml:space="preserve">) </w:delText>
        </w:r>
        <w:r w:rsidRPr="00537147" w:rsidDel="00C351F4">
          <w:rPr>
            <w:rFonts w:ascii="Arial" w:hAnsi="Arial" w:cs="Arial"/>
            <w:lang w:val="hy-AM"/>
            <w:rPrChange w:id="10763" w:author="Զարինե Սարգսյան" w:date="2026-04-06T11:03:00Z">
              <w:rPr>
                <w:rFonts w:ascii="Arial" w:hAnsi="Arial" w:cs="Arial"/>
              </w:rPr>
            </w:rPrChange>
          </w:rPr>
          <w:delText>անվանումը</w:delText>
        </w:r>
        <w:r w:rsidRPr="00537147" w:rsidDel="00C351F4">
          <w:rPr>
            <w:lang w:val="hy-AM"/>
            <w:rPrChange w:id="10764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765" w:author="Զարինե Սարգսյան" w:date="2026-04-06T11:03:00Z">
              <w:rPr>
                <w:rFonts w:ascii="Arial" w:hAnsi="Arial" w:cs="Arial"/>
              </w:rPr>
            </w:rPrChange>
          </w:rPr>
          <w:delText>տվյալները</w:delText>
        </w:r>
      </w:del>
    </w:p>
    <w:p w14:paraId="631E98DB" w14:textId="710B54AB" w:rsidR="00A320B0" w:rsidRPr="00537147" w:rsidDel="00C351F4" w:rsidRDefault="00A320B0" w:rsidP="00A320B0">
      <w:pPr>
        <w:rPr>
          <w:del w:id="10766" w:author="Զարինե Սարգսյան" w:date="2026-04-02T12:28:00Z"/>
          <w:lang w:val="hy-AM"/>
          <w:rPrChange w:id="10767" w:author="Զարինե Սարգսյան" w:date="2026-04-06T11:03:00Z">
            <w:rPr>
              <w:del w:id="10768" w:author="Զարինե Սարգսյան" w:date="2026-04-02T12:28:00Z"/>
            </w:rPr>
          </w:rPrChange>
        </w:rPr>
      </w:pPr>
      <w:del w:id="10769" w:author="Զարինե Սարգսյան" w:date="2026-04-02T12:28:00Z">
        <w:r w:rsidRPr="00537147" w:rsidDel="00C351F4">
          <w:rPr>
            <w:lang w:val="hy-AM"/>
            <w:rPrChange w:id="10770" w:author="Զարինե Սարգսյան" w:date="2026-04-06T11:03:00Z">
              <w:rPr/>
            </w:rPrChange>
          </w:rPr>
          <w:delText>2) «</w:delText>
        </w:r>
        <w:r w:rsidRPr="00537147" w:rsidDel="00C351F4">
          <w:rPr>
            <w:rFonts w:ascii="Arial" w:hAnsi="Arial" w:cs="Arial"/>
            <w:lang w:val="hy-AM"/>
            <w:rPrChange w:id="10771" w:author="Զարինե Սարգսյան" w:date="2026-04-06T11:03:00Z">
              <w:rPr>
                <w:rFonts w:ascii="Arial" w:hAnsi="Arial" w:cs="Arial"/>
              </w:rPr>
            </w:rPrChange>
          </w:rPr>
          <w:delText>Սև</w:delText>
        </w:r>
        <w:r w:rsidRPr="00537147" w:rsidDel="00C351F4">
          <w:rPr>
            <w:lang w:val="hy-AM"/>
            <w:rPrChange w:id="1077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73" w:author="Զարինե Սարգսյան" w:date="2026-04-06T11:03:00Z">
              <w:rPr>
                <w:rFonts w:ascii="Arial" w:hAnsi="Arial" w:cs="Arial"/>
              </w:rPr>
            </w:rPrChange>
          </w:rPr>
          <w:delText>արկղերից</w:delText>
        </w:r>
        <w:r w:rsidRPr="00537147" w:rsidDel="00C351F4">
          <w:rPr>
            <w:lang w:val="hy-AM"/>
            <w:rPrChange w:id="10774" w:author="Զարինե Սարգսյան" w:date="2026-04-06T11:03:00Z">
              <w:rPr/>
            </w:rPrChange>
          </w:rPr>
          <w:delText xml:space="preserve">» </w:delText>
        </w:r>
        <w:r w:rsidRPr="00537147" w:rsidDel="00C351F4">
          <w:rPr>
            <w:rFonts w:ascii="Arial" w:hAnsi="Arial" w:cs="Arial"/>
            <w:lang w:val="hy-AM"/>
            <w:rPrChange w:id="10775" w:author="Զարինե Սարգսյան" w:date="2026-04-06T11:03:00Z">
              <w:rPr>
                <w:rFonts w:ascii="Arial" w:hAnsi="Arial" w:cs="Arial"/>
              </w:rPr>
            </w:rPrChange>
          </w:rPr>
          <w:delText>տվյալների</w:delText>
        </w:r>
        <w:r w:rsidRPr="00537147" w:rsidDel="00C351F4">
          <w:rPr>
            <w:lang w:val="hy-AM"/>
            <w:rPrChange w:id="1077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77" w:author="Զարինե Սարգսյան" w:date="2026-04-06T11:03:00Z">
              <w:rPr>
                <w:rFonts w:ascii="Arial" w:hAnsi="Arial" w:cs="Arial"/>
              </w:rPr>
            </w:rPrChange>
          </w:rPr>
          <w:delText>ստացման</w:delText>
        </w:r>
        <w:r w:rsidRPr="00537147" w:rsidDel="00C351F4">
          <w:rPr>
            <w:lang w:val="hy-AM"/>
            <w:rPrChange w:id="1077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79" w:author="Զարինե Սարգսյան" w:date="2026-04-06T11:03:00Z">
              <w:rPr>
                <w:rFonts w:ascii="Arial" w:hAnsi="Arial" w:cs="Arial"/>
              </w:rPr>
            </w:rPrChange>
          </w:rPr>
          <w:delText>պատճառը</w:delText>
        </w:r>
      </w:del>
    </w:p>
    <w:p w14:paraId="27DAE74C" w14:textId="7DD4E81D" w:rsidR="00A320B0" w:rsidRPr="00537147" w:rsidDel="00C351F4" w:rsidRDefault="00A320B0" w:rsidP="00A320B0">
      <w:pPr>
        <w:rPr>
          <w:del w:id="10780" w:author="Զարինե Սարգսյան" w:date="2026-04-02T12:28:00Z"/>
          <w:lang w:val="hy-AM"/>
          <w:rPrChange w:id="10781" w:author="Զարինե Սարգսյան" w:date="2026-04-06T11:03:00Z">
            <w:rPr>
              <w:del w:id="10782" w:author="Զարինե Սարգսյան" w:date="2026-04-02T12:28:00Z"/>
            </w:rPr>
          </w:rPrChange>
        </w:rPr>
      </w:pPr>
      <w:del w:id="10783" w:author="Զարինե Սարգսյան" w:date="2026-04-02T12:28:00Z">
        <w:r w:rsidRPr="00537147" w:rsidDel="00C351F4">
          <w:rPr>
            <w:lang w:val="hy-AM"/>
            <w:rPrChange w:id="10784" w:author="Զարինե Սարգսյան" w:date="2026-04-06T11:03:00Z">
              <w:rPr/>
            </w:rPrChange>
          </w:rPr>
          <w:delText xml:space="preserve">3) </w:delText>
        </w:r>
        <w:r w:rsidRPr="00537147" w:rsidDel="00C351F4">
          <w:rPr>
            <w:rFonts w:ascii="Arial" w:hAnsi="Arial" w:cs="Arial"/>
            <w:lang w:val="hy-AM"/>
            <w:rPrChange w:id="10785" w:author="Զարինե Սարգսյան" w:date="2026-04-06T11:03:00Z">
              <w:rPr>
                <w:rFonts w:ascii="Arial" w:hAnsi="Arial" w:cs="Arial"/>
              </w:rPr>
            </w:rPrChange>
          </w:rPr>
          <w:delText>Հարկային</w:delText>
        </w:r>
        <w:r w:rsidRPr="00537147" w:rsidDel="00C351F4">
          <w:rPr>
            <w:lang w:val="hy-AM"/>
            <w:rPrChange w:id="1078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87" w:author="Զարինե Սարգսյան" w:date="2026-04-06T11:03:00Z">
              <w:rPr>
                <w:rFonts w:ascii="Arial" w:hAnsi="Arial" w:cs="Arial"/>
              </w:rPr>
            </w:rPrChange>
          </w:rPr>
          <w:delText>արգելադրման</w:delText>
        </w:r>
        <w:r w:rsidRPr="00537147" w:rsidDel="00C351F4">
          <w:rPr>
            <w:lang w:val="hy-AM"/>
            <w:rPrChange w:id="1078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89" w:author="Զարինե Սարգսյան" w:date="2026-04-06T11:03:00Z">
              <w:rPr>
                <w:rFonts w:ascii="Arial" w:hAnsi="Arial" w:cs="Arial"/>
              </w:rPr>
            </w:rPrChange>
          </w:rPr>
          <w:delText>մասին</w:delText>
        </w:r>
        <w:r w:rsidRPr="00537147" w:rsidDel="00C351F4">
          <w:rPr>
            <w:lang w:val="hy-AM"/>
            <w:rPrChange w:id="1079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91" w:author="Զարինե Սարգսյան" w:date="2026-04-06T11:03:00Z">
              <w:rPr>
                <w:rFonts w:ascii="Arial" w:hAnsi="Arial" w:cs="Arial"/>
              </w:rPr>
            </w:rPrChange>
          </w:rPr>
          <w:delText>որոշման</w:delText>
        </w:r>
        <w:r w:rsidRPr="00537147" w:rsidDel="00C351F4">
          <w:rPr>
            <w:lang w:val="hy-AM"/>
            <w:rPrChange w:id="1079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793" w:author="Զարինե Սարգսյան" w:date="2026-04-06T11:03:00Z">
              <w:rPr>
                <w:rFonts w:ascii="Arial" w:hAnsi="Arial" w:cs="Arial"/>
              </w:rPr>
            </w:rPrChange>
          </w:rPr>
          <w:delText>համարը</w:delText>
        </w:r>
      </w:del>
    </w:p>
    <w:p w14:paraId="13E80B01" w14:textId="68F68597" w:rsidR="00A320B0" w:rsidRPr="00537147" w:rsidDel="00C351F4" w:rsidRDefault="00A320B0" w:rsidP="00A320B0">
      <w:pPr>
        <w:rPr>
          <w:del w:id="10794" w:author="Զարինե Սարգսյան" w:date="2026-04-02T12:28:00Z"/>
          <w:lang w:val="hy-AM"/>
          <w:rPrChange w:id="10795" w:author="Զարինե Սարգսյան" w:date="2026-04-06T11:03:00Z">
            <w:rPr>
              <w:del w:id="10796" w:author="Զարինե Սարգսյան" w:date="2026-04-02T12:28:00Z"/>
            </w:rPr>
          </w:rPrChange>
        </w:rPr>
      </w:pPr>
      <w:del w:id="10797" w:author="Զարինե Սարգսյան" w:date="2026-04-02T12:28:00Z">
        <w:r w:rsidRPr="00537147" w:rsidDel="00C351F4">
          <w:rPr>
            <w:lang w:val="hy-AM"/>
            <w:rPrChange w:id="10798" w:author="Զարինե Սարգսյան" w:date="2026-04-06T11:03:00Z">
              <w:rPr/>
            </w:rPrChange>
          </w:rPr>
          <w:delText xml:space="preserve">4) </w:delText>
        </w:r>
        <w:r w:rsidRPr="00537147" w:rsidDel="00C351F4">
          <w:rPr>
            <w:rFonts w:ascii="Arial" w:hAnsi="Arial" w:cs="Arial"/>
            <w:lang w:val="hy-AM"/>
            <w:rPrChange w:id="10799" w:author="Զարինե Սարգսյան" w:date="2026-04-06T11:03:00Z">
              <w:rPr>
                <w:rFonts w:ascii="Arial" w:hAnsi="Arial" w:cs="Arial"/>
              </w:rPr>
            </w:rPrChange>
          </w:rPr>
          <w:delText>Հարկ</w:delText>
        </w:r>
        <w:r w:rsidRPr="00537147" w:rsidDel="00C351F4">
          <w:rPr>
            <w:lang w:val="hy-AM"/>
            <w:rPrChange w:id="1080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01" w:author="Զարինե Սարգսյան" w:date="2026-04-06T11:03:00Z">
              <w:rPr>
                <w:rFonts w:ascii="Arial" w:hAnsi="Arial" w:cs="Arial"/>
              </w:rPr>
            </w:rPrChange>
          </w:rPr>
          <w:delText>վճարողի</w:delText>
        </w:r>
        <w:r w:rsidRPr="00537147" w:rsidDel="00C351F4">
          <w:rPr>
            <w:lang w:val="hy-AM"/>
            <w:rPrChange w:id="1080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03" w:author="Զարինե Սարգսյան" w:date="2026-04-06T11:03:00Z">
              <w:rPr>
                <w:rFonts w:ascii="Arial" w:hAnsi="Arial" w:cs="Arial"/>
              </w:rPr>
            </w:rPrChange>
          </w:rPr>
          <w:delText>անվանումը</w:delText>
        </w:r>
        <w:r w:rsidRPr="00537147" w:rsidDel="00C351F4">
          <w:rPr>
            <w:lang w:val="hy-AM"/>
            <w:rPrChange w:id="1080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05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80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07" w:author="Զարինե Սարգսյան" w:date="2026-04-06T11:03:00Z">
              <w:rPr>
                <w:rFonts w:ascii="Arial" w:hAnsi="Arial" w:cs="Arial"/>
              </w:rPr>
            </w:rPrChange>
          </w:rPr>
          <w:delText>ՀՎՀՀ</w:delText>
        </w:r>
        <w:r w:rsidRPr="00537147" w:rsidDel="00C351F4">
          <w:rPr>
            <w:lang w:val="hy-AM"/>
            <w:rPrChange w:id="10808" w:author="Զարինե Սարգսյան" w:date="2026-04-06T11:03:00Z">
              <w:rPr/>
            </w:rPrChange>
          </w:rPr>
          <w:delText>-</w:delText>
        </w:r>
        <w:r w:rsidRPr="00537147" w:rsidDel="00C351F4">
          <w:rPr>
            <w:rFonts w:ascii="Arial" w:hAnsi="Arial" w:cs="Arial"/>
            <w:lang w:val="hy-AM"/>
            <w:rPrChange w:id="10809" w:author="Զարինե Սարգսյան" w:date="2026-04-06T11:03:00Z">
              <w:rPr>
                <w:rFonts w:ascii="Arial" w:hAnsi="Arial" w:cs="Arial"/>
              </w:rPr>
            </w:rPrChange>
          </w:rPr>
          <w:delText>ը</w:delText>
        </w:r>
      </w:del>
    </w:p>
    <w:p w14:paraId="47FAE846" w14:textId="5E1D91A4" w:rsidR="00A320B0" w:rsidRPr="00537147" w:rsidDel="00C351F4" w:rsidRDefault="00A320B0" w:rsidP="00A320B0">
      <w:pPr>
        <w:rPr>
          <w:del w:id="10810" w:author="Զարինե Սարգսյան" w:date="2026-04-02T12:28:00Z"/>
          <w:lang w:val="hy-AM"/>
          <w:rPrChange w:id="10811" w:author="Զարինե Սարգսյան" w:date="2026-04-06T11:03:00Z">
            <w:rPr>
              <w:del w:id="10812" w:author="Զարինե Սարգսյան" w:date="2026-04-02T12:28:00Z"/>
            </w:rPr>
          </w:rPrChange>
        </w:rPr>
      </w:pPr>
      <w:del w:id="10813" w:author="Զարինե Սարգսյան" w:date="2026-04-02T12:28:00Z">
        <w:r w:rsidRPr="00537147" w:rsidDel="00C351F4">
          <w:rPr>
            <w:lang w:val="hy-AM"/>
            <w:rPrChange w:id="10814" w:author="Զարինե Սարգսյան" w:date="2026-04-06T11:03:00Z">
              <w:rPr/>
            </w:rPrChange>
          </w:rPr>
          <w:delText xml:space="preserve">5) </w:delText>
        </w:r>
        <w:r w:rsidRPr="00537147" w:rsidDel="00C351F4">
          <w:rPr>
            <w:rFonts w:ascii="Arial" w:hAnsi="Arial" w:cs="Arial"/>
            <w:lang w:val="hy-AM"/>
            <w:rPrChange w:id="10815" w:author="Զարինե Սարգսյան" w:date="2026-04-06T11:03:00Z">
              <w:rPr>
                <w:rFonts w:ascii="Arial" w:hAnsi="Arial" w:cs="Arial"/>
              </w:rPr>
            </w:rPrChange>
          </w:rPr>
          <w:delText>Այն</w:delText>
        </w:r>
        <w:r w:rsidRPr="00537147" w:rsidDel="00C351F4">
          <w:rPr>
            <w:lang w:val="hy-AM"/>
            <w:rPrChange w:id="1081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17" w:author="Զարինե Սարգսյան" w:date="2026-04-06T11:03:00Z">
              <w:rPr>
                <w:rFonts w:ascii="Arial" w:hAnsi="Arial" w:cs="Arial"/>
              </w:rPr>
            </w:rPrChange>
          </w:rPr>
          <w:delText>ժամանակահատվածը</w:delText>
        </w:r>
        <w:r w:rsidRPr="00537147" w:rsidDel="00C351F4">
          <w:rPr>
            <w:lang w:val="hy-AM"/>
            <w:rPrChange w:id="10818" w:author="Զարինե Սարգսյան" w:date="2026-04-06T11:03:00Z">
              <w:rPr/>
            </w:rPrChange>
          </w:rPr>
          <w:delText xml:space="preserve"> (</w:delText>
        </w:r>
        <w:r w:rsidRPr="00537147" w:rsidDel="00C351F4">
          <w:rPr>
            <w:rFonts w:ascii="Arial" w:hAnsi="Arial" w:cs="Arial"/>
            <w:lang w:val="hy-AM"/>
            <w:rPrChange w:id="10819" w:author="Զարինե Սարգսյան" w:date="2026-04-06T11:03:00Z">
              <w:rPr>
                <w:rFonts w:ascii="Arial" w:hAnsi="Arial" w:cs="Arial"/>
              </w:rPr>
            </w:rPrChange>
          </w:rPr>
          <w:delText>ամսաթիվը</w:delText>
        </w:r>
        <w:r w:rsidRPr="00537147" w:rsidDel="00C351F4">
          <w:rPr>
            <w:lang w:val="hy-AM"/>
            <w:rPrChange w:id="10820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821" w:author="Զարինե Սարգսյան" w:date="2026-04-06T11:03:00Z">
              <w:rPr>
                <w:rFonts w:ascii="Arial" w:hAnsi="Arial" w:cs="Arial"/>
              </w:rPr>
            </w:rPrChange>
          </w:rPr>
          <w:delText>ժամը</w:delText>
        </w:r>
        <w:r w:rsidRPr="00537147" w:rsidDel="00C351F4">
          <w:rPr>
            <w:lang w:val="hy-AM"/>
            <w:rPrChange w:id="10822" w:author="Զարինե Սարգսյան" w:date="2026-04-06T11:03:00Z">
              <w:rPr/>
            </w:rPrChange>
          </w:rPr>
          <w:delText xml:space="preserve">), </w:delText>
        </w:r>
        <w:r w:rsidRPr="00537147" w:rsidDel="00C351F4">
          <w:rPr>
            <w:rFonts w:ascii="Arial" w:hAnsi="Arial" w:cs="Arial"/>
            <w:lang w:val="hy-AM"/>
            <w:rPrChange w:id="10823" w:author="Զարինե Սարգսյան" w:date="2026-04-06T11:03:00Z">
              <w:rPr>
                <w:rFonts w:ascii="Arial" w:hAnsi="Arial" w:cs="Arial"/>
              </w:rPr>
            </w:rPrChange>
          </w:rPr>
          <w:delText>որի</w:delText>
        </w:r>
        <w:r w:rsidRPr="00537147" w:rsidDel="00C351F4">
          <w:rPr>
            <w:lang w:val="hy-AM"/>
            <w:rPrChange w:id="1082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25" w:author="Զարինե Սարգսյան" w:date="2026-04-06T11:03:00Z">
              <w:rPr>
                <w:rFonts w:ascii="Arial" w:hAnsi="Arial" w:cs="Arial"/>
              </w:rPr>
            </w:rPrChange>
          </w:rPr>
          <w:delText>ընթացքում</w:delText>
        </w:r>
        <w:r w:rsidRPr="00537147" w:rsidDel="00C351F4">
          <w:rPr>
            <w:lang w:val="hy-AM"/>
            <w:rPrChange w:id="1082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27" w:author="Զարինե Սարգսյան" w:date="2026-04-06T11:03:00Z">
              <w:rPr>
                <w:rFonts w:ascii="Arial" w:hAnsi="Arial" w:cs="Arial"/>
              </w:rPr>
            </w:rPrChange>
          </w:rPr>
          <w:delText>փոխանցվել</w:delText>
        </w:r>
        <w:r w:rsidRPr="00537147" w:rsidDel="00C351F4">
          <w:rPr>
            <w:lang w:val="hy-AM"/>
            <w:rPrChange w:id="1082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29" w:author="Զարինե Սարգսյան" w:date="2026-04-06T11:03:00Z">
              <w:rPr>
                <w:rFonts w:ascii="Arial" w:hAnsi="Arial" w:cs="Arial"/>
              </w:rPr>
            </w:rPrChange>
          </w:rPr>
          <w:delText>են</w:delText>
        </w:r>
        <w:r w:rsidRPr="00537147" w:rsidDel="00C351F4">
          <w:rPr>
            <w:lang w:val="hy-AM"/>
            <w:rPrChange w:id="1083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31" w:author="Զարինե Սարգսյան" w:date="2026-04-06T11:03:00Z">
              <w:rPr>
                <w:rFonts w:ascii="Arial" w:hAnsi="Arial" w:cs="Arial"/>
              </w:rPr>
            </w:rPrChange>
          </w:rPr>
          <w:delText>տվյալ</w:delText>
        </w:r>
        <w:r w:rsidRPr="00537147" w:rsidDel="00C351F4">
          <w:rPr>
            <w:lang w:val="hy-AM"/>
            <w:rPrChange w:id="1083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33" w:author="Զարինե Սարգսյան" w:date="2026-04-06T11:03:00Z">
              <w:rPr>
                <w:rFonts w:ascii="Arial" w:hAnsi="Arial" w:cs="Arial"/>
              </w:rPr>
            </w:rPrChange>
          </w:rPr>
          <w:delText>որոշման</w:delText>
        </w:r>
        <w:r w:rsidRPr="00537147" w:rsidDel="00C351F4">
          <w:rPr>
            <w:lang w:val="hy-AM"/>
            <w:rPrChange w:id="1083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35" w:author="Զարինե Սարգսյան" w:date="2026-04-06T11:03:00Z">
              <w:rPr>
                <w:rFonts w:ascii="Arial" w:hAnsi="Arial" w:cs="Arial"/>
              </w:rPr>
            </w:rPrChange>
          </w:rPr>
          <w:delText>հետ</w:delText>
        </w:r>
        <w:r w:rsidRPr="00537147" w:rsidDel="00C351F4">
          <w:rPr>
            <w:lang w:val="hy-AM"/>
            <w:rPrChange w:id="1083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37" w:author="Զարինե Սարգսյան" w:date="2026-04-06T11:03:00Z">
              <w:rPr>
                <w:rFonts w:ascii="Arial" w:hAnsi="Arial" w:cs="Arial"/>
              </w:rPr>
            </w:rPrChange>
          </w:rPr>
          <w:delText>կապված</w:delText>
        </w:r>
        <w:r w:rsidRPr="00537147" w:rsidDel="00C351F4">
          <w:rPr>
            <w:lang w:val="hy-AM"/>
            <w:rPrChange w:id="1083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39" w:author="Զարինե Սարգսյան" w:date="2026-04-06T11:03:00Z">
              <w:rPr>
                <w:rFonts w:ascii="Arial" w:hAnsi="Arial" w:cs="Arial"/>
              </w:rPr>
            </w:rPrChange>
          </w:rPr>
          <w:delText>հաղորդագրությունները</w:delText>
        </w:r>
        <w:r w:rsidRPr="00537147" w:rsidDel="00C351F4">
          <w:rPr>
            <w:lang w:val="hy-AM"/>
            <w:rPrChange w:id="10840" w:author="Զարինե Սարգսյան" w:date="2026-04-06T11:03:00Z">
              <w:rPr/>
            </w:rPrChange>
          </w:rPr>
          <w:delText xml:space="preserve">, </w:delText>
        </w:r>
        <w:r w:rsidRPr="00537147" w:rsidDel="00C351F4">
          <w:rPr>
            <w:rFonts w:ascii="Arial" w:hAnsi="Arial" w:cs="Arial"/>
            <w:lang w:val="hy-AM"/>
            <w:rPrChange w:id="10841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842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43" w:author="Զարինե Սարգսյան" w:date="2026-04-06T11:03:00Z">
              <w:rPr>
                <w:rFonts w:ascii="Arial" w:hAnsi="Arial" w:cs="Arial"/>
              </w:rPr>
            </w:rPrChange>
          </w:rPr>
          <w:delText>անհրաժեշտ</w:delText>
        </w:r>
        <w:r w:rsidRPr="00537147" w:rsidDel="00C351F4">
          <w:rPr>
            <w:lang w:val="hy-AM"/>
            <w:rPrChange w:id="10844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45" w:author="Զարինե Սարգսյան" w:date="2026-04-06T11:03:00Z">
              <w:rPr>
                <w:rFonts w:ascii="Arial" w:hAnsi="Arial" w:cs="Arial"/>
              </w:rPr>
            </w:rPrChange>
          </w:rPr>
          <w:delText>է</w:delText>
        </w:r>
        <w:r w:rsidRPr="00537147" w:rsidDel="00C351F4">
          <w:rPr>
            <w:lang w:val="hy-AM"/>
            <w:rPrChange w:id="10846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47" w:author="Զարինե Սարգսյան" w:date="2026-04-06T11:03:00Z">
              <w:rPr>
                <w:rFonts w:ascii="Arial" w:hAnsi="Arial" w:cs="Arial"/>
              </w:rPr>
            </w:rPrChange>
          </w:rPr>
          <w:delText>իրականացնել</w:delText>
        </w:r>
        <w:r w:rsidRPr="00537147" w:rsidDel="00C351F4">
          <w:rPr>
            <w:lang w:val="hy-AM"/>
            <w:rPrChange w:id="10848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49" w:author="Զարինե Սարգսյան" w:date="2026-04-06T11:03:00Z">
              <w:rPr>
                <w:rFonts w:ascii="Arial" w:hAnsi="Arial" w:cs="Arial"/>
              </w:rPr>
            </w:rPrChange>
          </w:rPr>
          <w:delText>վերջիններիս</w:delText>
        </w:r>
        <w:r w:rsidRPr="00537147" w:rsidDel="00C351F4">
          <w:rPr>
            <w:lang w:val="hy-AM"/>
            <w:rPrChange w:id="10850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51" w:author="Զարինե Սարգսյան" w:date="2026-04-06T11:03:00Z">
              <w:rPr>
                <w:rFonts w:ascii="Arial" w:hAnsi="Arial" w:cs="Arial"/>
              </w:rPr>
            </w:rPrChange>
          </w:rPr>
          <w:delText>որոնումը</w:delText>
        </w:r>
        <w:r w:rsidRPr="00537147" w:rsidDel="00C351F4">
          <w:rPr>
            <w:lang w:val="hy-AM"/>
            <w:rPrChange w:id="10852" w:author="Զարինե Սարգսյան" w:date="2026-04-06T11:03:00Z">
              <w:rPr/>
            </w:rPrChange>
          </w:rPr>
          <w:delText>:</w:delText>
        </w:r>
      </w:del>
    </w:p>
    <w:p w14:paraId="7FADA722" w14:textId="14BAD361" w:rsidR="00A320B0" w:rsidRPr="00537147" w:rsidDel="00C351F4" w:rsidRDefault="00A320B0" w:rsidP="00A320B0">
      <w:pPr>
        <w:rPr>
          <w:del w:id="10853" w:author="Զարինե Սարգսյան" w:date="2026-04-02T12:28:00Z"/>
          <w:lang w:val="hy-AM"/>
          <w:rPrChange w:id="10854" w:author="Զարինե Սարգսյան" w:date="2026-04-06T11:03:00Z">
            <w:rPr>
              <w:del w:id="10855" w:author="Զարինե Սարգսյան" w:date="2026-04-02T12:28:00Z"/>
            </w:rPr>
          </w:rPrChange>
        </w:rPr>
      </w:pPr>
      <w:del w:id="10856" w:author="Զարինե Սարգսյան" w:date="2026-04-02T12:28:00Z">
        <w:r w:rsidRPr="00537147" w:rsidDel="00C351F4">
          <w:rPr>
            <w:lang w:val="hy-AM"/>
            <w:rPrChange w:id="10857" w:author="Զարինե Սարգսյան" w:date="2026-04-06T11:03:00Z">
              <w:rPr/>
            </w:rPrChange>
          </w:rPr>
          <w:delText xml:space="preserve">46. </w:delText>
        </w:r>
        <w:r w:rsidRPr="00537147" w:rsidDel="00C351F4">
          <w:rPr>
            <w:rFonts w:ascii="Arial" w:hAnsi="Arial" w:cs="Arial"/>
            <w:lang w:val="hy-AM"/>
            <w:rPrChange w:id="10858" w:author="Զարինե Սարգսյան" w:date="2026-04-06T11:03:00Z">
              <w:rPr>
                <w:rFonts w:ascii="Arial" w:hAnsi="Arial" w:cs="Arial"/>
              </w:rPr>
            </w:rPrChange>
          </w:rPr>
          <w:delText>Յուրաքանչյուր</w:delText>
        </w:r>
        <w:r w:rsidRPr="00537147" w:rsidDel="00C351F4">
          <w:rPr>
            <w:lang w:val="hy-AM"/>
            <w:rPrChange w:id="1085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60" w:author="Զարինե Սարգսյան" w:date="2026-04-06T11:03:00Z">
              <w:rPr>
                <w:rFonts w:ascii="Arial" w:hAnsi="Arial" w:cs="Arial"/>
              </w:rPr>
            </w:rPrChange>
          </w:rPr>
          <w:delText>Բանկ</w:delText>
        </w:r>
        <w:r w:rsidRPr="00537147" w:rsidDel="00C351F4">
          <w:rPr>
            <w:lang w:val="hy-AM"/>
            <w:rPrChange w:id="1086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62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86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64" w:author="Զարինե Սարգսյան" w:date="2026-04-06T11:03:00Z">
              <w:rPr>
                <w:rFonts w:ascii="Arial" w:hAnsi="Arial" w:cs="Arial"/>
              </w:rPr>
            </w:rPrChange>
          </w:rPr>
          <w:delText>Հարկային</w:delText>
        </w:r>
        <w:r w:rsidRPr="00537147" w:rsidDel="00C351F4">
          <w:rPr>
            <w:lang w:val="hy-AM"/>
            <w:rPrChange w:id="1086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66" w:author="Զարինե Սարգսյան" w:date="2026-04-06T11:03:00Z">
              <w:rPr>
                <w:rFonts w:ascii="Arial" w:hAnsi="Arial" w:cs="Arial"/>
              </w:rPr>
            </w:rPrChange>
          </w:rPr>
          <w:delText>մարմինը</w:delText>
        </w:r>
        <w:r w:rsidRPr="00537147" w:rsidDel="00C351F4">
          <w:rPr>
            <w:lang w:val="hy-AM"/>
            <w:rPrChange w:id="1086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68" w:author="Զարինե Սարգսյան" w:date="2026-04-06T11:03:00Z">
              <w:rPr>
                <w:rFonts w:ascii="Arial" w:hAnsi="Arial" w:cs="Arial"/>
              </w:rPr>
            </w:rPrChange>
          </w:rPr>
          <w:delText>կարող</w:delText>
        </w:r>
        <w:r w:rsidRPr="00537147" w:rsidDel="00C351F4">
          <w:rPr>
            <w:lang w:val="hy-AM"/>
            <w:rPrChange w:id="1086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70" w:author="Զարինե Սարգսյան" w:date="2026-04-06T11:03:00Z">
              <w:rPr>
                <w:rFonts w:ascii="Arial" w:hAnsi="Arial" w:cs="Arial"/>
              </w:rPr>
            </w:rPrChange>
          </w:rPr>
          <w:delText>է</w:delText>
        </w:r>
        <w:r w:rsidRPr="00537147" w:rsidDel="00C351F4">
          <w:rPr>
            <w:lang w:val="hy-AM"/>
            <w:rPrChange w:id="1087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72" w:author="Զարինե Սարգսյան" w:date="2026-04-06T11:03:00Z">
              <w:rPr>
                <w:rFonts w:ascii="Arial" w:hAnsi="Arial" w:cs="Arial"/>
              </w:rPr>
            </w:rPrChange>
          </w:rPr>
          <w:delText>ստանալ</w:delText>
        </w:r>
        <w:r w:rsidRPr="00537147" w:rsidDel="00C351F4">
          <w:rPr>
            <w:lang w:val="hy-AM"/>
            <w:rPrChange w:id="1087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74" w:author="Զարինե Սարգսյան" w:date="2026-04-06T11:03:00Z">
              <w:rPr>
                <w:rFonts w:ascii="Arial" w:hAnsi="Arial" w:cs="Arial"/>
              </w:rPr>
            </w:rPrChange>
          </w:rPr>
          <w:delText>միայն</w:delText>
        </w:r>
        <w:r w:rsidRPr="00537147" w:rsidDel="00C351F4">
          <w:rPr>
            <w:lang w:val="hy-AM"/>
            <w:rPrChange w:id="1087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76" w:author="Զարինե Սարգսյան" w:date="2026-04-06T11:03:00Z">
              <w:rPr>
                <w:rFonts w:ascii="Arial" w:hAnsi="Arial" w:cs="Arial"/>
              </w:rPr>
            </w:rPrChange>
          </w:rPr>
          <w:delText>իր</w:delText>
        </w:r>
        <w:r w:rsidRPr="00537147" w:rsidDel="00C351F4">
          <w:rPr>
            <w:lang w:val="hy-AM"/>
            <w:rPrChange w:id="1087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78" w:author="Զարինե Սարգսյան" w:date="2026-04-06T11:03:00Z">
              <w:rPr>
                <w:rFonts w:ascii="Arial" w:hAnsi="Arial" w:cs="Arial"/>
              </w:rPr>
            </w:rPrChange>
          </w:rPr>
          <w:delText>կողմից</w:delText>
        </w:r>
        <w:r w:rsidRPr="00537147" w:rsidDel="00C351F4">
          <w:rPr>
            <w:lang w:val="hy-AM"/>
            <w:rPrChange w:id="1087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80" w:author="Զարինե Սարգսյան" w:date="2026-04-06T11:03:00Z">
              <w:rPr>
                <w:rFonts w:ascii="Arial" w:hAnsi="Arial" w:cs="Arial"/>
              </w:rPr>
            </w:rPrChange>
          </w:rPr>
          <w:delText>ստացված</w:delText>
        </w:r>
        <w:r w:rsidRPr="00537147" w:rsidDel="00C351F4">
          <w:rPr>
            <w:lang w:val="hy-AM"/>
            <w:rPrChange w:id="1088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82" w:author="Զարինե Սարգսյան" w:date="2026-04-06T11:03:00Z">
              <w:rPr>
                <w:rFonts w:ascii="Arial" w:hAnsi="Arial" w:cs="Arial"/>
              </w:rPr>
            </w:rPrChange>
          </w:rPr>
          <w:delText>և</w:delText>
        </w:r>
        <w:r w:rsidRPr="00537147" w:rsidDel="00C351F4">
          <w:rPr>
            <w:lang w:val="hy-AM"/>
            <w:rPrChange w:id="1088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84" w:author="Զարինե Սարգսյան" w:date="2026-04-06T11:03:00Z">
              <w:rPr>
                <w:rFonts w:ascii="Arial" w:hAnsi="Arial" w:cs="Arial"/>
              </w:rPr>
            </w:rPrChange>
          </w:rPr>
          <w:delText>իր</w:delText>
        </w:r>
        <w:r w:rsidRPr="00537147" w:rsidDel="00C351F4">
          <w:rPr>
            <w:lang w:val="hy-AM"/>
            <w:rPrChange w:id="1088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86" w:author="Զարինե Սարգսյան" w:date="2026-04-06T11:03:00Z">
              <w:rPr>
                <w:rFonts w:ascii="Arial" w:hAnsi="Arial" w:cs="Arial"/>
              </w:rPr>
            </w:rPrChange>
          </w:rPr>
          <w:delText>կողմից</w:delText>
        </w:r>
        <w:r w:rsidRPr="00537147" w:rsidDel="00C351F4">
          <w:rPr>
            <w:lang w:val="hy-AM"/>
            <w:rPrChange w:id="1088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88" w:author="Զարինե Սարգսյան" w:date="2026-04-06T11:03:00Z">
              <w:rPr>
                <w:rFonts w:ascii="Arial" w:hAnsi="Arial" w:cs="Arial"/>
              </w:rPr>
            </w:rPrChange>
          </w:rPr>
          <w:delText>ուղարկված</w:delText>
        </w:r>
        <w:r w:rsidRPr="00537147" w:rsidDel="00C351F4">
          <w:rPr>
            <w:lang w:val="hy-AM"/>
            <w:rPrChange w:id="10889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90" w:author="Զարինե Սարգսյան" w:date="2026-04-06T11:03:00Z">
              <w:rPr>
                <w:rFonts w:ascii="Arial" w:hAnsi="Arial" w:cs="Arial"/>
              </w:rPr>
            </w:rPrChange>
          </w:rPr>
          <w:delText>Հաղորդագրություններում</w:delText>
        </w:r>
        <w:r w:rsidRPr="00537147" w:rsidDel="00C351F4">
          <w:rPr>
            <w:lang w:val="hy-AM"/>
            <w:rPrChange w:id="10891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92" w:author="Զարինե Սարգսյան" w:date="2026-04-06T11:03:00Z">
              <w:rPr>
                <w:rFonts w:ascii="Arial" w:hAnsi="Arial" w:cs="Arial"/>
              </w:rPr>
            </w:rPrChange>
          </w:rPr>
          <w:delText>պարունակվող</w:delText>
        </w:r>
        <w:r w:rsidRPr="00537147" w:rsidDel="00C351F4">
          <w:rPr>
            <w:lang w:val="hy-AM"/>
            <w:rPrChange w:id="10893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94" w:author="Զարինե Սարգսյան" w:date="2026-04-06T11:03:00Z">
              <w:rPr>
                <w:rFonts w:ascii="Arial" w:hAnsi="Arial" w:cs="Arial"/>
              </w:rPr>
            </w:rPrChange>
          </w:rPr>
          <w:delText>տվյալների</w:delText>
        </w:r>
        <w:r w:rsidRPr="00537147" w:rsidDel="00C351F4">
          <w:rPr>
            <w:lang w:val="hy-AM"/>
            <w:rPrChange w:id="10895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96" w:author="Զարինե Սարգսյան" w:date="2026-04-06T11:03:00Z">
              <w:rPr>
                <w:rFonts w:ascii="Arial" w:hAnsi="Arial" w:cs="Arial"/>
              </w:rPr>
            </w:rPrChange>
          </w:rPr>
          <w:delText>վերաբերյալ</w:delText>
        </w:r>
        <w:r w:rsidRPr="00537147" w:rsidDel="00C351F4">
          <w:rPr>
            <w:lang w:val="hy-AM"/>
            <w:rPrChange w:id="10897" w:author="Զարինե Սարգսյան" w:date="2026-04-06T11:03:00Z">
              <w:rPr/>
            </w:rPrChange>
          </w:rPr>
          <w:delText xml:space="preserve"> </w:delText>
        </w:r>
        <w:r w:rsidRPr="00537147" w:rsidDel="00C351F4">
          <w:rPr>
            <w:rFonts w:ascii="Arial" w:hAnsi="Arial" w:cs="Arial"/>
            <w:lang w:val="hy-AM"/>
            <w:rPrChange w:id="10898" w:author="Զարինե Սարգսյան" w:date="2026-04-06T11:03:00Z">
              <w:rPr>
                <w:rFonts w:ascii="Arial" w:hAnsi="Arial" w:cs="Arial"/>
              </w:rPr>
            </w:rPrChange>
          </w:rPr>
          <w:delText>տեղեկատվություն</w:delText>
        </w:r>
        <w:r w:rsidRPr="00537147" w:rsidDel="00C351F4">
          <w:rPr>
            <w:lang w:val="hy-AM"/>
            <w:rPrChange w:id="10899" w:author="Զարինե Սարգսյան" w:date="2026-04-06T11:03:00Z">
              <w:rPr/>
            </w:rPrChange>
          </w:rPr>
          <w:delText>:</w:delText>
        </w:r>
      </w:del>
    </w:p>
    <w:p w14:paraId="43F1BE29" w14:textId="77777777" w:rsidR="00A320B0" w:rsidRPr="00537147" w:rsidRDefault="00A320B0" w:rsidP="00A320B0">
      <w:pPr>
        <w:rPr>
          <w:lang w:val="hy-AM"/>
          <w:rPrChange w:id="10900" w:author="Զարինե Սարգսյան" w:date="2026-04-06T11:03:00Z">
            <w:rPr/>
          </w:rPrChange>
        </w:rPr>
      </w:pPr>
      <w:r w:rsidRPr="00537147">
        <w:rPr>
          <w:lang w:val="hy-AM"/>
          <w:rPrChange w:id="10901" w:author="Զարինե Սարգսյան" w:date="2026-04-06T11:03:00Z">
            <w:rPr/>
          </w:rPrChange>
        </w:rPr>
        <w:t> </w:t>
      </w:r>
    </w:p>
    <w:p w14:paraId="2C18F9A5" w14:textId="77777777" w:rsidR="00A320B0" w:rsidRPr="00537147" w:rsidRDefault="00A320B0" w:rsidP="00A320B0">
      <w:pPr>
        <w:rPr>
          <w:lang w:val="hy-AM"/>
          <w:rPrChange w:id="10902" w:author="Զարինե Սարգսյան" w:date="2026-04-06T11:03:00Z">
            <w:rPr/>
          </w:rPrChange>
        </w:rPr>
      </w:pPr>
      <w:r w:rsidRPr="00537147">
        <w:rPr>
          <w:rFonts w:ascii="Arial" w:hAnsi="Arial" w:cs="Arial"/>
          <w:b/>
          <w:bCs/>
          <w:lang w:val="hy-AM"/>
          <w:rPrChange w:id="10903" w:author="Զարինե Սարգսյան" w:date="2026-04-06T11:03:00Z">
            <w:rPr>
              <w:rFonts w:ascii="Arial" w:hAnsi="Arial" w:cs="Arial"/>
              <w:b/>
              <w:bCs/>
            </w:rPr>
          </w:rPrChange>
        </w:rPr>
        <w:t>ԳԼՈՒԽ</w:t>
      </w:r>
      <w:r w:rsidRPr="00537147">
        <w:rPr>
          <w:b/>
          <w:bCs/>
          <w:lang w:val="hy-AM"/>
          <w:rPrChange w:id="10904" w:author="Զարինե Սարգսյան" w:date="2026-04-06T11:03:00Z">
            <w:rPr>
              <w:b/>
              <w:bCs/>
            </w:rPr>
          </w:rPrChange>
        </w:rPr>
        <w:t> 11. </w:t>
      </w:r>
      <w:r w:rsidRPr="00537147">
        <w:rPr>
          <w:rFonts w:ascii="Arial" w:hAnsi="Arial" w:cs="Arial"/>
          <w:b/>
          <w:bCs/>
          <w:lang w:val="hy-AM"/>
          <w:rPrChange w:id="10905" w:author="Զարինե Սարգսյան" w:date="2026-04-06T11:03:00Z">
            <w:rPr>
              <w:rFonts w:ascii="Arial" w:hAnsi="Arial" w:cs="Arial"/>
              <w:b/>
              <w:bCs/>
            </w:rPr>
          </w:rPrChange>
        </w:rPr>
        <w:t>ԱՆՑՈՒՄԱՅԻՆ</w:t>
      </w:r>
      <w:r w:rsidRPr="00537147">
        <w:rPr>
          <w:b/>
          <w:bCs/>
          <w:lang w:val="hy-AM"/>
          <w:rPrChange w:id="10906" w:author="Զարինե Սարգսյան" w:date="2026-04-06T11:03:00Z">
            <w:rPr>
              <w:b/>
              <w:bCs/>
            </w:rPr>
          </w:rPrChange>
        </w:rPr>
        <w:t> </w:t>
      </w:r>
      <w:r w:rsidRPr="00537147">
        <w:rPr>
          <w:rFonts w:ascii="Arial" w:hAnsi="Arial" w:cs="Arial"/>
          <w:b/>
          <w:bCs/>
          <w:lang w:val="hy-AM"/>
          <w:rPrChange w:id="10907" w:author="Զարինե Սարգսյան" w:date="2026-04-06T11:03:00Z">
            <w:rPr>
              <w:rFonts w:ascii="Arial" w:hAnsi="Arial" w:cs="Arial"/>
              <w:b/>
              <w:bCs/>
            </w:rPr>
          </w:rPrChange>
        </w:rPr>
        <w:t>ԴՐՈՒՅԹՆԵՐ</w:t>
      </w:r>
    </w:p>
    <w:p w14:paraId="552E051C" w14:textId="77777777" w:rsidR="00A320B0" w:rsidRPr="00537147" w:rsidRDefault="00A320B0" w:rsidP="00A320B0">
      <w:pPr>
        <w:rPr>
          <w:lang w:val="hy-AM"/>
          <w:rPrChange w:id="10908" w:author="Զարինե Սարգսյան" w:date="2026-04-06T11:03:00Z">
            <w:rPr/>
          </w:rPrChange>
        </w:rPr>
      </w:pPr>
      <w:r w:rsidRPr="00537147">
        <w:rPr>
          <w:lang w:val="hy-AM"/>
          <w:rPrChange w:id="10909" w:author="Զարինե Սարգսյան" w:date="2026-04-06T11:03:00Z">
            <w:rPr/>
          </w:rPrChange>
        </w:rPr>
        <w:t> </w:t>
      </w:r>
    </w:p>
    <w:p w14:paraId="6186D8AA" w14:textId="77777777" w:rsidR="00A320B0" w:rsidRPr="00537147" w:rsidRDefault="00A320B0" w:rsidP="00A320B0">
      <w:pPr>
        <w:rPr>
          <w:lang w:val="hy-AM"/>
          <w:rPrChange w:id="10910" w:author="Զարինե Սարգսյան" w:date="2026-04-06T11:03:00Z">
            <w:rPr/>
          </w:rPrChange>
        </w:rPr>
      </w:pPr>
      <w:r w:rsidRPr="00537147">
        <w:rPr>
          <w:lang w:val="hy-AM"/>
          <w:rPrChange w:id="10911" w:author="Զարինե Սարգսյան" w:date="2026-04-06T11:03:00Z">
            <w:rPr/>
          </w:rPrChange>
        </w:rPr>
        <w:t xml:space="preserve">47. </w:t>
      </w:r>
      <w:r w:rsidRPr="00537147">
        <w:rPr>
          <w:rFonts w:ascii="Arial" w:hAnsi="Arial" w:cs="Arial"/>
          <w:lang w:val="hy-AM"/>
          <w:rPrChange w:id="10912" w:author="Զարինե Սարգսյան" w:date="2026-04-06T11:03:00Z">
            <w:rPr>
              <w:rFonts w:ascii="Arial" w:hAnsi="Arial" w:cs="Arial"/>
            </w:rPr>
          </w:rPrChange>
        </w:rPr>
        <w:t>Մինչև</w:t>
      </w:r>
      <w:r w:rsidRPr="00537147">
        <w:rPr>
          <w:lang w:val="hy-AM"/>
          <w:rPrChange w:id="1091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14" w:author="Զարինե Սարգսյան" w:date="2026-04-06T11:03:00Z">
            <w:rPr>
              <w:rFonts w:ascii="Arial" w:hAnsi="Arial" w:cs="Arial"/>
            </w:rPr>
          </w:rPrChange>
        </w:rPr>
        <w:t>Էլեկտրոնային</w:t>
      </w:r>
      <w:r w:rsidRPr="00537147">
        <w:rPr>
          <w:lang w:val="hy-AM"/>
          <w:rPrChange w:id="1091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16" w:author="Զարինե Սարգսյան" w:date="2026-04-06T11:03:00Z">
            <w:rPr>
              <w:rFonts w:ascii="Arial" w:hAnsi="Arial" w:cs="Arial"/>
            </w:rPr>
          </w:rPrChange>
        </w:rPr>
        <w:t>համակարգի</w:t>
      </w:r>
      <w:r w:rsidRPr="00537147">
        <w:rPr>
          <w:lang w:val="hy-AM"/>
          <w:rPrChange w:id="1091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18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091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20" w:author="Զարինե Սարգսյան" w:date="2026-04-06T11:03:00Z">
            <w:rPr>
              <w:rFonts w:ascii="Arial" w:hAnsi="Arial" w:cs="Arial"/>
            </w:rPr>
          </w:rPrChange>
        </w:rPr>
        <w:t>Հաշվարկների</w:t>
      </w:r>
      <w:r w:rsidRPr="00537147">
        <w:rPr>
          <w:lang w:val="hy-AM"/>
          <w:rPrChange w:id="1092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22" w:author="Զարինե Սարգսյան" w:date="2026-04-06T11:03:00Z">
            <w:rPr>
              <w:rFonts w:ascii="Arial" w:hAnsi="Arial" w:cs="Arial"/>
            </w:rPr>
          </w:rPrChange>
        </w:rPr>
        <w:t>իրականացման</w:t>
      </w:r>
      <w:r w:rsidRPr="00537147">
        <w:rPr>
          <w:lang w:val="hy-AM"/>
          <w:rPrChange w:id="1092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24" w:author="Զարինե Սարգսյան" w:date="2026-04-06T11:03:00Z">
            <w:rPr>
              <w:rFonts w:ascii="Arial" w:hAnsi="Arial" w:cs="Arial"/>
            </w:rPr>
          </w:rPrChange>
        </w:rPr>
        <w:t>միջավայրի</w:t>
      </w:r>
      <w:r w:rsidRPr="00537147">
        <w:rPr>
          <w:lang w:val="hy-AM"/>
          <w:rPrChange w:id="1092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26" w:author="Զարինե Սարգսյան" w:date="2026-04-06T11:03:00Z">
            <w:rPr>
              <w:rFonts w:ascii="Arial" w:hAnsi="Arial" w:cs="Arial"/>
            </w:rPr>
          </w:rPrChange>
        </w:rPr>
        <w:t>ներդրումը</w:t>
      </w:r>
      <w:r w:rsidRPr="00537147">
        <w:rPr>
          <w:lang w:val="hy-AM"/>
          <w:rPrChange w:id="10927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0928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1092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30" w:author="Զարինե Սարգսյան" w:date="2026-04-06T11:03:00Z">
            <w:rPr>
              <w:rFonts w:ascii="Arial" w:hAnsi="Arial" w:cs="Arial"/>
            </w:rPr>
          </w:rPrChange>
        </w:rPr>
        <w:t>մարմնի</w:t>
      </w:r>
      <w:r w:rsidRPr="00537147">
        <w:rPr>
          <w:lang w:val="hy-AM"/>
          <w:rPrChange w:id="10931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0932" w:author="Զարինե Սարգսյան" w:date="2026-04-06T11:03:00Z">
            <w:rPr>
              <w:rFonts w:ascii="Arial" w:hAnsi="Arial" w:cs="Arial"/>
            </w:rPr>
          </w:rPrChange>
        </w:rPr>
        <w:t>Կենտրոնական</w:t>
      </w:r>
      <w:r w:rsidRPr="00537147">
        <w:rPr>
          <w:lang w:val="hy-AM"/>
          <w:rPrChange w:id="1093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34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1093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36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093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38" w:author="Զարինե Սարգսյան" w:date="2026-04-06T11:03:00Z">
            <w:rPr>
              <w:rFonts w:ascii="Arial" w:hAnsi="Arial" w:cs="Arial"/>
            </w:rPr>
          </w:rPrChange>
        </w:rPr>
        <w:t>Բանկերի</w:t>
      </w:r>
      <w:r w:rsidRPr="00537147">
        <w:rPr>
          <w:lang w:val="hy-AM"/>
          <w:rPrChange w:id="1093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40" w:author="Զարինե Սարգսյան" w:date="2026-04-06T11:03:00Z">
            <w:rPr>
              <w:rFonts w:ascii="Arial" w:hAnsi="Arial" w:cs="Arial"/>
            </w:rPr>
          </w:rPrChange>
        </w:rPr>
        <w:t>միջև</w:t>
      </w:r>
      <w:r w:rsidRPr="00537147">
        <w:rPr>
          <w:lang w:val="hy-AM"/>
          <w:rPrChange w:id="1094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42" w:author="Զարինե Սարգսյան" w:date="2026-04-06T11:03:00Z">
            <w:rPr>
              <w:rFonts w:ascii="Arial" w:hAnsi="Arial" w:cs="Arial"/>
            </w:rPr>
          </w:rPrChange>
        </w:rPr>
        <w:lastRenderedPageBreak/>
        <w:t>Հաղորդագրությունների</w:t>
      </w:r>
      <w:r w:rsidRPr="00537147">
        <w:rPr>
          <w:lang w:val="hy-AM"/>
          <w:rPrChange w:id="1094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44" w:author="Զարինե Սարգսյան" w:date="2026-04-06T11:03:00Z">
            <w:rPr>
              <w:rFonts w:ascii="Arial" w:hAnsi="Arial" w:cs="Arial"/>
            </w:rPr>
          </w:rPrChange>
        </w:rPr>
        <w:t>փոխանցումը</w:t>
      </w:r>
      <w:r w:rsidRPr="00537147">
        <w:rPr>
          <w:lang w:val="hy-AM"/>
          <w:rPrChange w:id="1094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46" w:author="Զարինե Սարգսյան" w:date="2026-04-06T11:03:00Z">
            <w:rPr>
              <w:rFonts w:ascii="Arial" w:hAnsi="Arial" w:cs="Arial"/>
            </w:rPr>
          </w:rPrChange>
        </w:rPr>
        <w:t>կատարվում</w:t>
      </w:r>
      <w:r w:rsidRPr="00537147">
        <w:rPr>
          <w:lang w:val="hy-AM"/>
          <w:rPrChange w:id="1094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48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094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50" w:author="Զարինե Սարգսյան" w:date="2026-04-06T11:03:00Z">
            <w:rPr>
              <w:rFonts w:ascii="Arial" w:hAnsi="Arial" w:cs="Arial"/>
            </w:rPr>
          </w:rPrChange>
        </w:rPr>
        <w:t>Սի</w:t>
      </w:r>
      <w:r w:rsidRPr="00537147">
        <w:rPr>
          <w:lang w:val="hy-AM"/>
          <w:rPrChange w:id="10951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0952" w:author="Զարինե Սարգսյան" w:date="2026-04-06T11:03:00Z">
            <w:rPr>
              <w:rFonts w:ascii="Arial" w:hAnsi="Arial" w:cs="Arial"/>
            </w:rPr>
          </w:rPrChange>
        </w:rPr>
        <w:t>Բի</w:t>
      </w:r>
      <w:r w:rsidRPr="00537147">
        <w:rPr>
          <w:lang w:val="hy-AM"/>
          <w:rPrChange w:id="10953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0954" w:author="Զարինե Սարգսյան" w:date="2026-04-06T11:03:00Z">
            <w:rPr>
              <w:rFonts w:ascii="Arial" w:hAnsi="Arial" w:cs="Arial"/>
            </w:rPr>
          </w:rPrChange>
        </w:rPr>
        <w:t>Էյ</w:t>
      </w:r>
      <w:r w:rsidRPr="00537147">
        <w:rPr>
          <w:lang w:val="hy-AM"/>
          <w:rPrChange w:id="10955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0956" w:author="Զարինե Սարգսյան" w:date="2026-04-06T11:03:00Z">
            <w:rPr>
              <w:rFonts w:ascii="Arial" w:hAnsi="Arial" w:cs="Arial"/>
            </w:rPr>
          </w:rPrChange>
        </w:rPr>
        <w:t>Նեթ</w:t>
      </w:r>
      <w:r w:rsidRPr="00537147">
        <w:rPr>
          <w:lang w:val="hy-AM"/>
          <w:rPrChange w:id="109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58" w:author="Զարինե Սարգսյան" w:date="2026-04-06T11:03:00Z">
            <w:rPr>
              <w:rFonts w:ascii="Arial" w:hAnsi="Arial" w:cs="Arial"/>
            </w:rPr>
          </w:rPrChange>
        </w:rPr>
        <w:t>ցանցում</w:t>
      </w:r>
      <w:r w:rsidRPr="00537147">
        <w:rPr>
          <w:lang w:val="hy-AM"/>
          <w:rPrChange w:id="1095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60" w:author="Զարինե Սարգսյան" w:date="2026-04-06T11:03:00Z">
            <w:rPr>
              <w:rFonts w:ascii="Arial" w:hAnsi="Arial" w:cs="Arial"/>
            </w:rPr>
          </w:rPrChange>
        </w:rPr>
        <w:t>գրանցված</w:t>
      </w:r>
      <w:r w:rsidRPr="00537147">
        <w:rPr>
          <w:lang w:val="hy-AM"/>
          <w:rPrChange w:id="1096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62" w:author="Զարինե Սարգսյան" w:date="2026-04-06T11:03:00Z">
            <w:rPr>
              <w:rFonts w:ascii="Arial" w:hAnsi="Arial" w:cs="Arial"/>
            </w:rPr>
          </w:rPrChange>
        </w:rPr>
        <w:t>հատուկ</w:t>
      </w:r>
      <w:r w:rsidRPr="00537147">
        <w:rPr>
          <w:lang w:val="hy-AM"/>
          <w:rPrChange w:id="1096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64" w:author="Զարինե Սարգսյան" w:date="2026-04-06T11:03:00Z">
            <w:rPr>
              <w:rFonts w:ascii="Arial" w:hAnsi="Arial" w:cs="Arial"/>
            </w:rPr>
          </w:rPrChange>
        </w:rPr>
        <w:t>փոստային</w:t>
      </w:r>
      <w:r w:rsidRPr="00537147">
        <w:rPr>
          <w:lang w:val="hy-AM"/>
          <w:rPrChange w:id="1096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66" w:author="Զարինե Սարգսյան" w:date="2026-04-06T11:03:00Z">
            <w:rPr>
              <w:rFonts w:ascii="Arial" w:hAnsi="Arial" w:cs="Arial"/>
            </w:rPr>
          </w:rPrChange>
        </w:rPr>
        <w:t>արկղի</w:t>
      </w:r>
      <w:r w:rsidRPr="00537147">
        <w:rPr>
          <w:lang w:val="hy-AM"/>
          <w:rPrChange w:id="10967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10968" w:author="Զարինե Սարգսյան" w:date="2026-04-06T11:03:00Z">
            <w:rPr>
              <w:rFonts w:ascii="Arial" w:hAnsi="Arial" w:cs="Arial"/>
            </w:rPr>
          </w:rPrChange>
        </w:rPr>
        <w:t>հասցեի</w:t>
      </w:r>
      <w:r w:rsidRPr="00537147">
        <w:rPr>
          <w:lang w:val="hy-AM"/>
          <w:rPrChange w:id="10969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10970" w:author="Զարինե Սարգսյան" w:date="2026-04-06T11:03:00Z">
            <w:rPr>
              <w:rFonts w:ascii="Arial" w:hAnsi="Arial" w:cs="Arial"/>
            </w:rPr>
          </w:rPrChange>
        </w:rPr>
        <w:t>միջոցով</w:t>
      </w:r>
      <w:r w:rsidRPr="00537147">
        <w:rPr>
          <w:lang w:val="hy-AM"/>
          <w:rPrChange w:id="10971" w:author="Զարինե Սարգսյան" w:date="2026-04-06T11:03:00Z">
            <w:rPr/>
          </w:rPrChange>
        </w:rPr>
        <w:t xml:space="preserve">: </w:t>
      </w:r>
      <w:r w:rsidRPr="00537147">
        <w:rPr>
          <w:rFonts w:ascii="Arial" w:hAnsi="Arial" w:cs="Arial"/>
          <w:lang w:val="hy-AM"/>
          <w:rPrChange w:id="10972" w:author="Զարինե Սարգսյան" w:date="2026-04-06T11:03:00Z">
            <w:rPr>
              <w:rFonts w:ascii="Arial" w:hAnsi="Arial" w:cs="Arial"/>
            </w:rPr>
          </w:rPrChange>
        </w:rPr>
        <w:t>Ընդ</w:t>
      </w:r>
      <w:r w:rsidRPr="00537147">
        <w:rPr>
          <w:lang w:val="hy-AM"/>
          <w:rPrChange w:id="1097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74" w:author="Զարինե Սարգսյան" w:date="2026-04-06T11:03:00Z">
            <w:rPr>
              <w:rFonts w:ascii="Arial" w:hAnsi="Arial" w:cs="Arial"/>
            </w:rPr>
          </w:rPrChange>
        </w:rPr>
        <w:t>որում</w:t>
      </w:r>
      <w:r w:rsidRPr="00537147">
        <w:rPr>
          <w:lang w:val="hy-AM"/>
          <w:rPrChange w:id="10975" w:author="Զարինե Սարգսյան" w:date="2026-04-06T11:03:00Z">
            <w:rPr/>
          </w:rPrChange>
        </w:rPr>
        <w:t>.</w:t>
      </w:r>
    </w:p>
    <w:p w14:paraId="0D32D544" w14:textId="77777777" w:rsidR="00A320B0" w:rsidRPr="00537147" w:rsidRDefault="00A320B0" w:rsidP="00A320B0">
      <w:pPr>
        <w:rPr>
          <w:lang w:val="hy-AM"/>
          <w:rPrChange w:id="10976" w:author="Զարինե Սարգսյան" w:date="2026-04-06T11:03:00Z">
            <w:rPr/>
          </w:rPrChange>
        </w:rPr>
      </w:pPr>
      <w:r w:rsidRPr="00537147">
        <w:rPr>
          <w:lang w:val="hy-AM"/>
          <w:rPrChange w:id="10977" w:author="Զարինե Սարգսյան" w:date="2026-04-06T11:03:00Z">
            <w:rPr/>
          </w:rPrChange>
        </w:rPr>
        <w:t xml:space="preserve">1) </w:t>
      </w:r>
      <w:r w:rsidRPr="00537147">
        <w:rPr>
          <w:rFonts w:ascii="Arial" w:hAnsi="Arial" w:cs="Arial"/>
          <w:lang w:val="hy-AM"/>
          <w:rPrChange w:id="10978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1097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80" w:author="Զարինե Սարգսյան" w:date="2026-04-06T11:03:00Z">
            <w:rPr>
              <w:rFonts w:ascii="Arial" w:hAnsi="Arial" w:cs="Arial"/>
            </w:rPr>
          </w:rPrChange>
        </w:rPr>
        <w:t>մարմնի</w:t>
      </w:r>
      <w:r w:rsidRPr="00537147">
        <w:rPr>
          <w:lang w:val="hy-AM"/>
          <w:rPrChange w:id="1098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82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098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84" w:author="Զարինե Սարգսյան" w:date="2026-04-06T11:03:00Z">
            <w:rPr>
              <w:rFonts w:ascii="Arial" w:hAnsi="Arial" w:cs="Arial"/>
            </w:rPr>
          </w:rPrChange>
        </w:rPr>
        <w:t>Բանկերի</w:t>
      </w:r>
      <w:r w:rsidRPr="00537147">
        <w:rPr>
          <w:lang w:val="hy-AM"/>
          <w:rPrChange w:id="109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86" w:author="Զարինե Սարգսյան" w:date="2026-04-06T11:03:00Z">
            <w:rPr>
              <w:rFonts w:ascii="Arial" w:hAnsi="Arial" w:cs="Arial"/>
            </w:rPr>
          </w:rPrChange>
        </w:rPr>
        <w:t>կողմից</w:t>
      </w:r>
      <w:r w:rsidRPr="00537147">
        <w:rPr>
          <w:lang w:val="hy-AM"/>
          <w:rPrChange w:id="1098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88" w:author="Զարինե Սարգսյան" w:date="2026-04-06T11:03:00Z">
            <w:rPr>
              <w:rFonts w:ascii="Arial" w:hAnsi="Arial" w:cs="Arial"/>
            </w:rPr>
          </w:rPrChange>
        </w:rPr>
        <w:t>միմյանց</w:t>
      </w:r>
      <w:r w:rsidRPr="00537147">
        <w:rPr>
          <w:lang w:val="hy-AM"/>
          <w:rPrChange w:id="1098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90" w:author="Զարինե Սարգսյան" w:date="2026-04-06T11:03:00Z">
            <w:rPr>
              <w:rFonts w:ascii="Arial" w:hAnsi="Arial" w:cs="Arial"/>
            </w:rPr>
          </w:rPrChange>
        </w:rPr>
        <w:t>ուղարկվող</w:t>
      </w:r>
      <w:r w:rsidRPr="00537147">
        <w:rPr>
          <w:lang w:val="hy-AM"/>
          <w:rPrChange w:id="1099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92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099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94" w:author="Զարինե Սարգսյան" w:date="2026-04-06T11:03:00Z">
            <w:rPr>
              <w:rFonts w:ascii="Arial" w:hAnsi="Arial" w:cs="Arial"/>
            </w:rPr>
          </w:rPrChange>
        </w:rPr>
        <w:t>կրկնօրինակը</w:t>
      </w:r>
      <w:r w:rsidRPr="00537147">
        <w:rPr>
          <w:lang w:val="hy-AM"/>
          <w:rPrChange w:id="1099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96" w:author="Զարինե Սարգսյան" w:date="2026-04-06T11:03:00Z">
            <w:rPr>
              <w:rFonts w:ascii="Arial" w:hAnsi="Arial" w:cs="Arial"/>
            </w:rPr>
          </w:rPrChange>
        </w:rPr>
        <w:t>պարտադիր</w:t>
      </w:r>
      <w:r w:rsidRPr="00537147">
        <w:rPr>
          <w:lang w:val="hy-AM"/>
          <w:rPrChange w:id="1099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0998" w:author="Զարինե Սարգսյան" w:date="2026-04-06T11:03:00Z">
            <w:rPr>
              <w:rFonts w:ascii="Arial" w:hAnsi="Arial" w:cs="Arial"/>
            </w:rPr>
          </w:rPrChange>
        </w:rPr>
        <w:t>ուղարկվում</w:t>
      </w:r>
      <w:r w:rsidRPr="00537147">
        <w:rPr>
          <w:lang w:val="hy-AM"/>
          <w:rPrChange w:id="1099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00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100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02" w:author="Զարինե Սարգսյան" w:date="2026-04-06T11:03:00Z">
            <w:rPr>
              <w:rFonts w:ascii="Arial" w:hAnsi="Arial" w:cs="Arial"/>
            </w:rPr>
          </w:rPrChange>
        </w:rPr>
        <w:t>նաև</w:t>
      </w:r>
      <w:r w:rsidRPr="00537147">
        <w:rPr>
          <w:lang w:val="hy-AM"/>
          <w:rPrChange w:id="1100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04" w:author="Զարինե Սարգսյան" w:date="2026-04-06T11:03:00Z">
            <w:rPr>
              <w:rFonts w:ascii="Arial" w:hAnsi="Arial" w:cs="Arial"/>
            </w:rPr>
          </w:rPrChange>
        </w:rPr>
        <w:t>Կենտրոնական</w:t>
      </w:r>
      <w:r w:rsidRPr="00537147">
        <w:rPr>
          <w:lang w:val="hy-AM"/>
          <w:rPrChange w:id="1100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06" w:author="Զարինե Սարգսյան" w:date="2026-04-06T11:03:00Z">
            <w:rPr>
              <w:rFonts w:ascii="Arial" w:hAnsi="Arial" w:cs="Arial"/>
            </w:rPr>
          </w:rPrChange>
        </w:rPr>
        <w:t>բանկին՝</w:t>
      </w:r>
      <w:r w:rsidRPr="00537147">
        <w:rPr>
          <w:lang w:val="hy-AM"/>
          <w:rPrChange w:id="1100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08" w:author="Զարինե Սարգսյան" w:date="2026-04-06T11:03:00Z">
            <w:rPr>
              <w:rFonts w:ascii="Arial" w:hAnsi="Arial" w:cs="Arial"/>
            </w:rPr>
          </w:rPrChange>
        </w:rPr>
        <w:t>վերջինիս</w:t>
      </w:r>
      <w:r w:rsidRPr="00537147">
        <w:rPr>
          <w:lang w:val="hy-AM"/>
          <w:rPrChange w:id="1100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10" w:author="Զարինե Սարգսյան" w:date="2026-04-06T11:03:00Z">
            <w:rPr>
              <w:rFonts w:ascii="Arial" w:hAnsi="Arial" w:cs="Arial"/>
            </w:rPr>
          </w:rPrChange>
        </w:rPr>
        <w:t>համար</w:t>
      </w:r>
      <w:r w:rsidRPr="00537147">
        <w:rPr>
          <w:lang w:val="hy-AM"/>
          <w:rPrChange w:id="1101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12" w:author="Զարինե Սարգսյան" w:date="2026-04-06T11:03:00Z">
            <w:rPr>
              <w:rFonts w:ascii="Arial" w:hAnsi="Arial" w:cs="Arial"/>
            </w:rPr>
          </w:rPrChange>
        </w:rPr>
        <w:t>Սի</w:t>
      </w:r>
      <w:r w:rsidRPr="00537147">
        <w:rPr>
          <w:lang w:val="hy-AM"/>
          <w:rPrChange w:id="11013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014" w:author="Զարինե Սարգսյան" w:date="2026-04-06T11:03:00Z">
            <w:rPr>
              <w:rFonts w:ascii="Arial" w:hAnsi="Arial" w:cs="Arial"/>
            </w:rPr>
          </w:rPrChange>
        </w:rPr>
        <w:t>Բի</w:t>
      </w:r>
      <w:r w:rsidRPr="00537147">
        <w:rPr>
          <w:lang w:val="hy-AM"/>
          <w:rPrChange w:id="11015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016" w:author="Զարինե Սարգսյան" w:date="2026-04-06T11:03:00Z">
            <w:rPr>
              <w:rFonts w:ascii="Arial" w:hAnsi="Arial" w:cs="Arial"/>
            </w:rPr>
          </w:rPrChange>
        </w:rPr>
        <w:t>Էյ</w:t>
      </w:r>
      <w:r w:rsidRPr="00537147">
        <w:rPr>
          <w:lang w:val="hy-AM"/>
          <w:rPrChange w:id="11017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018" w:author="Զարինե Սարգսյան" w:date="2026-04-06T11:03:00Z">
            <w:rPr>
              <w:rFonts w:ascii="Arial" w:hAnsi="Arial" w:cs="Arial"/>
            </w:rPr>
          </w:rPrChange>
        </w:rPr>
        <w:t>Նեթ</w:t>
      </w:r>
      <w:r w:rsidRPr="00537147">
        <w:rPr>
          <w:lang w:val="hy-AM"/>
          <w:rPrChange w:id="1101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20" w:author="Զարինե Սարգսյան" w:date="2026-04-06T11:03:00Z">
            <w:rPr>
              <w:rFonts w:ascii="Arial" w:hAnsi="Arial" w:cs="Arial"/>
            </w:rPr>
          </w:rPrChange>
        </w:rPr>
        <w:t>ցանցում</w:t>
      </w:r>
      <w:r w:rsidRPr="00537147">
        <w:rPr>
          <w:lang w:val="hy-AM"/>
          <w:rPrChange w:id="1102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22" w:author="Զարինե Սարգսյան" w:date="2026-04-06T11:03:00Z">
            <w:rPr>
              <w:rFonts w:ascii="Arial" w:hAnsi="Arial" w:cs="Arial"/>
            </w:rPr>
          </w:rPrChange>
        </w:rPr>
        <w:t>գրանցված</w:t>
      </w:r>
      <w:r w:rsidRPr="00537147">
        <w:rPr>
          <w:lang w:val="hy-AM"/>
          <w:rPrChange w:id="1102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24" w:author="Զարինե Սարգսյան" w:date="2026-04-06T11:03:00Z">
            <w:rPr>
              <w:rFonts w:ascii="Arial" w:hAnsi="Arial" w:cs="Arial"/>
            </w:rPr>
          </w:rPrChange>
        </w:rPr>
        <w:t>հատուկ</w:t>
      </w:r>
      <w:r w:rsidRPr="00537147">
        <w:rPr>
          <w:lang w:val="hy-AM"/>
          <w:rPrChange w:id="1102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26" w:author="Զարինե Սարգսյան" w:date="2026-04-06T11:03:00Z">
            <w:rPr>
              <w:rFonts w:ascii="Arial" w:hAnsi="Arial" w:cs="Arial"/>
            </w:rPr>
          </w:rPrChange>
        </w:rPr>
        <w:t>փոստային</w:t>
      </w:r>
      <w:r w:rsidRPr="00537147">
        <w:rPr>
          <w:lang w:val="hy-AM"/>
          <w:rPrChange w:id="1102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28" w:author="Զարինե Սարգսյան" w:date="2026-04-06T11:03:00Z">
            <w:rPr>
              <w:rFonts w:ascii="Arial" w:hAnsi="Arial" w:cs="Arial"/>
            </w:rPr>
          </w:rPrChange>
        </w:rPr>
        <w:t>արկղին</w:t>
      </w:r>
      <w:r w:rsidRPr="00537147">
        <w:rPr>
          <w:lang w:val="hy-AM"/>
          <w:rPrChange w:id="11029" w:author="Զարինե Սարգսյան" w:date="2026-04-06T11:03:00Z">
            <w:rPr/>
          </w:rPrChange>
        </w:rPr>
        <w:t>:</w:t>
      </w:r>
    </w:p>
    <w:p w14:paraId="722C4D91" w14:textId="77777777" w:rsidR="00A320B0" w:rsidRPr="00537147" w:rsidRDefault="00A320B0" w:rsidP="00A320B0">
      <w:pPr>
        <w:rPr>
          <w:lang w:val="hy-AM"/>
          <w:rPrChange w:id="11030" w:author="Զարինե Սարգսյան" w:date="2026-04-06T11:03:00Z">
            <w:rPr/>
          </w:rPrChange>
        </w:rPr>
      </w:pPr>
      <w:r w:rsidRPr="00537147">
        <w:rPr>
          <w:lang w:val="hy-AM"/>
          <w:rPrChange w:id="11031" w:author="Զարինե Սարգսյան" w:date="2026-04-06T11:03:00Z">
            <w:rPr/>
          </w:rPrChange>
        </w:rPr>
        <w:t xml:space="preserve">2) </w:t>
      </w:r>
      <w:r w:rsidRPr="00537147">
        <w:rPr>
          <w:rFonts w:ascii="Arial" w:hAnsi="Arial" w:cs="Arial"/>
          <w:lang w:val="hy-AM"/>
          <w:rPrChange w:id="11032" w:author="Զարինե Սարգսյան" w:date="2026-04-06T11:03:00Z">
            <w:rPr>
              <w:rFonts w:ascii="Arial" w:hAnsi="Arial" w:cs="Arial"/>
            </w:rPr>
          </w:rPrChange>
        </w:rPr>
        <w:t>Մինչև</w:t>
      </w:r>
      <w:r w:rsidRPr="00537147">
        <w:rPr>
          <w:lang w:val="hy-AM"/>
          <w:rPrChange w:id="1103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34" w:author="Զարինե Սարգսյան" w:date="2026-04-06T11:03:00Z">
            <w:rPr>
              <w:rFonts w:ascii="Arial" w:hAnsi="Arial" w:cs="Arial"/>
            </w:rPr>
          </w:rPrChange>
        </w:rPr>
        <w:t>Հաշվարկների</w:t>
      </w:r>
      <w:r w:rsidRPr="00537147">
        <w:rPr>
          <w:lang w:val="hy-AM"/>
          <w:rPrChange w:id="1103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36" w:author="Զարինե Սարգսյան" w:date="2026-04-06T11:03:00Z">
            <w:rPr>
              <w:rFonts w:ascii="Arial" w:hAnsi="Arial" w:cs="Arial"/>
            </w:rPr>
          </w:rPrChange>
        </w:rPr>
        <w:t>իրականացման</w:t>
      </w:r>
      <w:r w:rsidRPr="00537147">
        <w:rPr>
          <w:lang w:val="hy-AM"/>
          <w:rPrChange w:id="1103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38" w:author="Զարինե Սարգսյան" w:date="2026-04-06T11:03:00Z">
            <w:rPr>
              <w:rFonts w:ascii="Arial" w:hAnsi="Arial" w:cs="Arial"/>
            </w:rPr>
          </w:rPrChange>
        </w:rPr>
        <w:t>միջավայրի</w:t>
      </w:r>
      <w:r w:rsidRPr="00537147">
        <w:rPr>
          <w:lang w:val="hy-AM"/>
          <w:rPrChange w:id="1103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40" w:author="Զարինե Սարգսյան" w:date="2026-04-06T11:03:00Z">
            <w:rPr>
              <w:rFonts w:ascii="Arial" w:hAnsi="Arial" w:cs="Arial"/>
            </w:rPr>
          </w:rPrChange>
        </w:rPr>
        <w:t>ներդրումը</w:t>
      </w:r>
      <w:r w:rsidRPr="00537147">
        <w:rPr>
          <w:lang w:val="hy-AM"/>
          <w:rPrChange w:id="11041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1042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04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44" w:author="Զարինե Սարգսյան" w:date="2026-04-06T11:03:00Z">
            <w:rPr>
              <w:rFonts w:ascii="Arial" w:hAnsi="Arial" w:cs="Arial"/>
            </w:rPr>
          </w:rPrChange>
        </w:rPr>
        <w:t>կարգի</w:t>
      </w:r>
      <w:r w:rsidRPr="00537147">
        <w:rPr>
          <w:lang w:val="hy-AM"/>
          <w:rPrChange w:id="1104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46" w:author="Զարինե Սարգսյան" w:date="2026-04-06T11:03:00Z">
            <w:rPr>
              <w:rFonts w:ascii="Arial" w:hAnsi="Arial" w:cs="Arial"/>
            </w:rPr>
          </w:rPrChange>
        </w:rPr>
        <w:t>համաձայն</w:t>
      </w:r>
      <w:r w:rsidRPr="00537147">
        <w:rPr>
          <w:lang w:val="hy-AM"/>
          <w:rPrChange w:id="1104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48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1104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50" w:author="Զարինե Սարգսյան" w:date="2026-04-06T11:03:00Z">
            <w:rPr>
              <w:rFonts w:ascii="Arial" w:hAnsi="Arial" w:cs="Arial"/>
            </w:rPr>
          </w:rPrChange>
        </w:rPr>
        <w:t>գործընթացի</w:t>
      </w:r>
      <w:r w:rsidRPr="00537147">
        <w:rPr>
          <w:lang w:val="hy-AM"/>
          <w:rPrChange w:id="1105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52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1105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54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1105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56" w:author="Զարինե Սարգսյան" w:date="2026-04-06T11:03:00Z">
            <w:rPr>
              <w:rFonts w:ascii="Arial" w:hAnsi="Arial" w:cs="Arial"/>
            </w:rPr>
          </w:rPrChange>
        </w:rPr>
        <w:t>հաշվարկների</w:t>
      </w:r>
      <w:r w:rsidRPr="00537147">
        <w:rPr>
          <w:lang w:val="hy-AM"/>
          <w:rPrChange w:id="110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58" w:author="Զարինե Սարգսյան" w:date="2026-04-06T11:03:00Z">
            <w:rPr>
              <w:rFonts w:ascii="Arial" w:hAnsi="Arial" w:cs="Arial"/>
            </w:rPr>
          </w:rPrChange>
        </w:rPr>
        <w:t>իրականացման</w:t>
      </w:r>
      <w:r w:rsidRPr="00537147">
        <w:rPr>
          <w:lang w:val="hy-AM"/>
          <w:rPrChange w:id="1105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60" w:author="Զարինե Սարգսյան" w:date="2026-04-06T11:03:00Z">
            <w:rPr>
              <w:rFonts w:ascii="Arial" w:hAnsi="Arial" w:cs="Arial"/>
            </w:rPr>
          </w:rPrChange>
        </w:rPr>
        <w:t>նպատակով՝</w:t>
      </w:r>
      <w:r w:rsidRPr="00537147">
        <w:rPr>
          <w:lang w:val="hy-AM"/>
          <w:rPrChange w:id="1106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62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06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64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106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66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1106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68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հաղորդագրությունները</w:t>
      </w:r>
      <w:r w:rsidRPr="00537147">
        <w:rPr>
          <w:lang w:val="hy-AM"/>
          <w:rPrChange w:id="1106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70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1107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72" w:author="Զարինե Սարգսյան" w:date="2026-04-06T11:03:00Z">
            <w:rPr>
              <w:rFonts w:ascii="Arial" w:hAnsi="Arial" w:cs="Arial"/>
            </w:rPr>
          </w:rPrChange>
        </w:rPr>
        <w:t>մարմնի</w:t>
      </w:r>
      <w:r w:rsidRPr="00537147">
        <w:rPr>
          <w:lang w:val="hy-AM"/>
          <w:rPrChange w:id="1107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74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107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76" w:author="Զարինե Սարգսյան" w:date="2026-04-06T11:03:00Z">
            <w:rPr>
              <w:rFonts w:ascii="Arial" w:hAnsi="Arial" w:cs="Arial"/>
            </w:rPr>
          </w:rPrChange>
        </w:rPr>
        <w:t>Բանկերի</w:t>
      </w:r>
      <w:r w:rsidRPr="00537147">
        <w:rPr>
          <w:lang w:val="hy-AM"/>
          <w:rPrChange w:id="1107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78" w:author="Զարինե Սարգսյան" w:date="2026-04-06T11:03:00Z">
            <w:rPr>
              <w:rFonts w:ascii="Arial" w:hAnsi="Arial" w:cs="Arial"/>
            </w:rPr>
          </w:rPrChange>
        </w:rPr>
        <w:t>միջև</w:t>
      </w:r>
      <w:r w:rsidRPr="00537147">
        <w:rPr>
          <w:lang w:val="hy-AM"/>
          <w:rPrChange w:id="1107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80" w:author="Զարինե Սարգսյան" w:date="2026-04-06T11:03:00Z">
            <w:rPr>
              <w:rFonts w:ascii="Arial" w:hAnsi="Arial" w:cs="Arial"/>
            </w:rPr>
          </w:rPrChange>
        </w:rPr>
        <w:t>չեն</w:t>
      </w:r>
      <w:r w:rsidRPr="00537147">
        <w:rPr>
          <w:lang w:val="hy-AM"/>
          <w:rPrChange w:id="1108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82" w:author="Զարինե Սարգսյան" w:date="2026-04-06T11:03:00Z">
            <w:rPr>
              <w:rFonts w:ascii="Arial" w:hAnsi="Arial" w:cs="Arial"/>
            </w:rPr>
          </w:rPrChange>
        </w:rPr>
        <w:t>փոխանցվում</w:t>
      </w:r>
      <w:r w:rsidRPr="00537147">
        <w:rPr>
          <w:lang w:val="hy-AM"/>
          <w:rPrChange w:id="11083" w:author="Զարինե Սարգսյան" w:date="2026-04-06T11:03:00Z">
            <w:rPr/>
          </w:rPrChange>
        </w:rPr>
        <w:t xml:space="preserve">: </w:t>
      </w:r>
      <w:r w:rsidRPr="00537147">
        <w:rPr>
          <w:rFonts w:ascii="Arial" w:hAnsi="Arial" w:cs="Arial"/>
          <w:lang w:val="hy-AM"/>
          <w:rPrChange w:id="11084" w:author="Զարինե Սարգսյան" w:date="2026-04-06T11:03:00Z">
            <w:rPr>
              <w:rFonts w:ascii="Arial" w:hAnsi="Arial" w:cs="Arial"/>
            </w:rPr>
          </w:rPrChange>
        </w:rPr>
        <w:t>Կողմերը</w:t>
      </w:r>
      <w:r w:rsidRPr="00537147">
        <w:rPr>
          <w:lang w:val="hy-AM"/>
          <w:rPrChange w:id="110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86" w:author="Զարինե Սարգսյան" w:date="2026-04-06T11:03:00Z">
            <w:rPr>
              <w:rFonts w:ascii="Arial" w:hAnsi="Arial" w:cs="Arial"/>
            </w:rPr>
          </w:rPrChange>
        </w:rPr>
        <w:t>միմյանց</w:t>
      </w:r>
      <w:r w:rsidRPr="00537147">
        <w:rPr>
          <w:lang w:val="hy-AM"/>
          <w:rPrChange w:id="1108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88" w:author="Զարինե Սարգսյան" w:date="2026-04-06T11:03:00Z">
            <w:rPr>
              <w:rFonts w:ascii="Arial" w:hAnsi="Arial" w:cs="Arial"/>
            </w:rPr>
          </w:rPrChange>
        </w:rPr>
        <w:t>փոխանցում</w:t>
      </w:r>
      <w:r w:rsidRPr="00537147">
        <w:rPr>
          <w:lang w:val="hy-AM"/>
          <w:rPrChange w:id="1108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90" w:author="Զարինե Սարգսյան" w:date="2026-04-06T11:03:00Z">
            <w:rPr>
              <w:rFonts w:ascii="Arial" w:hAnsi="Arial" w:cs="Arial"/>
            </w:rPr>
          </w:rPrChange>
        </w:rPr>
        <w:t>են</w:t>
      </w:r>
      <w:r w:rsidRPr="00537147">
        <w:rPr>
          <w:lang w:val="hy-AM"/>
          <w:rPrChange w:id="1109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92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109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94" w:author="Զարինե Սարգսյան" w:date="2026-04-06T11:03:00Z">
            <w:rPr>
              <w:rFonts w:ascii="Arial" w:hAnsi="Arial" w:cs="Arial"/>
            </w:rPr>
          </w:rPrChange>
        </w:rPr>
        <w:t>դաշտերին</w:t>
      </w:r>
      <w:r w:rsidRPr="00537147">
        <w:rPr>
          <w:lang w:val="hy-AM"/>
          <w:rPrChange w:id="1109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96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1109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098" w:author="Զարինե Սարգսյան" w:date="2026-04-06T11:03:00Z">
            <w:rPr>
              <w:rFonts w:ascii="Arial" w:hAnsi="Arial" w:cs="Arial"/>
            </w:rPr>
          </w:rPrChange>
        </w:rPr>
        <w:t>տվյալները</w:t>
      </w:r>
      <w:r w:rsidRPr="00537147">
        <w:rPr>
          <w:lang w:val="hy-AM"/>
          <w:rPrChange w:id="11099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1100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10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02" w:author="Զարինե Սարգսյան" w:date="2026-04-06T11:03:00Z">
            <w:rPr>
              <w:rFonts w:ascii="Arial" w:hAnsi="Arial" w:cs="Arial"/>
            </w:rPr>
          </w:rPrChange>
        </w:rPr>
        <w:t>կետում</w:t>
      </w:r>
      <w:r w:rsidRPr="00537147">
        <w:rPr>
          <w:lang w:val="hy-AM"/>
          <w:rPrChange w:id="1110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04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1110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06" w:author="Զարինե Սարգսյան" w:date="2026-04-06T11:03:00Z">
            <w:rPr>
              <w:rFonts w:ascii="Arial" w:hAnsi="Arial" w:cs="Arial"/>
            </w:rPr>
          </w:rPrChange>
        </w:rPr>
        <w:t>եղանակով</w:t>
      </w:r>
      <w:r w:rsidRPr="00537147">
        <w:rPr>
          <w:lang w:val="hy-AM"/>
          <w:rPrChange w:id="11107" w:author="Զարինե Սարգսյան" w:date="2026-04-06T11:03:00Z">
            <w:rPr/>
          </w:rPrChange>
        </w:rPr>
        <w:t>:</w:t>
      </w:r>
    </w:p>
    <w:p w14:paraId="28A8B8E6" w14:textId="77777777" w:rsidR="00A320B0" w:rsidRPr="00537147" w:rsidRDefault="00A320B0" w:rsidP="00A320B0">
      <w:pPr>
        <w:rPr>
          <w:lang w:val="hy-AM"/>
          <w:rPrChange w:id="11108" w:author="Զարինե Սարգսյան" w:date="2026-04-06T11:03:00Z">
            <w:rPr/>
          </w:rPrChange>
        </w:rPr>
      </w:pPr>
      <w:r w:rsidRPr="00537147">
        <w:rPr>
          <w:lang w:val="hy-AM"/>
          <w:rPrChange w:id="11109" w:author="Զարինե Սարգսյան" w:date="2026-04-06T11:03:00Z">
            <w:rPr/>
          </w:rPrChange>
        </w:rPr>
        <w:t xml:space="preserve">3) </w:t>
      </w:r>
      <w:r w:rsidRPr="00537147">
        <w:rPr>
          <w:rFonts w:ascii="Arial" w:hAnsi="Arial" w:cs="Arial"/>
          <w:lang w:val="hy-AM"/>
          <w:rPrChange w:id="11110" w:author="Զարինե Սարգսյան" w:date="2026-04-06T11:03:00Z">
            <w:rPr>
              <w:rFonts w:ascii="Arial" w:hAnsi="Arial" w:cs="Arial"/>
            </w:rPr>
          </w:rPrChange>
        </w:rPr>
        <w:t>Սի</w:t>
      </w:r>
      <w:r w:rsidRPr="00537147">
        <w:rPr>
          <w:lang w:val="hy-AM"/>
          <w:rPrChange w:id="11111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112" w:author="Զարինե Սարգսյան" w:date="2026-04-06T11:03:00Z">
            <w:rPr>
              <w:rFonts w:ascii="Arial" w:hAnsi="Arial" w:cs="Arial"/>
            </w:rPr>
          </w:rPrChange>
        </w:rPr>
        <w:t>Բի</w:t>
      </w:r>
      <w:r w:rsidRPr="00537147">
        <w:rPr>
          <w:lang w:val="hy-AM"/>
          <w:rPrChange w:id="11113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114" w:author="Զարինե Սարգսյան" w:date="2026-04-06T11:03:00Z">
            <w:rPr>
              <w:rFonts w:ascii="Arial" w:hAnsi="Arial" w:cs="Arial"/>
            </w:rPr>
          </w:rPrChange>
        </w:rPr>
        <w:t>Էյ</w:t>
      </w:r>
      <w:r w:rsidRPr="00537147">
        <w:rPr>
          <w:lang w:val="hy-AM"/>
          <w:rPrChange w:id="11115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116" w:author="Զարինե Սարգսյան" w:date="2026-04-06T11:03:00Z">
            <w:rPr>
              <w:rFonts w:ascii="Arial" w:hAnsi="Arial" w:cs="Arial"/>
            </w:rPr>
          </w:rPrChange>
        </w:rPr>
        <w:t>Նեթ</w:t>
      </w:r>
      <w:r w:rsidRPr="00537147">
        <w:rPr>
          <w:lang w:val="hy-AM"/>
          <w:rPrChange w:id="1111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18" w:author="Զարինե Սարգսյան" w:date="2026-04-06T11:03:00Z">
            <w:rPr>
              <w:rFonts w:ascii="Arial" w:hAnsi="Arial" w:cs="Arial"/>
            </w:rPr>
          </w:rPrChange>
        </w:rPr>
        <w:t>ցանցով</w:t>
      </w:r>
      <w:r w:rsidRPr="00537147">
        <w:rPr>
          <w:lang w:val="hy-AM"/>
          <w:rPrChange w:id="1111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20" w:author="Զարինե Սարգսյան" w:date="2026-04-06T11:03:00Z">
            <w:rPr>
              <w:rFonts w:ascii="Arial" w:hAnsi="Arial" w:cs="Arial"/>
            </w:rPr>
          </w:rPrChange>
        </w:rPr>
        <w:t>ուղարկվող</w:t>
      </w:r>
      <w:r w:rsidRPr="00537147">
        <w:rPr>
          <w:lang w:val="hy-AM"/>
          <w:rPrChange w:id="1112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22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հաղորդագրություններում</w:t>
      </w:r>
      <w:r w:rsidRPr="00537147">
        <w:rPr>
          <w:lang w:val="hy-AM"/>
          <w:rPrChange w:id="1112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24" w:author="Զարինե Սարգսյան" w:date="2026-04-06T11:03:00Z">
            <w:rPr>
              <w:rFonts w:ascii="Arial" w:hAnsi="Arial" w:cs="Arial"/>
            </w:rPr>
          </w:rPrChange>
        </w:rPr>
        <w:t>նշվող</w:t>
      </w:r>
      <w:r w:rsidRPr="00537147">
        <w:rPr>
          <w:lang w:val="hy-AM"/>
          <w:rPrChange w:id="1112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26" w:author="Զարինե Սարգսյան" w:date="2026-04-06T11:03:00Z">
            <w:rPr>
              <w:rFonts w:ascii="Arial" w:hAnsi="Arial" w:cs="Arial"/>
            </w:rPr>
          </w:rPrChange>
        </w:rPr>
        <w:t>տեղեկատվությունը</w:t>
      </w:r>
      <w:r w:rsidRPr="00537147">
        <w:rPr>
          <w:lang w:val="hy-AM"/>
          <w:rPrChange w:id="1112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28" w:author="Զարինե Սարգսյան" w:date="2026-04-06T11:03:00Z">
            <w:rPr>
              <w:rFonts w:ascii="Arial" w:hAnsi="Arial" w:cs="Arial"/>
            </w:rPr>
          </w:rPrChange>
        </w:rPr>
        <w:t>պետք</w:t>
      </w:r>
      <w:r w:rsidRPr="00537147">
        <w:rPr>
          <w:lang w:val="hy-AM"/>
          <w:rPrChange w:id="1112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30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113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32" w:author="Զարինե Սարգսյան" w:date="2026-04-06T11:03:00Z">
            <w:rPr>
              <w:rFonts w:ascii="Arial" w:hAnsi="Arial" w:cs="Arial"/>
            </w:rPr>
          </w:rPrChange>
        </w:rPr>
        <w:t>բավարարի</w:t>
      </w:r>
      <w:r w:rsidRPr="00537147">
        <w:rPr>
          <w:lang w:val="hy-AM"/>
          <w:rPrChange w:id="1113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34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13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36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113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38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113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40" w:author="Զարինե Սարգսյան" w:date="2026-04-06T11:03:00Z">
            <w:rPr>
              <w:rFonts w:ascii="Arial" w:hAnsi="Arial" w:cs="Arial"/>
            </w:rPr>
          </w:rPrChange>
        </w:rPr>
        <w:t>համար</w:t>
      </w:r>
      <w:r w:rsidRPr="00537147">
        <w:rPr>
          <w:lang w:val="hy-AM"/>
          <w:rPrChange w:id="1114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42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1114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44" w:author="Զարինե Սարգսյան" w:date="2026-04-06T11:03:00Z">
            <w:rPr>
              <w:rFonts w:ascii="Arial" w:hAnsi="Arial" w:cs="Arial"/>
            </w:rPr>
          </w:rPrChange>
        </w:rPr>
        <w:t>պահանջներին</w:t>
      </w:r>
      <w:r w:rsidRPr="00537147">
        <w:rPr>
          <w:lang w:val="hy-AM"/>
          <w:rPrChange w:id="11145" w:author="Զարինե Սարգսյան" w:date="2026-04-06T11:03:00Z">
            <w:rPr/>
          </w:rPrChange>
        </w:rPr>
        <w:t>:</w:t>
      </w:r>
    </w:p>
    <w:p w14:paraId="6BCA27E5" w14:textId="77777777" w:rsidR="00A320B0" w:rsidRPr="00537147" w:rsidRDefault="00A320B0" w:rsidP="00A320B0">
      <w:pPr>
        <w:rPr>
          <w:lang w:val="hy-AM"/>
          <w:rPrChange w:id="11146" w:author="Զարինե Սարգսյան" w:date="2026-04-06T11:03:00Z">
            <w:rPr/>
          </w:rPrChange>
        </w:rPr>
      </w:pPr>
      <w:r w:rsidRPr="00537147">
        <w:rPr>
          <w:lang w:val="hy-AM"/>
          <w:rPrChange w:id="11147" w:author="Զարինե Սարգսյան" w:date="2026-04-06T11:03:00Z">
            <w:rPr/>
          </w:rPrChange>
        </w:rPr>
        <w:t xml:space="preserve">4) </w:t>
      </w:r>
      <w:r w:rsidRPr="00537147">
        <w:rPr>
          <w:rFonts w:ascii="Arial" w:hAnsi="Arial" w:cs="Arial"/>
          <w:lang w:val="hy-AM"/>
          <w:rPrChange w:id="11148" w:author="Զարինե Սարգսյան" w:date="2026-04-06T11:03:00Z">
            <w:rPr>
              <w:rFonts w:ascii="Arial" w:hAnsi="Arial" w:cs="Arial"/>
            </w:rPr>
          </w:rPrChange>
        </w:rPr>
        <w:t>Արգելադրման</w:t>
      </w:r>
      <w:r w:rsidRPr="00537147">
        <w:rPr>
          <w:lang w:val="hy-AM"/>
          <w:rPrChange w:id="1114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50" w:author="Զարինե Սարգսյան" w:date="2026-04-06T11:03:00Z">
            <w:rPr>
              <w:rFonts w:ascii="Arial" w:hAnsi="Arial" w:cs="Arial"/>
            </w:rPr>
          </w:rPrChange>
        </w:rPr>
        <w:t>գործընթացի</w:t>
      </w:r>
      <w:r w:rsidRPr="00537147">
        <w:rPr>
          <w:lang w:val="hy-AM"/>
          <w:rPrChange w:id="1115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52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1115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54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1115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56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1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58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115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60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1116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62" w:author="Զարինե Սարգսյան" w:date="2026-04-06T11:03:00Z">
            <w:rPr>
              <w:rFonts w:ascii="Arial" w:hAnsi="Arial" w:cs="Arial"/>
            </w:rPr>
          </w:rPrChange>
        </w:rPr>
        <w:t>գործառնությունների</w:t>
      </w:r>
      <w:r w:rsidRPr="00537147">
        <w:rPr>
          <w:lang w:val="hy-AM"/>
          <w:rPrChange w:id="1116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64" w:author="Զարինե Սարգսյան" w:date="2026-04-06T11:03:00Z">
            <w:rPr>
              <w:rFonts w:ascii="Arial" w:hAnsi="Arial" w:cs="Arial"/>
            </w:rPr>
          </w:rPrChange>
        </w:rPr>
        <w:t>իրականացման</w:t>
      </w:r>
      <w:r w:rsidRPr="00537147">
        <w:rPr>
          <w:lang w:val="hy-AM"/>
          <w:rPrChange w:id="1116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66" w:author="Զարինե Սարգսյան" w:date="2026-04-06T11:03:00Z">
            <w:rPr>
              <w:rFonts w:ascii="Arial" w:hAnsi="Arial" w:cs="Arial"/>
            </w:rPr>
          </w:rPrChange>
        </w:rPr>
        <w:t>վերաբերյալ</w:t>
      </w:r>
      <w:r w:rsidRPr="00537147">
        <w:rPr>
          <w:lang w:val="hy-AM"/>
          <w:rPrChange w:id="1116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68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հաղորդագրությունները</w:t>
      </w:r>
      <w:r w:rsidRPr="00537147">
        <w:rPr>
          <w:lang w:val="hy-AM"/>
          <w:rPrChange w:id="1116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70" w:author="Զարինե Սարգսյան" w:date="2026-04-06T11:03:00Z">
            <w:rPr>
              <w:rFonts w:ascii="Arial" w:hAnsi="Arial" w:cs="Arial"/>
            </w:rPr>
          </w:rPrChange>
        </w:rPr>
        <w:t>թղթային</w:t>
      </w:r>
      <w:r w:rsidRPr="00537147">
        <w:rPr>
          <w:lang w:val="hy-AM"/>
          <w:rPrChange w:id="1117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72" w:author="Զարինե Սարգսյան" w:date="2026-04-06T11:03:00Z">
            <w:rPr>
              <w:rFonts w:ascii="Arial" w:hAnsi="Arial" w:cs="Arial"/>
            </w:rPr>
          </w:rPrChange>
        </w:rPr>
        <w:t>եղանակով</w:t>
      </w:r>
      <w:r w:rsidRPr="00537147">
        <w:rPr>
          <w:lang w:val="hy-AM"/>
          <w:rPrChange w:id="1117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74" w:author="Զարինե Սարգսյան" w:date="2026-04-06T11:03:00Z">
            <w:rPr>
              <w:rFonts w:ascii="Arial" w:hAnsi="Arial" w:cs="Arial"/>
            </w:rPr>
          </w:rPrChange>
        </w:rPr>
        <w:t>ներկայացման</w:t>
      </w:r>
      <w:r w:rsidRPr="00537147">
        <w:rPr>
          <w:lang w:val="hy-AM"/>
          <w:rPrChange w:id="1117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76" w:author="Զարինե Սարգսյան" w:date="2026-04-06T11:03:00Z">
            <w:rPr>
              <w:rFonts w:ascii="Arial" w:hAnsi="Arial" w:cs="Arial"/>
            </w:rPr>
          </w:rPrChange>
        </w:rPr>
        <w:t>դեպքում</w:t>
      </w:r>
      <w:r w:rsidRPr="00537147">
        <w:rPr>
          <w:lang w:val="hy-AM"/>
          <w:rPrChange w:id="11177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1178" w:author="Զարինե Սարգսյան" w:date="2026-04-06T11:03:00Z">
            <w:rPr>
              <w:rFonts w:ascii="Arial" w:hAnsi="Arial" w:cs="Arial"/>
            </w:rPr>
          </w:rPrChange>
        </w:rPr>
        <w:t>պետք</w:t>
      </w:r>
      <w:r w:rsidRPr="00537147">
        <w:rPr>
          <w:lang w:val="hy-AM"/>
          <w:rPrChange w:id="1117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80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118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82" w:author="Զարինե Սարգսյան" w:date="2026-04-06T11:03:00Z">
            <w:rPr>
              <w:rFonts w:ascii="Arial" w:hAnsi="Arial" w:cs="Arial"/>
            </w:rPr>
          </w:rPrChange>
        </w:rPr>
        <w:t>պարունակեն</w:t>
      </w:r>
      <w:r w:rsidRPr="00537147">
        <w:rPr>
          <w:lang w:val="hy-AM"/>
          <w:rPrChange w:id="1118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84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1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86" w:author="Զարինե Սարգսյան" w:date="2026-04-06T11:03:00Z">
            <w:rPr>
              <w:rFonts w:ascii="Arial" w:hAnsi="Arial" w:cs="Arial"/>
            </w:rPr>
          </w:rPrChange>
        </w:rPr>
        <w:t>Կարգի</w:t>
      </w:r>
      <w:r w:rsidRPr="00537147">
        <w:rPr>
          <w:lang w:val="hy-AM"/>
          <w:rPrChange w:id="11187" w:author="Զարինե Սարգսյան" w:date="2026-04-06T11:03:00Z">
            <w:rPr/>
          </w:rPrChange>
        </w:rPr>
        <w:t xml:space="preserve"> 9-</w:t>
      </w:r>
      <w:r w:rsidRPr="00537147">
        <w:rPr>
          <w:rFonts w:ascii="Arial" w:hAnsi="Arial" w:cs="Arial"/>
          <w:lang w:val="hy-AM"/>
          <w:rPrChange w:id="11188" w:author="Զարինե Սարգսյան" w:date="2026-04-06T11:03:00Z">
            <w:rPr>
              <w:rFonts w:ascii="Arial" w:hAnsi="Arial" w:cs="Arial"/>
            </w:rPr>
          </w:rPrChange>
        </w:rPr>
        <w:t>րդ</w:t>
      </w:r>
      <w:r w:rsidRPr="00537147">
        <w:rPr>
          <w:lang w:val="hy-AM"/>
          <w:rPrChange w:id="1118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90" w:author="Զարինե Սարգսյան" w:date="2026-04-06T11:03:00Z">
            <w:rPr>
              <w:rFonts w:ascii="Arial" w:hAnsi="Arial" w:cs="Arial"/>
            </w:rPr>
          </w:rPrChange>
        </w:rPr>
        <w:t>գլխով</w:t>
      </w:r>
      <w:r w:rsidRPr="00537147">
        <w:rPr>
          <w:lang w:val="hy-AM"/>
          <w:rPrChange w:id="1119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92" w:author="Զարինե Սարգսյան" w:date="2026-04-06T11:03:00Z">
            <w:rPr>
              <w:rFonts w:ascii="Arial" w:hAnsi="Arial" w:cs="Arial"/>
            </w:rPr>
          </w:rPrChange>
        </w:rPr>
        <w:t>նշված՝</w:t>
      </w:r>
      <w:r w:rsidRPr="00537147">
        <w:rPr>
          <w:lang w:val="hy-AM"/>
          <w:rPrChange w:id="1119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94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1119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96" w:author="Զարինե Սարգսյան" w:date="2026-04-06T11:03:00Z">
            <w:rPr>
              <w:rFonts w:ascii="Arial" w:hAnsi="Arial" w:cs="Arial"/>
            </w:rPr>
          </w:rPrChange>
        </w:rPr>
        <w:t>հաղորդագրության</w:t>
      </w:r>
      <w:r w:rsidRPr="00537147">
        <w:rPr>
          <w:lang w:val="hy-AM"/>
          <w:rPrChange w:id="1119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198" w:author="Զարինե Սարգսյան" w:date="2026-04-06T11:03:00Z">
            <w:rPr>
              <w:rFonts w:ascii="Arial" w:hAnsi="Arial" w:cs="Arial"/>
            </w:rPr>
          </w:rPrChange>
        </w:rPr>
        <w:t>համար</w:t>
      </w:r>
      <w:r w:rsidRPr="00537147">
        <w:rPr>
          <w:lang w:val="hy-AM"/>
          <w:rPrChange w:id="1119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00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1120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02" w:author="Զարինե Սարգսյան" w:date="2026-04-06T11:03:00Z">
            <w:rPr>
              <w:rFonts w:ascii="Arial" w:hAnsi="Arial" w:cs="Arial"/>
            </w:rPr>
          </w:rPrChange>
        </w:rPr>
        <w:t>նվազագույն</w:t>
      </w:r>
      <w:r w:rsidRPr="00537147">
        <w:rPr>
          <w:lang w:val="hy-AM"/>
          <w:rPrChange w:id="1120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04" w:author="Զարինե Սարգսյան" w:date="2026-04-06T11:03:00Z">
            <w:rPr>
              <w:rFonts w:ascii="Arial" w:hAnsi="Arial" w:cs="Arial"/>
            </w:rPr>
          </w:rPrChange>
        </w:rPr>
        <w:t>տեղեկատվությունը</w:t>
      </w:r>
      <w:r w:rsidRPr="00537147">
        <w:rPr>
          <w:lang w:val="hy-AM"/>
          <w:rPrChange w:id="11205" w:author="Զարինե Սարգսյան" w:date="2026-04-06T11:03:00Z">
            <w:rPr/>
          </w:rPrChange>
        </w:rPr>
        <w:t>:</w:t>
      </w:r>
    </w:p>
    <w:p w14:paraId="45695BF3" w14:textId="77777777" w:rsidR="00A320B0" w:rsidRPr="00537147" w:rsidRDefault="00A320B0" w:rsidP="00A320B0">
      <w:pPr>
        <w:rPr>
          <w:lang w:val="hy-AM"/>
          <w:rPrChange w:id="11206" w:author="Զարինե Սարգսյան" w:date="2026-04-06T11:03:00Z">
            <w:rPr/>
          </w:rPrChange>
        </w:rPr>
      </w:pPr>
      <w:r w:rsidRPr="00537147">
        <w:rPr>
          <w:lang w:val="hy-AM"/>
          <w:rPrChange w:id="11207" w:author="Զարինե Սարգսյան" w:date="2026-04-06T11:03:00Z">
            <w:rPr/>
          </w:rPrChange>
        </w:rPr>
        <w:t xml:space="preserve">48. </w:t>
      </w:r>
      <w:r w:rsidRPr="00537147">
        <w:rPr>
          <w:rFonts w:ascii="Arial" w:hAnsi="Arial" w:cs="Arial"/>
          <w:lang w:val="hy-AM"/>
          <w:rPrChange w:id="11208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1120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10" w:author="Զարինե Սարգսյան" w:date="2026-04-06T11:03:00Z">
            <w:rPr>
              <w:rFonts w:ascii="Arial" w:hAnsi="Arial" w:cs="Arial"/>
            </w:rPr>
          </w:rPrChange>
        </w:rPr>
        <w:t>մարմինը</w:t>
      </w:r>
      <w:r w:rsidRPr="00537147">
        <w:rPr>
          <w:lang w:val="hy-AM"/>
          <w:rPrChange w:id="1121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12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121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14" w:author="Զարինե Սարգսյան" w:date="2026-04-06T11:03:00Z">
            <w:rPr>
              <w:rFonts w:ascii="Arial" w:hAnsi="Arial" w:cs="Arial"/>
            </w:rPr>
          </w:rPrChange>
        </w:rPr>
        <w:t>յուրաքանչյուր</w:t>
      </w:r>
      <w:r w:rsidRPr="00537147">
        <w:rPr>
          <w:lang w:val="hy-AM"/>
          <w:rPrChange w:id="1121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16" w:author="Զարինե Սարգսյան" w:date="2026-04-06T11:03:00Z">
            <w:rPr>
              <w:rFonts w:ascii="Arial" w:hAnsi="Arial" w:cs="Arial"/>
            </w:rPr>
          </w:rPrChange>
        </w:rPr>
        <w:t>բանկ</w:t>
      </w:r>
      <w:r w:rsidRPr="00537147">
        <w:rPr>
          <w:lang w:val="hy-AM"/>
          <w:rPrChange w:id="1121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18" w:author="Զարինե Սարգսյան" w:date="2026-04-06T11:03:00Z">
            <w:rPr>
              <w:rFonts w:ascii="Arial" w:hAnsi="Arial" w:cs="Arial"/>
            </w:rPr>
          </w:rPrChange>
        </w:rPr>
        <w:t>Կենտրոնական</w:t>
      </w:r>
      <w:r w:rsidRPr="00537147">
        <w:rPr>
          <w:lang w:val="hy-AM"/>
          <w:rPrChange w:id="1121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20" w:author="Զարինե Սարգսյան" w:date="2026-04-06T11:03:00Z">
            <w:rPr>
              <w:rFonts w:ascii="Arial" w:hAnsi="Arial" w:cs="Arial"/>
            </w:rPr>
          </w:rPrChange>
        </w:rPr>
        <w:t>բանկ</w:t>
      </w:r>
      <w:r w:rsidRPr="00537147">
        <w:rPr>
          <w:lang w:val="hy-AM"/>
          <w:rPrChange w:id="1122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22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122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24" w:author="Զարինե Սարգսյան" w:date="2026-04-06T11:03:00Z">
            <w:rPr>
              <w:rFonts w:ascii="Arial" w:hAnsi="Arial" w:cs="Arial"/>
            </w:rPr>
          </w:rPrChange>
        </w:rPr>
        <w:t>ներկայացնում</w:t>
      </w:r>
      <w:r w:rsidRPr="00537147">
        <w:rPr>
          <w:lang w:val="hy-AM"/>
          <w:rPrChange w:id="1122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26" w:author="Զարինե Սարգսյան" w:date="2026-04-06T11:03:00Z">
            <w:rPr>
              <w:rFonts w:ascii="Arial" w:hAnsi="Arial" w:cs="Arial"/>
            </w:rPr>
          </w:rPrChange>
        </w:rPr>
        <w:t>համապատասխան</w:t>
      </w:r>
      <w:r w:rsidRPr="00537147">
        <w:rPr>
          <w:lang w:val="hy-AM"/>
          <w:rPrChange w:id="1122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28" w:author="Զարինե Սարգսյան" w:date="2026-04-06T11:03:00Z">
            <w:rPr>
              <w:rFonts w:ascii="Arial" w:hAnsi="Arial" w:cs="Arial"/>
            </w:rPr>
          </w:rPrChange>
        </w:rPr>
        <w:t>դիմում՝</w:t>
      </w:r>
      <w:r w:rsidRPr="00537147">
        <w:rPr>
          <w:lang w:val="hy-AM"/>
          <w:rPrChange w:id="1122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30" w:author="Զարինե Սարգսյան" w:date="2026-04-06T11:03:00Z">
            <w:rPr>
              <w:rFonts w:ascii="Arial" w:hAnsi="Arial" w:cs="Arial"/>
            </w:rPr>
          </w:rPrChange>
        </w:rPr>
        <w:t>նշելով</w:t>
      </w:r>
      <w:r w:rsidRPr="00537147">
        <w:rPr>
          <w:lang w:val="hy-AM"/>
          <w:rPrChange w:id="1123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32" w:author="Զարինե Սարգսյան" w:date="2026-04-06T11:03:00Z">
            <w:rPr>
              <w:rFonts w:ascii="Arial" w:hAnsi="Arial" w:cs="Arial"/>
            </w:rPr>
          </w:rPrChange>
        </w:rPr>
        <w:t>Սի</w:t>
      </w:r>
      <w:r w:rsidRPr="00537147">
        <w:rPr>
          <w:lang w:val="hy-AM"/>
          <w:rPrChange w:id="11233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234" w:author="Զարինե Սարգսյան" w:date="2026-04-06T11:03:00Z">
            <w:rPr>
              <w:rFonts w:ascii="Arial" w:hAnsi="Arial" w:cs="Arial"/>
            </w:rPr>
          </w:rPrChange>
        </w:rPr>
        <w:t>Բի</w:t>
      </w:r>
      <w:r w:rsidRPr="00537147">
        <w:rPr>
          <w:lang w:val="hy-AM"/>
          <w:rPrChange w:id="11235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236" w:author="Զարինե Սարգսյան" w:date="2026-04-06T11:03:00Z">
            <w:rPr>
              <w:rFonts w:ascii="Arial" w:hAnsi="Arial" w:cs="Arial"/>
            </w:rPr>
          </w:rPrChange>
        </w:rPr>
        <w:t>Էյ</w:t>
      </w:r>
      <w:r w:rsidRPr="00537147">
        <w:rPr>
          <w:lang w:val="hy-AM"/>
          <w:rPrChange w:id="11237" w:author="Զարինե Սարգսյան" w:date="2026-04-06T11:03:00Z">
            <w:rPr/>
          </w:rPrChange>
        </w:rPr>
        <w:t>-</w:t>
      </w:r>
      <w:r w:rsidRPr="00537147">
        <w:rPr>
          <w:rFonts w:ascii="Arial" w:hAnsi="Arial" w:cs="Arial"/>
          <w:lang w:val="hy-AM"/>
          <w:rPrChange w:id="11238" w:author="Զարինե Սարգսյան" w:date="2026-04-06T11:03:00Z">
            <w:rPr>
              <w:rFonts w:ascii="Arial" w:hAnsi="Arial" w:cs="Arial"/>
            </w:rPr>
          </w:rPrChange>
        </w:rPr>
        <w:t>Նեթ</w:t>
      </w:r>
      <w:r w:rsidRPr="00537147">
        <w:rPr>
          <w:lang w:val="hy-AM"/>
          <w:rPrChange w:id="1123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40" w:author="Զարինե Սարգսյան" w:date="2026-04-06T11:03:00Z">
            <w:rPr>
              <w:rFonts w:ascii="Arial" w:hAnsi="Arial" w:cs="Arial"/>
            </w:rPr>
          </w:rPrChange>
        </w:rPr>
        <w:t>ցանցում</w:t>
      </w:r>
      <w:r w:rsidRPr="00537147">
        <w:rPr>
          <w:lang w:val="hy-AM"/>
          <w:rPrChange w:id="11241" w:author="Զարինե Սարգսյան" w:date="2026-04-06T11:03:00Z">
            <w:rPr/>
          </w:rPrChange>
        </w:rPr>
        <w:t xml:space="preserve"> 46-</w:t>
      </w:r>
      <w:r w:rsidRPr="00537147">
        <w:rPr>
          <w:rFonts w:ascii="Arial" w:hAnsi="Arial" w:cs="Arial"/>
          <w:lang w:val="hy-AM"/>
          <w:rPrChange w:id="11242" w:author="Զարինե Սարգսյան" w:date="2026-04-06T11:03:00Z">
            <w:rPr>
              <w:rFonts w:ascii="Arial" w:hAnsi="Arial" w:cs="Arial"/>
            </w:rPr>
          </w:rPrChange>
        </w:rPr>
        <w:t>րդ</w:t>
      </w:r>
      <w:r w:rsidRPr="00537147">
        <w:rPr>
          <w:lang w:val="hy-AM"/>
          <w:rPrChange w:id="1124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44" w:author="Զարինե Սարգսյան" w:date="2026-04-06T11:03:00Z">
            <w:rPr>
              <w:rFonts w:ascii="Arial" w:hAnsi="Arial" w:cs="Arial"/>
            </w:rPr>
          </w:rPrChange>
        </w:rPr>
        <w:t>կետի</w:t>
      </w:r>
      <w:r w:rsidRPr="00537147">
        <w:rPr>
          <w:lang w:val="hy-AM"/>
          <w:rPrChange w:id="1124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46" w:author="Զարինե Սարգսյան" w:date="2026-04-06T11:03:00Z">
            <w:rPr>
              <w:rFonts w:ascii="Arial" w:hAnsi="Arial" w:cs="Arial"/>
            </w:rPr>
          </w:rPrChange>
        </w:rPr>
        <w:t>փոստային</w:t>
      </w:r>
      <w:r w:rsidRPr="00537147">
        <w:rPr>
          <w:lang w:val="hy-AM"/>
          <w:rPrChange w:id="1124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48" w:author="Զարինե Սարգսյան" w:date="2026-04-06T11:03:00Z">
            <w:rPr>
              <w:rFonts w:ascii="Arial" w:hAnsi="Arial" w:cs="Arial"/>
            </w:rPr>
          </w:rPrChange>
        </w:rPr>
        <w:t>արկղի</w:t>
      </w:r>
      <w:r w:rsidRPr="00537147">
        <w:rPr>
          <w:lang w:val="hy-AM"/>
          <w:rPrChange w:id="11249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11250" w:author="Զարինե Սարգսյան" w:date="2026-04-06T11:03:00Z">
            <w:rPr>
              <w:rFonts w:ascii="Arial" w:hAnsi="Arial" w:cs="Arial"/>
            </w:rPr>
          </w:rPrChange>
        </w:rPr>
        <w:t>հասցե</w:t>
      </w:r>
      <w:r w:rsidRPr="00537147">
        <w:rPr>
          <w:lang w:val="hy-AM"/>
          <w:rPrChange w:id="11251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11252" w:author="Զարինե Սարգսյան" w:date="2026-04-06T11:03:00Z">
            <w:rPr>
              <w:rFonts w:ascii="Arial" w:hAnsi="Arial" w:cs="Arial"/>
            </w:rPr>
          </w:rPrChange>
        </w:rPr>
        <w:t>բացման</w:t>
      </w:r>
      <w:r w:rsidRPr="00537147">
        <w:rPr>
          <w:lang w:val="hy-AM"/>
          <w:rPrChange w:id="1125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54" w:author="Զարինե Սարգսյան" w:date="2026-04-06T11:03:00Z">
            <w:rPr>
              <w:rFonts w:ascii="Arial" w:hAnsi="Arial" w:cs="Arial"/>
            </w:rPr>
          </w:rPrChange>
        </w:rPr>
        <w:t>հետ</w:t>
      </w:r>
      <w:r w:rsidRPr="00537147">
        <w:rPr>
          <w:lang w:val="hy-AM"/>
          <w:rPrChange w:id="1125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56" w:author="Զարինե Սարգսյան" w:date="2026-04-06T11:03:00Z">
            <w:rPr>
              <w:rFonts w:ascii="Arial" w:hAnsi="Arial" w:cs="Arial"/>
            </w:rPr>
          </w:rPrChange>
        </w:rPr>
        <w:t>կապված</w:t>
      </w:r>
      <w:r w:rsidRPr="00537147">
        <w:rPr>
          <w:lang w:val="hy-AM"/>
          <w:rPrChange w:id="1125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58" w:author="Զարինե Սարգսյան" w:date="2026-04-06T11:03:00Z">
            <w:rPr>
              <w:rFonts w:ascii="Arial" w:hAnsi="Arial" w:cs="Arial"/>
            </w:rPr>
          </w:rPrChange>
        </w:rPr>
        <w:t>տվյալները</w:t>
      </w:r>
      <w:r w:rsidRPr="00537147">
        <w:rPr>
          <w:lang w:val="hy-AM"/>
          <w:rPrChange w:id="11259" w:author="Զարինե Սարգսյան" w:date="2026-04-06T11:03:00Z">
            <w:rPr/>
          </w:rPrChange>
        </w:rPr>
        <w:t xml:space="preserve">: </w:t>
      </w:r>
      <w:r w:rsidRPr="00537147">
        <w:rPr>
          <w:rFonts w:ascii="Arial" w:hAnsi="Arial" w:cs="Arial"/>
          <w:lang w:val="hy-AM"/>
          <w:rPrChange w:id="11260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26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62" w:author="Զարինե Սարգսյան" w:date="2026-04-06T11:03:00Z">
            <w:rPr>
              <w:rFonts w:ascii="Arial" w:hAnsi="Arial" w:cs="Arial"/>
            </w:rPr>
          </w:rPrChange>
        </w:rPr>
        <w:t>կետում</w:t>
      </w:r>
      <w:r w:rsidRPr="00537147">
        <w:rPr>
          <w:lang w:val="hy-AM"/>
          <w:rPrChange w:id="1126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64" w:author="Զարինե Սարգսյան" w:date="2026-04-06T11:03:00Z">
            <w:rPr>
              <w:rFonts w:ascii="Arial" w:hAnsi="Arial" w:cs="Arial"/>
            </w:rPr>
          </w:rPrChange>
        </w:rPr>
        <w:t>նշված</w:t>
      </w:r>
      <w:r w:rsidRPr="00537147">
        <w:rPr>
          <w:lang w:val="hy-AM"/>
          <w:rPrChange w:id="1126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66" w:author="Զարինե Սարգսյան" w:date="2026-04-06T11:03:00Z">
            <w:rPr>
              <w:rFonts w:ascii="Arial" w:hAnsi="Arial" w:cs="Arial"/>
            </w:rPr>
          </w:rPrChange>
        </w:rPr>
        <w:t>փոստային</w:t>
      </w:r>
      <w:r w:rsidRPr="00537147">
        <w:rPr>
          <w:lang w:val="hy-AM"/>
          <w:rPrChange w:id="1126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68" w:author="Զարինե Սարգսյան" w:date="2026-04-06T11:03:00Z">
            <w:rPr>
              <w:rFonts w:ascii="Arial" w:hAnsi="Arial" w:cs="Arial"/>
            </w:rPr>
          </w:rPrChange>
        </w:rPr>
        <w:t>արկղի</w:t>
      </w:r>
      <w:r w:rsidRPr="00537147">
        <w:rPr>
          <w:lang w:val="hy-AM"/>
          <w:rPrChange w:id="1126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70" w:author="Զարինե Սարգսյան" w:date="2026-04-06T11:03:00Z">
            <w:rPr>
              <w:rFonts w:ascii="Arial" w:hAnsi="Arial" w:cs="Arial"/>
            </w:rPr>
          </w:rPrChange>
        </w:rPr>
        <w:t>միջոցով</w:t>
      </w:r>
      <w:r w:rsidRPr="00537147">
        <w:rPr>
          <w:lang w:val="hy-AM"/>
          <w:rPrChange w:id="1127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72" w:author="Զարինե Սարգսյան" w:date="2026-04-06T11:03:00Z">
            <w:rPr>
              <w:rFonts w:ascii="Arial" w:hAnsi="Arial" w:cs="Arial"/>
            </w:rPr>
          </w:rPrChange>
        </w:rPr>
        <w:t>պետք</w:t>
      </w:r>
      <w:r w:rsidRPr="00537147">
        <w:rPr>
          <w:lang w:val="hy-AM"/>
          <w:rPrChange w:id="1127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74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127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76" w:author="Զարինե Սարգսյան" w:date="2026-04-06T11:03:00Z">
            <w:rPr>
              <w:rFonts w:ascii="Arial" w:hAnsi="Arial" w:cs="Arial"/>
            </w:rPr>
          </w:rPrChange>
        </w:rPr>
        <w:t>իրականացվի</w:t>
      </w:r>
      <w:r w:rsidRPr="00537147">
        <w:rPr>
          <w:lang w:val="hy-AM"/>
          <w:rPrChange w:id="1127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78" w:author="Զարինե Սարգսյան" w:date="2026-04-06T11:03:00Z">
            <w:rPr>
              <w:rFonts w:ascii="Arial" w:hAnsi="Arial" w:cs="Arial"/>
            </w:rPr>
          </w:rPrChange>
        </w:rPr>
        <w:t>միայն</w:t>
      </w:r>
      <w:r w:rsidRPr="00537147">
        <w:rPr>
          <w:lang w:val="hy-AM"/>
          <w:rPrChange w:id="1127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80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28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82" w:author="Զարինե Սարգսյան" w:date="2026-04-06T11:03:00Z">
            <w:rPr>
              <w:rFonts w:ascii="Arial" w:hAnsi="Arial" w:cs="Arial"/>
            </w:rPr>
          </w:rPrChange>
        </w:rPr>
        <w:t>կարգով</w:t>
      </w:r>
      <w:r w:rsidRPr="00537147">
        <w:rPr>
          <w:lang w:val="hy-AM"/>
          <w:rPrChange w:id="1128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84" w:author="Զարինե Սարգսյան" w:date="2026-04-06T11:03:00Z">
            <w:rPr>
              <w:rFonts w:ascii="Arial" w:hAnsi="Arial" w:cs="Arial"/>
            </w:rPr>
          </w:rPrChange>
        </w:rPr>
        <w:t>սահմանված</w:t>
      </w:r>
      <w:r w:rsidRPr="00537147">
        <w:rPr>
          <w:lang w:val="hy-AM"/>
          <w:rPrChange w:id="1128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86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128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88" w:author="Զարինե Սարգսյան" w:date="2026-04-06T11:03:00Z">
            <w:rPr>
              <w:rFonts w:ascii="Arial" w:hAnsi="Arial" w:cs="Arial"/>
            </w:rPr>
          </w:rPrChange>
        </w:rPr>
        <w:t>ուղարկումը</w:t>
      </w:r>
      <w:r w:rsidRPr="00537147">
        <w:rPr>
          <w:lang w:val="hy-AM"/>
          <w:rPrChange w:id="1128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90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129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292" w:author="Զարինե Սարգսյան" w:date="2026-04-06T11:03:00Z">
            <w:rPr>
              <w:rFonts w:ascii="Arial" w:hAnsi="Arial" w:cs="Arial"/>
            </w:rPr>
          </w:rPrChange>
        </w:rPr>
        <w:t>ստացումը</w:t>
      </w:r>
      <w:r w:rsidRPr="00537147">
        <w:rPr>
          <w:lang w:val="hy-AM"/>
          <w:rPrChange w:id="11293" w:author="Զարինե Սարգսյան" w:date="2026-04-06T11:03:00Z">
            <w:rPr/>
          </w:rPrChange>
        </w:rPr>
        <w:t>:</w:t>
      </w:r>
    </w:p>
    <w:p w14:paraId="75F95882" w14:textId="77777777" w:rsidR="00A320B0" w:rsidRPr="00537147" w:rsidRDefault="00A320B0" w:rsidP="00A320B0">
      <w:pPr>
        <w:rPr>
          <w:ins w:id="11294" w:author="Զարինե Սարգսյան" w:date="2026-04-02T12:28:00Z"/>
          <w:lang w:val="hy-AM"/>
          <w:rPrChange w:id="11295" w:author="Զարինե Սարգսյան" w:date="2026-04-06T11:03:00Z">
            <w:rPr>
              <w:ins w:id="11296" w:author="Զարինե Սարգսյան" w:date="2026-04-02T12:28:00Z"/>
            </w:rPr>
          </w:rPrChange>
        </w:rPr>
      </w:pPr>
      <w:r w:rsidRPr="00537147">
        <w:rPr>
          <w:lang w:val="hy-AM"/>
          <w:rPrChange w:id="11297" w:author="Զարինե Սարգսյան" w:date="2026-04-06T11:03:00Z">
            <w:rPr/>
          </w:rPrChange>
        </w:rPr>
        <w:t xml:space="preserve">49. </w:t>
      </w:r>
      <w:r w:rsidRPr="00537147">
        <w:rPr>
          <w:rFonts w:ascii="Arial" w:hAnsi="Arial" w:cs="Arial"/>
          <w:lang w:val="hy-AM"/>
          <w:rPrChange w:id="11298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1129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00" w:author="Զարինե Սարգսյան" w:date="2026-04-06T11:03:00Z">
            <w:rPr>
              <w:rFonts w:ascii="Arial" w:hAnsi="Arial" w:cs="Arial"/>
            </w:rPr>
          </w:rPrChange>
        </w:rPr>
        <w:t>մարմնի</w:t>
      </w:r>
      <w:r w:rsidRPr="00537147">
        <w:rPr>
          <w:lang w:val="hy-AM"/>
          <w:rPrChange w:id="11301" w:author="Զարինե Սարգսյան" w:date="2026-04-06T11:03:00Z">
            <w:rPr/>
          </w:rPrChange>
        </w:rPr>
        <w:t xml:space="preserve">, </w:t>
      </w:r>
      <w:r w:rsidRPr="00537147">
        <w:rPr>
          <w:rFonts w:ascii="Arial" w:hAnsi="Arial" w:cs="Arial"/>
          <w:lang w:val="hy-AM"/>
          <w:rPrChange w:id="11302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1130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04" w:author="Զարինե Սարգսյան" w:date="2026-04-06T11:03:00Z">
            <w:rPr>
              <w:rFonts w:ascii="Arial" w:hAnsi="Arial" w:cs="Arial"/>
            </w:rPr>
          </w:rPrChange>
        </w:rPr>
        <w:t>տարածքային</w:t>
      </w:r>
      <w:r w:rsidRPr="00537147">
        <w:rPr>
          <w:lang w:val="hy-AM"/>
          <w:rPrChange w:id="1130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06" w:author="Զարինե Սարգսյան" w:date="2026-04-06T11:03:00Z">
            <w:rPr>
              <w:rFonts w:ascii="Arial" w:hAnsi="Arial" w:cs="Arial"/>
            </w:rPr>
          </w:rPrChange>
        </w:rPr>
        <w:t>ստորաբաժանումների</w:t>
      </w:r>
      <w:r w:rsidRPr="00537147">
        <w:rPr>
          <w:lang w:val="hy-AM"/>
          <w:rPrChange w:id="1130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08" w:author="Զարինե Սարգսյան" w:date="2026-04-06T11:03:00Z">
            <w:rPr>
              <w:rFonts w:ascii="Arial" w:hAnsi="Arial" w:cs="Arial"/>
            </w:rPr>
          </w:rPrChange>
        </w:rPr>
        <w:t>կողմից</w:t>
      </w:r>
      <w:r w:rsidRPr="00537147">
        <w:rPr>
          <w:lang w:val="hy-AM"/>
          <w:rPrChange w:id="1130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10" w:author="Զարինե Սարգսյան" w:date="2026-04-06T11:03:00Z">
            <w:rPr>
              <w:rFonts w:ascii="Arial" w:hAnsi="Arial" w:cs="Arial"/>
            </w:rPr>
          </w:rPrChange>
        </w:rPr>
        <w:t>Հաղորդագրությունների</w:t>
      </w:r>
      <w:r w:rsidRPr="00537147">
        <w:rPr>
          <w:lang w:val="hy-AM"/>
          <w:rPrChange w:id="1131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12" w:author="Զարինե Սարգսյան" w:date="2026-04-06T11:03:00Z">
            <w:rPr>
              <w:rFonts w:ascii="Arial" w:hAnsi="Arial" w:cs="Arial"/>
            </w:rPr>
          </w:rPrChange>
        </w:rPr>
        <w:t>ուղարկումը</w:t>
      </w:r>
      <w:r w:rsidRPr="00537147">
        <w:rPr>
          <w:lang w:val="hy-AM"/>
          <w:rPrChange w:id="1131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14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131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16" w:author="Զարինե Սարգսյան" w:date="2026-04-06T11:03:00Z">
            <w:rPr>
              <w:rFonts w:ascii="Arial" w:hAnsi="Arial" w:cs="Arial"/>
            </w:rPr>
          </w:rPrChange>
        </w:rPr>
        <w:t>ստացումը</w:t>
      </w:r>
      <w:r w:rsidRPr="00537147">
        <w:rPr>
          <w:lang w:val="hy-AM"/>
          <w:rPrChange w:id="1131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18" w:author="Զարինե Սարգսյան" w:date="2026-04-06T11:03:00Z">
            <w:rPr>
              <w:rFonts w:ascii="Arial" w:hAnsi="Arial" w:cs="Arial"/>
            </w:rPr>
          </w:rPrChange>
        </w:rPr>
        <w:t>կատարվում</w:t>
      </w:r>
      <w:r w:rsidRPr="00537147">
        <w:rPr>
          <w:lang w:val="hy-AM"/>
          <w:rPrChange w:id="1131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20" w:author="Զարինե Սարգսյան" w:date="2026-04-06T11:03:00Z">
            <w:rPr>
              <w:rFonts w:ascii="Arial" w:hAnsi="Arial" w:cs="Arial"/>
            </w:rPr>
          </w:rPrChange>
        </w:rPr>
        <w:t>է</w:t>
      </w:r>
      <w:r w:rsidRPr="00537147">
        <w:rPr>
          <w:lang w:val="hy-AM"/>
          <w:rPrChange w:id="1132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22" w:author="Զարինե Սարգսյան" w:date="2026-04-06T11:03:00Z">
            <w:rPr>
              <w:rFonts w:ascii="Arial" w:hAnsi="Arial" w:cs="Arial"/>
            </w:rPr>
          </w:rPrChange>
        </w:rPr>
        <w:t>համապատասխանաբար</w:t>
      </w:r>
      <w:r w:rsidRPr="00537147">
        <w:rPr>
          <w:lang w:val="hy-AM"/>
          <w:rPrChange w:id="1132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24" w:author="Զարինե Սարգսյան" w:date="2026-04-06T11:03:00Z">
            <w:rPr>
              <w:rFonts w:ascii="Arial" w:hAnsi="Arial" w:cs="Arial"/>
            </w:rPr>
          </w:rPrChange>
        </w:rPr>
        <w:t>Հարկային</w:t>
      </w:r>
      <w:r w:rsidRPr="00537147">
        <w:rPr>
          <w:lang w:val="hy-AM"/>
          <w:rPrChange w:id="1132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26" w:author="Զարինե Սարգսյան" w:date="2026-04-06T11:03:00Z">
            <w:rPr>
              <w:rFonts w:ascii="Arial" w:hAnsi="Arial" w:cs="Arial"/>
            </w:rPr>
          </w:rPrChange>
        </w:rPr>
        <w:t>մարմնի</w:t>
      </w:r>
      <w:r w:rsidRPr="00537147">
        <w:rPr>
          <w:lang w:val="hy-AM"/>
          <w:rPrChange w:id="1132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28" w:author="Զարինե Սարգսյան" w:date="2026-04-06T11:03:00Z">
            <w:rPr>
              <w:rFonts w:ascii="Arial" w:hAnsi="Arial" w:cs="Arial"/>
            </w:rPr>
          </w:rPrChange>
        </w:rPr>
        <w:t>և</w:t>
      </w:r>
      <w:r w:rsidRPr="00537147">
        <w:rPr>
          <w:lang w:val="hy-AM"/>
          <w:rPrChange w:id="11329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30" w:author="Զարինե Սարգսյան" w:date="2026-04-06T11:03:00Z">
            <w:rPr>
              <w:rFonts w:ascii="Arial" w:hAnsi="Arial" w:cs="Arial"/>
            </w:rPr>
          </w:rPrChange>
        </w:rPr>
        <w:t>յուրաքանչյուր</w:t>
      </w:r>
      <w:r w:rsidRPr="00537147">
        <w:rPr>
          <w:lang w:val="hy-AM"/>
          <w:rPrChange w:id="1133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32" w:author="Զարինե Սարգսյան" w:date="2026-04-06T11:03:00Z">
            <w:rPr>
              <w:rFonts w:ascii="Arial" w:hAnsi="Arial" w:cs="Arial"/>
            </w:rPr>
          </w:rPrChange>
        </w:rPr>
        <w:t>Բանկի</w:t>
      </w:r>
      <w:r w:rsidRPr="00537147">
        <w:rPr>
          <w:lang w:val="hy-AM"/>
          <w:rPrChange w:id="1133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34" w:author="Զարինե Սարգսյան" w:date="2026-04-06T11:03:00Z">
            <w:rPr>
              <w:rFonts w:ascii="Arial" w:hAnsi="Arial" w:cs="Arial"/>
            </w:rPr>
          </w:rPrChange>
        </w:rPr>
        <w:t>գլխամասային</w:t>
      </w:r>
      <w:r w:rsidRPr="00537147">
        <w:rPr>
          <w:lang w:val="hy-AM"/>
          <w:rPrChange w:id="11335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36" w:author="Զարինե Սարգսյան" w:date="2026-04-06T11:03:00Z">
            <w:rPr>
              <w:rFonts w:ascii="Arial" w:hAnsi="Arial" w:cs="Arial"/>
            </w:rPr>
          </w:rPrChange>
        </w:rPr>
        <w:t>գրասենյակի</w:t>
      </w:r>
      <w:r w:rsidRPr="00537147">
        <w:rPr>
          <w:lang w:val="hy-AM"/>
          <w:rPrChange w:id="1133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38" w:author="Զարինե Սարգսյան" w:date="2026-04-06T11:03:00Z">
            <w:rPr>
              <w:rFonts w:ascii="Arial" w:hAnsi="Arial" w:cs="Arial"/>
            </w:rPr>
          </w:rPrChange>
        </w:rPr>
        <w:t>համար</w:t>
      </w:r>
      <w:r w:rsidRPr="00537147">
        <w:rPr>
          <w:lang w:val="hy-AM"/>
          <w:rPrChange w:id="11339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11340" w:author="Զարինե Սարգսյան" w:date="2026-04-06T11:03:00Z">
            <w:rPr>
              <w:rFonts w:ascii="Arial" w:hAnsi="Arial" w:cs="Arial"/>
            </w:rPr>
          </w:rPrChange>
        </w:rPr>
        <w:t>ըստ</w:t>
      </w:r>
      <w:r w:rsidRPr="00537147">
        <w:rPr>
          <w:lang w:val="hy-AM"/>
          <w:rPrChange w:id="1134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42" w:author="Զարինե Սարգսյան" w:date="2026-04-06T11:03:00Z">
            <w:rPr>
              <w:rFonts w:ascii="Arial" w:hAnsi="Arial" w:cs="Arial"/>
            </w:rPr>
          </w:rPrChange>
        </w:rPr>
        <w:t>սույն</w:t>
      </w:r>
      <w:r w:rsidRPr="00537147">
        <w:rPr>
          <w:lang w:val="hy-AM"/>
          <w:rPrChange w:id="1134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44" w:author="Զարինե Սարգսյան" w:date="2026-04-06T11:03:00Z">
            <w:rPr>
              <w:rFonts w:ascii="Arial" w:hAnsi="Arial" w:cs="Arial"/>
            </w:rPr>
          </w:rPrChange>
        </w:rPr>
        <w:t>կարգի</w:t>
      </w:r>
      <w:r w:rsidRPr="00537147">
        <w:rPr>
          <w:lang w:val="hy-AM"/>
          <w:rPrChange w:id="11345" w:author="Զարինե Սարգսյան" w:date="2026-04-06T11:03:00Z">
            <w:rPr/>
          </w:rPrChange>
        </w:rPr>
        <w:t xml:space="preserve"> 46-</w:t>
      </w:r>
      <w:r w:rsidRPr="00537147">
        <w:rPr>
          <w:rFonts w:ascii="Arial" w:hAnsi="Arial" w:cs="Arial"/>
          <w:lang w:val="hy-AM"/>
          <w:rPrChange w:id="11346" w:author="Զարինե Սարգսյան" w:date="2026-04-06T11:03:00Z">
            <w:rPr>
              <w:rFonts w:ascii="Arial" w:hAnsi="Arial" w:cs="Arial"/>
            </w:rPr>
          </w:rPrChange>
        </w:rPr>
        <w:t>րդ</w:t>
      </w:r>
      <w:r w:rsidRPr="00537147">
        <w:rPr>
          <w:lang w:val="hy-AM"/>
          <w:rPrChange w:id="11347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48" w:author="Զարինե Սարգսյան" w:date="2026-04-06T11:03:00Z">
            <w:rPr>
              <w:rFonts w:ascii="Arial" w:hAnsi="Arial" w:cs="Arial"/>
            </w:rPr>
          </w:rPrChange>
        </w:rPr>
        <w:t>կետի</w:t>
      </w:r>
      <w:r w:rsidRPr="00537147">
        <w:rPr>
          <w:lang w:val="hy-AM"/>
          <w:rPrChange w:id="11349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11350" w:author="Զարինե Սարգսյան" w:date="2026-04-06T11:03:00Z">
            <w:rPr>
              <w:rFonts w:ascii="Arial" w:hAnsi="Arial" w:cs="Arial"/>
            </w:rPr>
          </w:rPrChange>
        </w:rPr>
        <w:t>բացված</w:t>
      </w:r>
      <w:r w:rsidRPr="00537147">
        <w:rPr>
          <w:lang w:val="hy-AM"/>
          <w:rPrChange w:id="11351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52" w:author="Զարինե Սարգսյան" w:date="2026-04-06T11:03:00Z">
            <w:rPr>
              <w:rFonts w:ascii="Arial" w:hAnsi="Arial" w:cs="Arial"/>
            </w:rPr>
          </w:rPrChange>
        </w:rPr>
        <w:t>փոստային</w:t>
      </w:r>
      <w:r w:rsidRPr="00537147">
        <w:rPr>
          <w:lang w:val="hy-AM"/>
          <w:rPrChange w:id="11353" w:author="Զարինե Սարգսյան" w:date="2026-04-06T11:03:00Z">
            <w:rPr/>
          </w:rPrChange>
        </w:rPr>
        <w:t xml:space="preserve"> </w:t>
      </w:r>
      <w:r w:rsidRPr="00537147">
        <w:rPr>
          <w:rFonts w:ascii="Arial" w:hAnsi="Arial" w:cs="Arial"/>
          <w:lang w:val="hy-AM"/>
          <w:rPrChange w:id="11354" w:author="Զարինե Սարգսյան" w:date="2026-04-06T11:03:00Z">
            <w:rPr>
              <w:rFonts w:ascii="Arial" w:hAnsi="Arial" w:cs="Arial"/>
            </w:rPr>
          </w:rPrChange>
        </w:rPr>
        <w:t>արկղի</w:t>
      </w:r>
      <w:r w:rsidRPr="00537147">
        <w:rPr>
          <w:lang w:val="hy-AM"/>
          <w:rPrChange w:id="11355" w:author="Զարինե Սարգսյան" w:date="2026-04-06T11:03:00Z">
            <w:rPr/>
          </w:rPrChange>
        </w:rPr>
        <w:t xml:space="preserve"> (</w:t>
      </w:r>
      <w:r w:rsidRPr="00537147">
        <w:rPr>
          <w:rFonts w:ascii="Arial" w:hAnsi="Arial" w:cs="Arial"/>
          <w:lang w:val="hy-AM"/>
          <w:rPrChange w:id="11356" w:author="Զարինե Սարգսյան" w:date="2026-04-06T11:03:00Z">
            <w:rPr>
              <w:rFonts w:ascii="Arial" w:hAnsi="Arial" w:cs="Arial"/>
            </w:rPr>
          </w:rPrChange>
        </w:rPr>
        <w:t>հասցեի</w:t>
      </w:r>
      <w:r w:rsidRPr="00537147">
        <w:rPr>
          <w:lang w:val="hy-AM"/>
          <w:rPrChange w:id="11357" w:author="Զարինե Սարգսյան" w:date="2026-04-06T11:03:00Z">
            <w:rPr/>
          </w:rPrChange>
        </w:rPr>
        <w:t xml:space="preserve">) </w:t>
      </w:r>
      <w:r w:rsidRPr="00537147">
        <w:rPr>
          <w:rFonts w:ascii="Arial" w:hAnsi="Arial" w:cs="Arial"/>
          <w:lang w:val="hy-AM"/>
          <w:rPrChange w:id="11358" w:author="Զարինե Սարգսյան" w:date="2026-04-06T11:03:00Z">
            <w:rPr>
              <w:rFonts w:ascii="Arial" w:hAnsi="Arial" w:cs="Arial"/>
            </w:rPr>
          </w:rPrChange>
        </w:rPr>
        <w:t>միջոցով</w:t>
      </w:r>
      <w:r w:rsidRPr="00537147">
        <w:rPr>
          <w:lang w:val="hy-AM"/>
          <w:rPrChange w:id="11359" w:author="Զարինե Սարգսյան" w:date="2026-04-06T11:03:00Z">
            <w:rPr/>
          </w:rPrChange>
        </w:rPr>
        <w:t>:</w:t>
      </w:r>
    </w:p>
    <w:p w14:paraId="0BD8A473" w14:textId="40A793DB" w:rsidR="00C351F4" w:rsidRPr="00537147" w:rsidRDefault="00C351F4" w:rsidP="00C351F4">
      <w:pPr>
        <w:pStyle w:val="ListParagraph"/>
        <w:numPr>
          <w:ilvl w:val="0"/>
          <w:numId w:val="8"/>
        </w:numPr>
        <w:ind w:left="360"/>
        <w:rPr>
          <w:ins w:id="11360" w:author="Զարինե Սարգսյան" w:date="2026-04-02T12:29:00Z"/>
          <w:lang w:val="hy-AM"/>
          <w:rPrChange w:id="11361" w:author="Զարինե Սարգսյան" w:date="2026-04-06T11:03:00Z">
            <w:rPr>
              <w:ins w:id="11362" w:author="Զարինե Սարգսյան" w:date="2026-04-02T12:29:00Z"/>
            </w:rPr>
          </w:rPrChange>
        </w:rPr>
      </w:pPr>
      <w:ins w:id="11363" w:author="Զարինե Սարգսյան" w:date="2026-04-02T12:29:00Z">
        <w:r w:rsidRPr="00537147">
          <w:rPr>
            <w:lang w:val="hy-AM"/>
            <w:rPrChange w:id="11364" w:author="Զարինե Սարգսյան" w:date="2026-04-06T11:03:00Z">
              <w:rPr/>
            </w:rPrChange>
          </w:rPr>
          <w:t xml:space="preserve"> </w:t>
        </w:r>
      </w:ins>
      <w:bookmarkStart w:id="11365" w:name="_Hlk226366418"/>
      <w:ins w:id="11366" w:author="Զարինե Սարգսյան" w:date="2026-04-02T12:30:00Z">
        <w:r w:rsidRPr="00537147">
          <w:rPr>
            <w:rFonts w:ascii="Arial" w:hAnsi="Arial" w:cs="Arial"/>
            <w:lang w:val="hy-AM"/>
            <w:rPrChange w:id="11367" w:author="Զարինե Սարգսյան" w:date="2026-04-06T11:03:00Z">
              <w:rPr>
                <w:rFonts w:ascii="Arial" w:hAnsi="Arial" w:cs="Arial"/>
              </w:rPr>
            </w:rPrChange>
          </w:rPr>
          <w:t>Մինչև</w:t>
        </w:r>
      </w:ins>
      <w:ins w:id="11368" w:author="Զարինե Սարգսյան" w:date="2026-04-02T12:31:00Z">
        <w:r w:rsidRPr="00537147">
          <w:rPr>
            <w:rFonts w:ascii="Arial" w:hAnsi="Arial" w:cs="Arial"/>
            <w:lang w:val="hy-AM"/>
            <w:rPrChange w:id="11369" w:author="Զարինե Սարգսյան" w:date="2026-04-06T11:03:00Z">
              <w:rPr>
                <w:rFonts w:ascii="Arial" w:hAnsi="Arial" w:cs="Arial"/>
              </w:rPr>
            </w:rPrChange>
          </w:rPr>
          <w:t xml:space="preserve"> Կողմերի միջև տվյալների փոխանակման շերտի ներդ</w:t>
        </w:r>
      </w:ins>
      <w:ins w:id="11370" w:author="Զարինե Սարգսյան" w:date="2026-04-02T12:32:00Z">
        <w:r w:rsidRPr="00537147">
          <w:rPr>
            <w:rFonts w:ascii="Arial" w:hAnsi="Arial" w:cs="Arial"/>
            <w:lang w:val="hy-AM"/>
            <w:rPrChange w:id="11371" w:author="Զարինե Սարգսյան" w:date="2026-04-06T11:03:00Z">
              <w:rPr>
                <w:rFonts w:ascii="Arial" w:hAnsi="Arial" w:cs="Arial"/>
              </w:rPr>
            </w:rPrChange>
          </w:rPr>
          <w:t>ում</w:t>
        </w:r>
      </w:ins>
      <w:ins w:id="11372" w:author="Զարինե Սարգսյան" w:date="2026-04-02T14:27:00Z">
        <w:r w:rsidR="00DD1D65" w:rsidRPr="00537147">
          <w:rPr>
            <w:rFonts w:ascii="Arial" w:hAnsi="Arial" w:cs="Arial"/>
            <w:lang w:val="hy-AM"/>
            <w:rPrChange w:id="11373" w:author="Զարինե Սարգսյան" w:date="2026-04-06T11:03:00Z">
              <w:rPr>
                <w:rFonts w:ascii="Arial" w:hAnsi="Arial" w:cs="Arial"/>
              </w:rPr>
            </w:rPrChange>
          </w:rPr>
          <w:t>ն</w:t>
        </w:r>
      </w:ins>
      <w:ins w:id="11374" w:author="Զարինե Սարգսյան" w:date="2026-04-02T12:32:00Z">
        <w:r w:rsidRPr="00537147">
          <w:rPr>
            <w:rFonts w:ascii="Arial" w:hAnsi="Arial" w:cs="Arial"/>
            <w:lang w:val="hy-AM"/>
            <w:rPrChange w:id="11375" w:author="Զարինե Սարգսյան" w:date="2026-04-06T11:03:00Z">
              <w:rPr>
                <w:rFonts w:ascii="Arial" w:hAnsi="Arial" w:cs="Arial"/>
              </w:rPr>
            </w:rPrChange>
          </w:rPr>
          <w:t xml:space="preserve"> </w:t>
        </w:r>
      </w:ins>
      <w:ins w:id="11376" w:author="Զարինե Սարգսյան" w:date="2026-04-02T12:33:00Z">
        <w:r w:rsidRPr="00537147">
          <w:rPr>
            <w:rFonts w:ascii="Arial" w:hAnsi="Arial" w:cs="Arial"/>
            <w:lang w:val="hy-AM"/>
            <w:rPrChange w:id="11377" w:author="Զարինե Սարգսյան" w:date="2026-04-06T11:03:00Z">
              <w:rPr>
                <w:rFonts w:ascii="Arial" w:hAnsi="Arial" w:cs="Arial"/>
              </w:rPr>
            </w:rPrChange>
          </w:rPr>
          <w:t>ա</w:t>
        </w:r>
      </w:ins>
      <w:ins w:id="11378" w:author="Զարինե Սարգսյան" w:date="2026-04-02T12:29:00Z">
        <w:r w:rsidRPr="00537147">
          <w:rPr>
            <w:rFonts w:ascii="Arial" w:hAnsi="Arial" w:cs="Arial"/>
            <w:lang w:val="hy-AM"/>
            <w:rPrChange w:id="11379" w:author="Զարինե Սարգսյան" w:date="2026-04-06T11:03:00Z">
              <w:rPr>
                <w:rFonts w:ascii="Arial" w:hAnsi="Arial" w:cs="Arial"/>
              </w:rPr>
            </w:rPrChange>
          </w:rPr>
          <w:t>րգելադրման</w:t>
        </w:r>
        <w:r w:rsidRPr="00537147">
          <w:rPr>
            <w:lang w:val="hy-AM"/>
            <w:rPrChange w:id="11380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81" w:author="Զարինե Սարգսյան" w:date="2026-04-06T11:03:00Z">
              <w:rPr>
                <w:rFonts w:ascii="Arial" w:hAnsi="Arial" w:cs="Arial"/>
              </w:rPr>
            </w:rPrChange>
          </w:rPr>
          <w:t>գործընթացի</w:t>
        </w:r>
        <w:r w:rsidRPr="00537147">
          <w:rPr>
            <w:lang w:val="hy-AM"/>
            <w:rPrChange w:id="11382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83" w:author="Զարինե Սարգսյան" w:date="2026-04-06T11:03:00Z">
              <w:rPr>
                <w:rFonts w:ascii="Arial" w:hAnsi="Arial" w:cs="Arial"/>
              </w:rPr>
            </w:rPrChange>
          </w:rPr>
          <w:t>կիրառման</w:t>
        </w:r>
        <w:r w:rsidRPr="00537147">
          <w:rPr>
            <w:lang w:val="hy-AM"/>
            <w:rPrChange w:id="11384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85" w:author="Զարինե Սարգսյան" w:date="2026-04-06T11:03:00Z">
              <w:rPr>
                <w:rFonts w:ascii="Arial" w:hAnsi="Arial" w:cs="Arial"/>
              </w:rPr>
            </w:rPrChange>
          </w:rPr>
          <w:t>և</w:t>
        </w:r>
        <w:r w:rsidRPr="00537147">
          <w:rPr>
            <w:lang w:val="hy-AM"/>
            <w:rPrChange w:id="11386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87" w:author="Զարինե Սարգսյան" w:date="2026-04-06T11:03:00Z">
              <w:rPr>
                <w:rFonts w:ascii="Arial" w:hAnsi="Arial" w:cs="Arial"/>
              </w:rPr>
            </w:rPrChange>
          </w:rPr>
          <w:t>արգելանքի</w:t>
        </w:r>
        <w:r w:rsidRPr="00537147">
          <w:rPr>
            <w:lang w:val="hy-AM"/>
            <w:rPrChange w:id="11388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89" w:author="Զարինե Սարգսյան" w:date="2026-04-06T11:03:00Z">
              <w:rPr>
                <w:rFonts w:ascii="Arial" w:hAnsi="Arial" w:cs="Arial"/>
              </w:rPr>
            </w:rPrChange>
          </w:rPr>
          <w:t>վերացման</w:t>
        </w:r>
        <w:r w:rsidRPr="00537147">
          <w:rPr>
            <w:lang w:val="hy-AM"/>
            <w:rPrChange w:id="11390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91" w:author="Զարինե Սարգսյան" w:date="2026-04-06T11:03:00Z">
              <w:rPr>
                <w:rFonts w:ascii="Arial" w:hAnsi="Arial" w:cs="Arial"/>
              </w:rPr>
            </w:rPrChange>
          </w:rPr>
          <w:t>հետ</w:t>
        </w:r>
        <w:r w:rsidRPr="00537147">
          <w:rPr>
            <w:lang w:val="hy-AM"/>
            <w:rPrChange w:id="11392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93" w:author="Զարինե Սարգսյան" w:date="2026-04-06T11:03:00Z">
              <w:rPr>
                <w:rFonts w:ascii="Arial" w:hAnsi="Arial" w:cs="Arial"/>
              </w:rPr>
            </w:rPrChange>
          </w:rPr>
          <w:t>կապված՝</w:t>
        </w:r>
        <w:r w:rsidRPr="00537147">
          <w:rPr>
            <w:lang w:val="hy-AM"/>
            <w:rPrChange w:id="11394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95" w:author="Զարինե Սարգսյան" w:date="2026-04-06T11:03:00Z">
              <w:rPr>
                <w:rFonts w:ascii="Arial" w:hAnsi="Arial" w:cs="Arial"/>
              </w:rPr>
            </w:rPrChange>
          </w:rPr>
          <w:t>Հարկային</w:t>
        </w:r>
        <w:r w:rsidRPr="00537147">
          <w:rPr>
            <w:lang w:val="hy-AM"/>
            <w:rPrChange w:id="11396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97" w:author="Զարինե Սարգսյան" w:date="2026-04-06T11:03:00Z">
              <w:rPr>
                <w:rFonts w:ascii="Arial" w:hAnsi="Arial" w:cs="Arial"/>
              </w:rPr>
            </w:rPrChange>
          </w:rPr>
          <w:t>մարմնի</w:t>
        </w:r>
        <w:r w:rsidRPr="00537147">
          <w:rPr>
            <w:lang w:val="hy-AM"/>
            <w:rPrChange w:id="11398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399" w:author="Զարինե Սարգսյան" w:date="2026-04-06T11:03:00Z">
              <w:rPr>
                <w:rFonts w:ascii="Arial" w:hAnsi="Arial" w:cs="Arial"/>
              </w:rPr>
            </w:rPrChange>
          </w:rPr>
          <w:t>և</w:t>
        </w:r>
        <w:r w:rsidRPr="00537147">
          <w:rPr>
            <w:lang w:val="hy-AM"/>
            <w:rPrChange w:id="11400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01" w:author="Զարինե Սարգսյան" w:date="2026-04-06T11:03:00Z">
              <w:rPr>
                <w:rFonts w:ascii="Arial" w:hAnsi="Arial" w:cs="Arial"/>
              </w:rPr>
            </w:rPrChange>
          </w:rPr>
          <w:t>Բանկերի</w:t>
        </w:r>
        <w:r w:rsidRPr="00537147">
          <w:rPr>
            <w:lang w:val="hy-AM"/>
            <w:rPrChange w:id="11402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03" w:author="Զարինե Սարգսյան" w:date="2026-04-06T11:03:00Z">
              <w:rPr>
                <w:rFonts w:ascii="Arial" w:hAnsi="Arial" w:cs="Arial"/>
              </w:rPr>
            </w:rPrChange>
          </w:rPr>
          <w:t>միջև</w:t>
        </w:r>
        <w:r w:rsidRPr="00537147">
          <w:rPr>
            <w:lang w:val="hy-AM"/>
            <w:rPrChange w:id="11404" w:author="Զարինե Սարգսյան" w:date="2026-04-06T11:03:00Z">
              <w:rPr/>
            </w:rPrChange>
          </w:rPr>
          <w:t xml:space="preserve">, </w:t>
        </w:r>
        <w:r w:rsidRPr="00537147">
          <w:rPr>
            <w:rFonts w:ascii="Arial" w:hAnsi="Arial" w:cs="Arial"/>
            <w:lang w:val="hy-AM"/>
            <w:rPrChange w:id="11405" w:author="Զարինե Սարգսյան" w:date="2026-04-06T11:03:00Z">
              <w:rPr>
                <w:rFonts w:ascii="Arial" w:hAnsi="Arial" w:cs="Arial"/>
              </w:rPr>
            </w:rPrChange>
          </w:rPr>
          <w:t>ինչպես</w:t>
        </w:r>
        <w:r w:rsidRPr="00537147">
          <w:rPr>
            <w:lang w:val="hy-AM"/>
            <w:rPrChange w:id="11406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07" w:author="Զարինե Սարգսյան" w:date="2026-04-06T11:03:00Z">
              <w:rPr>
                <w:rFonts w:ascii="Arial" w:hAnsi="Arial" w:cs="Arial"/>
              </w:rPr>
            </w:rPrChange>
          </w:rPr>
          <w:t>նաև</w:t>
        </w:r>
        <w:r w:rsidRPr="00537147">
          <w:rPr>
            <w:lang w:val="hy-AM"/>
            <w:rPrChange w:id="11408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09" w:author="Զարինե Սարգսյան" w:date="2026-04-06T11:03:00Z">
              <w:rPr>
                <w:rFonts w:ascii="Arial" w:hAnsi="Arial" w:cs="Arial"/>
              </w:rPr>
            </w:rPrChange>
          </w:rPr>
          <w:t>Կենտրոնական</w:t>
        </w:r>
        <w:r w:rsidRPr="00537147">
          <w:rPr>
            <w:lang w:val="hy-AM"/>
            <w:rPrChange w:id="11410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11" w:author="Զարինե Սարգսյան" w:date="2026-04-06T11:03:00Z">
              <w:rPr>
                <w:rFonts w:ascii="Arial" w:hAnsi="Arial" w:cs="Arial"/>
              </w:rPr>
            </w:rPrChange>
          </w:rPr>
          <w:t>բանկին</w:t>
        </w:r>
        <w:r w:rsidRPr="00537147">
          <w:rPr>
            <w:lang w:val="hy-AM"/>
            <w:rPrChange w:id="11412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13" w:author="Զարինե Սարգսյան" w:date="2026-04-06T11:03:00Z">
              <w:rPr>
                <w:rFonts w:ascii="Arial" w:hAnsi="Arial" w:cs="Arial"/>
              </w:rPr>
            </w:rPrChange>
          </w:rPr>
          <w:t>տեղեկատվության</w:t>
        </w:r>
        <w:r w:rsidRPr="00537147">
          <w:rPr>
            <w:lang w:val="hy-AM"/>
            <w:rPrChange w:id="11414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15" w:author="Զարինե Սարգսյան" w:date="2026-04-06T11:03:00Z">
              <w:rPr>
                <w:rFonts w:ascii="Arial" w:hAnsi="Arial" w:cs="Arial"/>
              </w:rPr>
            </w:rPrChange>
          </w:rPr>
          <w:t>փոխանցումը</w:t>
        </w:r>
        <w:r w:rsidRPr="00537147">
          <w:rPr>
            <w:lang w:val="hy-AM"/>
            <w:rPrChange w:id="11416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17" w:author="Զարինե Սարգսյան" w:date="2026-04-06T11:03:00Z">
              <w:rPr>
                <w:rFonts w:ascii="Arial" w:hAnsi="Arial" w:cs="Arial"/>
              </w:rPr>
            </w:rPrChange>
          </w:rPr>
          <w:t>կատարվում</w:t>
        </w:r>
        <w:r w:rsidRPr="00537147">
          <w:rPr>
            <w:lang w:val="hy-AM"/>
            <w:rPrChange w:id="11418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19" w:author="Զարինե Սարգսյան" w:date="2026-04-06T11:03:00Z">
              <w:rPr>
                <w:rFonts w:ascii="Arial" w:hAnsi="Arial" w:cs="Arial"/>
              </w:rPr>
            </w:rPrChange>
          </w:rPr>
          <w:t>է</w:t>
        </w:r>
      </w:ins>
      <w:ins w:id="11420" w:author="Զարինե Սարգսյան" w:date="2026-04-02T12:34:00Z">
        <w:r w:rsidR="00152C31" w:rsidRPr="00537147">
          <w:rPr>
            <w:rFonts w:ascii="Cambria Math" w:hAnsi="Cambria Math" w:cs="Arial"/>
            <w:lang w:val="hy-AM"/>
            <w:rPrChange w:id="11421" w:author="Զարինե Սարգսյան" w:date="2026-04-06T11:03:00Z">
              <w:rPr>
                <w:rFonts w:ascii="Cambria Math" w:hAnsi="Cambria Math" w:cs="Arial"/>
              </w:rPr>
            </w:rPrChange>
          </w:rPr>
          <w:t>․</w:t>
        </w:r>
      </w:ins>
    </w:p>
    <w:p w14:paraId="11298EE8" w14:textId="77777777" w:rsidR="00C351F4" w:rsidRPr="00537147" w:rsidRDefault="00C351F4">
      <w:pPr>
        <w:pStyle w:val="ListParagraph"/>
        <w:ind w:left="360"/>
        <w:rPr>
          <w:ins w:id="11422" w:author="Զարինե Սարգսյան" w:date="2026-04-02T12:29:00Z"/>
          <w:lang w:val="hy-AM"/>
          <w:rPrChange w:id="11423" w:author="Զարինե Սարգսյան" w:date="2026-04-06T11:03:00Z">
            <w:rPr>
              <w:ins w:id="11424" w:author="Զարինե Սարգսյան" w:date="2026-04-02T12:29:00Z"/>
            </w:rPr>
          </w:rPrChange>
        </w:rPr>
        <w:pPrChange w:id="11425" w:author="Զարինե Սարգսյան" w:date="2026-04-02T12:34:00Z">
          <w:pPr>
            <w:pStyle w:val="ListParagraph"/>
            <w:numPr>
              <w:numId w:val="8"/>
            </w:numPr>
            <w:ind w:left="360" w:hanging="360"/>
          </w:pPr>
        </w:pPrChange>
      </w:pPr>
      <w:ins w:id="11426" w:author="Զարինե Սարգսյան" w:date="2026-04-02T12:29:00Z">
        <w:r w:rsidRPr="00537147">
          <w:rPr>
            <w:lang w:val="hy-AM"/>
            <w:rPrChange w:id="11427" w:author="Զարինե Սարգսյան" w:date="2026-04-06T11:03:00Z">
              <w:rPr/>
            </w:rPrChange>
          </w:rPr>
          <w:lastRenderedPageBreak/>
          <w:t xml:space="preserve">1) </w:t>
        </w:r>
        <w:r w:rsidRPr="00537147">
          <w:rPr>
            <w:rFonts w:ascii="Arial" w:hAnsi="Arial" w:cs="Arial"/>
            <w:lang w:val="hy-AM"/>
            <w:rPrChange w:id="11428" w:author="Զարինե Սարգսյան" w:date="2026-04-06T11:03:00Z">
              <w:rPr>
                <w:rFonts w:ascii="Arial" w:hAnsi="Arial" w:cs="Arial"/>
              </w:rPr>
            </w:rPrChange>
          </w:rPr>
          <w:t>Էլեկտրոնային</w:t>
        </w:r>
        <w:r w:rsidRPr="00537147">
          <w:rPr>
            <w:lang w:val="hy-AM"/>
            <w:rPrChange w:id="11429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30" w:author="Զարինե Սարգսյան" w:date="2026-04-06T11:03:00Z">
              <w:rPr>
                <w:rFonts w:ascii="Arial" w:hAnsi="Arial" w:cs="Arial"/>
              </w:rPr>
            </w:rPrChange>
          </w:rPr>
          <w:t>հաղորդագրությունների</w:t>
        </w:r>
        <w:r w:rsidRPr="00537147">
          <w:rPr>
            <w:lang w:val="hy-AM"/>
            <w:rPrChange w:id="11431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32" w:author="Զարինե Սարգսյան" w:date="2026-04-06T11:03:00Z">
              <w:rPr>
                <w:rFonts w:ascii="Arial" w:hAnsi="Arial" w:cs="Arial"/>
              </w:rPr>
            </w:rPrChange>
          </w:rPr>
          <w:t>միջոցով</w:t>
        </w:r>
        <w:r w:rsidRPr="00537147">
          <w:rPr>
            <w:lang w:val="hy-AM"/>
            <w:rPrChange w:id="11433" w:author="Զարինե Սարգսյան" w:date="2026-04-06T11:03:00Z">
              <w:rPr/>
            </w:rPrChange>
          </w:rPr>
          <w:t xml:space="preserve">, </w:t>
        </w:r>
        <w:r w:rsidRPr="00537147">
          <w:rPr>
            <w:rFonts w:ascii="Arial" w:hAnsi="Arial" w:cs="Arial"/>
            <w:lang w:val="hy-AM"/>
            <w:rPrChange w:id="11434" w:author="Զարինե Սարգսյան" w:date="2026-04-06T11:03:00Z">
              <w:rPr>
                <w:rFonts w:ascii="Arial" w:hAnsi="Arial" w:cs="Arial"/>
              </w:rPr>
            </w:rPrChange>
          </w:rPr>
          <w:t>որոնք</w:t>
        </w:r>
        <w:r w:rsidRPr="00537147">
          <w:rPr>
            <w:lang w:val="hy-AM"/>
            <w:rPrChange w:id="11435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36" w:author="Զարինե Սարգսյան" w:date="2026-04-06T11:03:00Z">
              <w:rPr>
                <w:rFonts w:ascii="Arial" w:hAnsi="Arial" w:cs="Arial"/>
              </w:rPr>
            </w:rPrChange>
          </w:rPr>
          <w:t>ձևավորվում</w:t>
        </w:r>
        <w:r w:rsidRPr="00537147">
          <w:rPr>
            <w:lang w:val="hy-AM"/>
            <w:rPrChange w:id="11437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38" w:author="Զարինե Սարգսյան" w:date="2026-04-06T11:03:00Z">
              <w:rPr>
                <w:rFonts w:ascii="Arial" w:hAnsi="Arial" w:cs="Arial"/>
              </w:rPr>
            </w:rPrChange>
          </w:rPr>
          <w:t>են</w:t>
        </w:r>
        <w:r w:rsidRPr="00537147">
          <w:rPr>
            <w:lang w:val="hy-AM"/>
            <w:rPrChange w:id="11439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40" w:author="Զարինե Սարգսյան" w:date="2026-04-06T11:03:00Z">
              <w:rPr>
                <w:rFonts w:ascii="Arial" w:hAnsi="Arial" w:cs="Arial"/>
              </w:rPr>
            </w:rPrChange>
          </w:rPr>
          <w:t>համաձայն</w:t>
        </w:r>
        <w:r w:rsidRPr="00537147">
          <w:rPr>
            <w:lang w:val="hy-AM"/>
            <w:rPrChange w:id="11441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42" w:author="Զարինե Սարգսյան" w:date="2026-04-06T11:03:00Z">
              <w:rPr>
                <w:rFonts w:ascii="Arial" w:hAnsi="Arial" w:cs="Arial"/>
              </w:rPr>
            </w:rPrChange>
          </w:rPr>
          <w:t>դրանց</w:t>
        </w:r>
        <w:r w:rsidRPr="00537147">
          <w:rPr>
            <w:lang w:val="hy-AM"/>
            <w:rPrChange w:id="11443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44" w:author="Զարինե Սարգսյան" w:date="2026-04-06T11:03:00Z">
              <w:rPr>
                <w:rFonts w:ascii="Arial" w:hAnsi="Arial" w:cs="Arial"/>
              </w:rPr>
            </w:rPrChange>
          </w:rPr>
          <w:t>կիրառման</w:t>
        </w:r>
        <w:r w:rsidRPr="00537147">
          <w:rPr>
            <w:lang w:val="hy-AM"/>
            <w:rPrChange w:id="11445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46" w:author="Զարինե Սարգսյան" w:date="2026-04-06T11:03:00Z">
              <w:rPr>
                <w:rFonts w:ascii="Arial" w:hAnsi="Arial" w:cs="Arial"/>
              </w:rPr>
            </w:rPrChange>
          </w:rPr>
          <w:t>համար</w:t>
        </w:r>
        <w:r w:rsidRPr="00537147">
          <w:rPr>
            <w:lang w:val="hy-AM"/>
            <w:rPrChange w:id="11447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48" w:author="Զարինե Սարգսյան" w:date="2026-04-06T11:03:00Z">
              <w:rPr>
                <w:rFonts w:ascii="Arial" w:hAnsi="Arial" w:cs="Arial"/>
              </w:rPr>
            </w:rPrChange>
          </w:rPr>
          <w:t>Կենտրոնական</w:t>
        </w:r>
        <w:r w:rsidRPr="00537147">
          <w:rPr>
            <w:lang w:val="hy-AM"/>
            <w:rPrChange w:id="11449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50" w:author="Զարինե Սարգսյան" w:date="2026-04-06T11:03:00Z">
              <w:rPr>
                <w:rFonts w:ascii="Arial" w:hAnsi="Arial" w:cs="Arial"/>
              </w:rPr>
            </w:rPrChange>
          </w:rPr>
          <w:t>բանկի</w:t>
        </w:r>
        <w:r w:rsidRPr="00537147">
          <w:rPr>
            <w:lang w:val="hy-AM"/>
            <w:rPrChange w:id="11451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52" w:author="Զարինե Սարգսյան" w:date="2026-04-06T11:03:00Z">
              <w:rPr>
                <w:rFonts w:ascii="Arial" w:hAnsi="Arial" w:cs="Arial"/>
              </w:rPr>
            </w:rPrChange>
          </w:rPr>
          <w:t>կողմից</w:t>
        </w:r>
        <w:r w:rsidRPr="00537147">
          <w:rPr>
            <w:lang w:val="hy-AM"/>
            <w:rPrChange w:id="11453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54" w:author="Զարինե Սարգսյան" w:date="2026-04-06T11:03:00Z">
              <w:rPr>
                <w:rFonts w:ascii="Arial" w:hAnsi="Arial" w:cs="Arial"/>
              </w:rPr>
            </w:rPrChange>
          </w:rPr>
          <w:t>սահմանված</w:t>
        </w:r>
        <w:r w:rsidRPr="00537147">
          <w:rPr>
            <w:lang w:val="hy-AM"/>
            <w:rPrChange w:id="11455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56" w:author="Զարինե Սարգսյան" w:date="2026-04-06T11:03:00Z">
              <w:rPr>
                <w:rFonts w:ascii="Arial" w:hAnsi="Arial" w:cs="Arial"/>
              </w:rPr>
            </w:rPrChange>
          </w:rPr>
          <w:t>պահանջների</w:t>
        </w:r>
        <w:r w:rsidRPr="00537147">
          <w:rPr>
            <w:lang w:val="hy-AM"/>
            <w:rPrChange w:id="11457" w:author="Զարինե Սարգսյան" w:date="2026-04-06T11:03:00Z">
              <w:rPr/>
            </w:rPrChange>
          </w:rPr>
          <w:t>:</w:t>
        </w:r>
      </w:ins>
    </w:p>
    <w:p w14:paraId="025C222E" w14:textId="0485974D" w:rsidR="00C351F4" w:rsidRPr="00537147" w:rsidRDefault="00C351F4">
      <w:pPr>
        <w:pStyle w:val="ListParagraph"/>
        <w:ind w:left="360"/>
        <w:rPr>
          <w:ins w:id="11458" w:author="Զարինե Սարգսյան" w:date="2026-04-02T12:29:00Z"/>
          <w:rFonts w:ascii="Arial" w:hAnsi="Arial" w:cs="Arial"/>
          <w:lang w:val="hy-AM"/>
          <w:rPrChange w:id="11459" w:author="Զարինե Սարգսյան" w:date="2026-04-06T11:03:00Z">
            <w:rPr>
              <w:ins w:id="11460" w:author="Զարինե Սարգսյան" w:date="2026-04-02T12:29:00Z"/>
            </w:rPr>
          </w:rPrChange>
        </w:rPr>
        <w:pPrChange w:id="11461" w:author="Զարինե Սարգսյան" w:date="2026-04-02T12:34:00Z">
          <w:pPr>
            <w:pStyle w:val="ListParagraph"/>
            <w:numPr>
              <w:numId w:val="8"/>
            </w:numPr>
            <w:ind w:left="360" w:hanging="360"/>
          </w:pPr>
        </w:pPrChange>
      </w:pPr>
      <w:ins w:id="11462" w:author="Զարինե Սարգսյան" w:date="2026-04-02T12:29:00Z">
        <w:r w:rsidRPr="00537147">
          <w:rPr>
            <w:lang w:val="hy-AM"/>
            <w:rPrChange w:id="11463" w:author="Զարինե Սարգսյան" w:date="2026-04-06T11:03:00Z">
              <w:rPr/>
            </w:rPrChange>
          </w:rPr>
          <w:t xml:space="preserve">2) </w:t>
        </w:r>
        <w:r w:rsidRPr="00537147">
          <w:rPr>
            <w:rFonts w:ascii="Arial" w:hAnsi="Arial" w:cs="Arial"/>
            <w:lang w:val="hy-AM"/>
            <w:rPrChange w:id="11464" w:author="Զարինե Սարգսյան" w:date="2026-04-06T11:03:00Z">
              <w:rPr>
                <w:rFonts w:ascii="Arial" w:hAnsi="Arial" w:cs="Arial"/>
              </w:rPr>
            </w:rPrChange>
          </w:rPr>
          <w:t>Էլեկտրոնային</w:t>
        </w:r>
        <w:r w:rsidRPr="00537147">
          <w:rPr>
            <w:lang w:val="hy-AM"/>
            <w:rPrChange w:id="11465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66" w:author="Զարինե Սարգսյան" w:date="2026-04-06T11:03:00Z">
              <w:rPr>
                <w:rFonts w:ascii="Arial" w:hAnsi="Arial" w:cs="Arial"/>
              </w:rPr>
            </w:rPrChange>
          </w:rPr>
          <w:t>հաղորդագրությունները</w:t>
        </w:r>
        <w:r w:rsidRPr="00537147">
          <w:rPr>
            <w:lang w:val="hy-AM"/>
            <w:rPrChange w:id="11467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68" w:author="Զարինե Սարգսյան" w:date="2026-04-06T11:03:00Z">
              <w:rPr>
                <w:rFonts w:ascii="Arial" w:hAnsi="Arial" w:cs="Arial"/>
              </w:rPr>
            </w:rPrChange>
          </w:rPr>
          <w:t>փոխանցվում</w:t>
        </w:r>
        <w:r w:rsidRPr="00537147">
          <w:rPr>
            <w:lang w:val="hy-AM"/>
            <w:rPrChange w:id="11469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70" w:author="Զարինե Սարգսյան" w:date="2026-04-06T11:03:00Z">
              <w:rPr>
                <w:rFonts w:ascii="Arial" w:hAnsi="Arial" w:cs="Arial"/>
              </w:rPr>
            </w:rPrChange>
          </w:rPr>
          <w:t>են</w:t>
        </w:r>
        <w:r w:rsidRPr="00537147">
          <w:rPr>
            <w:lang w:val="hy-AM"/>
            <w:rPrChange w:id="11471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72" w:author="Զարինե Սարգսյան" w:date="2026-04-06T11:03:00Z">
              <w:rPr>
                <w:rFonts w:ascii="Arial" w:hAnsi="Arial" w:cs="Arial"/>
              </w:rPr>
            </w:rPrChange>
          </w:rPr>
          <w:t>Կենտրոնական</w:t>
        </w:r>
        <w:r w:rsidRPr="00537147">
          <w:rPr>
            <w:lang w:val="hy-AM"/>
            <w:rPrChange w:id="11473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74" w:author="Զարինե Սարգսյան" w:date="2026-04-06T11:03:00Z">
              <w:rPr>
                <w:rFonts w:ascii="Arial" w:hAnsi="Arial" w:cs="Arial"/>
              </w:rPr>
            </w:rPrChange>
          </w:rPr>
          <w:t>բանկի</w:t>
        </w:r>
        <w:r w:rsidRPr="00537147">
          <w:rPr>
            <w:lang w:val="hy-AM"/>
            <w:rPrChange w:id="11475" w:author="Զարինե Սարգսյան" w:date="2026-04-06T11:03:00Z">
              <w:rPr/>
            </w:rPrChange>
          </w:rPr>
          <w:t xml:space="preserve"> </w:t>
        </w:r>
        <w:r w:rsidRPr="00537147">
          <w:rPr>
            <w:rFonts w:ascii="Arial" w:hAnsi="Arial" w:cs="Arial"/>
            <w:lang w:val="hy-AM"/>
            <w:rPrChange w:id="11476" w:author="Զարինե Սարգսյան" w:date="2026-04-06T11:03:00Z">
              <w:rPr>
                <w:rFonts w:ascii="Arial" w:hAnsi="Arial" w:cs="Arial"/>
              </w:rPr>
            </w:rPrChange>
          </w:rPr>
          <w:t>միջնորդությամբ</w:t>
        </w:r>
        <w:r w:rsidRPr="00537147">
          <w:rPr>
            <w:lang w:val="hy-AM"/>
            <w:rPrChange w:id="11477" w:author="Զարինե Սարգսյան" w:date="2026-04-06T11:03:00Z">
              <w:rPr/>
            </w:rPrChange>
          </w:rPr>
          <w:t>:</w:t>
        </w:r>
      </w:ins>
      <w:ins w:id="11478" w:author="Զարինե Սարգսյան" w:date="2026-04-02T12:36:00Z">
        <w:r w:rsidR="00152C31" w:rsidRPr="00537147">
          <w:rPr>
            <w:lang w:val="hy-AM"/>
            <w:rPrChange w:id="11479" w:author="Զարինե Սարգսյան" w:date="2026-04-06T11:03:00Z">
              <w:rPr/>
            </w:rPrChange>
          </w:rPr>
          <w:t xml:space="preserve"> </w:t>
        </w:r>
        <w:r w:rsidR="00152C31" w:rsidRPr="00537147">
          <w:rPr>
            <w:rFonts w:ascii="Arial" w:hAnsi="Arial" w:cs="Arial"/>
            <w:lang w:val="hy-AM"/>
            <w:rPrChange w:id="11480" w:author="Զարինե Սարգսյան" w:date="2026-04-06T11:03:00Z">
              <w:rPr>
                <w:rFonts w:ascii="Arial" w:hAnsi="Arial" w:cs="Arial"/>
              </w:rPr>
            </w:rPrChange>
          </w:rPr>
          <w:t>Ընդ որում</w:t>
        </w:r>
        <w:r w:rsidR="00152C31" w:rsidRPr="00537147">
          <w:rPr>
            <w:rFonts w:ascii="Cambria Math" w:hAnsi="Cambria Math" w:cs="Arial"/>
            <w:lang w:val="hy-AM"/>
            <w:rPrChange w:id="11481" w:author="Զարինե Սարգսյան" w:date="2026-04-06T11:03:00Z">
              <w:rPr>
                <w:rFonts w:ascii="Cambria Math" w:hAnsi="Cambria Math" w:cs="Arial"/>
              </w:rPr>
            </w:rPrChange>
          </w:rPr>
          <w:t>․</w:t>
        </w:r>
      </w:ins>
    </w:p>
    <w:p w14:paraId="15F54B68" w14:textId="4F4275B4" w:rsidR="00C351F4" w:rsidRPr="00537147" w:rsidRDefault="007875CC">
      <w:pPr>
        <w:pStyle w:val="ListParagraph"/>
        <w:ind w:left="360"/>
        <w:rPr>
          <w:ins w:id="11482" w:author="Զարինե Սարգսյան" w:date="2026-04-02T12:29:00Z"/>
          <w:lang w:val="hy-AM"/>
          <w:rPrChange w:id="11483" w:author="Զարինե Սարգսյան" w:date="2026-04-06T11:03:00Z">
            <w:rPr>
              <w:ins w:id="11484" w:author="Զարինե Սարգսյան" w:date="2026-04-02T12:29:00Z"/>
            </w:rPr>
          </w:rPrChange>
        </w:rPr>
        <w:pPrChange w:id="11485" w:author="Զարինե Սարգսյան" w:date="2026-04-02T14:17:00Z">
          <w:pPr>
            <w:pStyle w:val="ListParagraph"/>
            <w:numPr>
              <w:numId w:val="8"/>
            </w:numPr>
            <w:ind w:left="360" w:hanging="360"/>
          </w:pPr>
        </w:pPrChange>
      </w:pPr>
      <w:ins w:id="11486" w:author="Զարինե Սարգսյան" w:date="2026-04-02T14:17:00Z">
        <w:r>
          <w:rPr>
            <w:rFonts w:ascii="Arial" w:hAnsi="Arial" w:cs="Arial"/>
            <w:lang w:val="hy-AM"/>
          </w:rPr>
          <w:t>ա</w:t>
        </w:r>
        <w:r>
          <w:rPr>
            <w:rFonts w:ascii="Cambria Math" w:hAnsi="Cambria Math" w:cs="Arial"/>
            <w:lang w:val="hy-AM"/>
          </w:rPr>
          <w:t xml:space="preserve">․ </w:t>
        </w:r>
      </w:ins>
      <w:ins w:id="11487" w:author="Զարինե Սարգսյան" w:date="2026-04-02T12:29:00Z">
        <w:r w:rsidR="00C351F4" w:rsidRPr="00537147">
          <w:rPr>
            <w:rFonts w:ascii="Arial" w:hAnsi="Arial" w:cs="Arial"/>
            <w:lang w:val="hy-AM"/>
            <w:rPrChange w:id="11488" w:author="Զարինե Սարգսյան" w:date="2026-04-06T11:03:00Z">
              <w:rPr>
                <w:rFonts w:ascii="Arial" w:hAnsi="Arial" w:cs="Arial"/>
              </w:rPr>
            </w:rPrChange>
          </w:rPr>
          <w:t>Էլեկտրոնային</w:t>
        </w:r>
        <w:r w:rsidR="00C351F4" w:rsidRPr="00537147">
          <w:rPr>
            <w:lang w:val="hy-AM"/>
            <w:rPrChange w:id="11489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490" w:author="Զարինե Սարգսյան" w:date="2026-04-06T11:03:00Z">
              <w:rPr>
                <w:rFonts w:ascii="Arial" w:hAnsi="Arial" w:cs="Arial"/>
              </w:rPr>
            </w:rPrChange>
          </w:rPr>
          <w:t>եղանակով</w:t>
        </w:r>
        <w:r w:rsidR="00C351F4" w:rsidRPr="00537147">
          <w:rPr>
            <w:lang w:val="hy-AM"/>
            <w:rPrChange w:id="11491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492" w:author="Զարինե Սարգսյան" w:date="2026-04-06T11:03:00Z">
              <w:rPr>
                <w:rFonts w:ascii="Arial" w:hAnsi="Arial" w:cs="Arial"/>
              </w:rPr>
            </w:rPrChange>
          </w:rPr>
          <w:t>Հաղորդագրությունների</w:t>
        </w:r>
        <w:r w:rsidR="00C351F4" w:rsidRPr="00537147">
          <w:rPr>
            <w:lang w:val="hy-AM"/>
            <w:rPrChange w:id="11493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494" w:author="Զարինե Սարգսյան" w:date="2026-04-06T11:03:00Z">
              <w:rPr>
                <w:rFonts w:ascii="Arial" w:hAnsi="Arial" w:cs="Arial"/>
              </w:rPr>
            </w:rPrChange>
          </w:rPr>
          <w:t>փոխանցումը</w:t>
        </w:r>
        <w:r w:rsidR="00C351F4" w:rsidRPr="00537147">
          <w:rPr>
            <w:lang w:val="hy-AM"/>
            <w:rPrChange w:id="11495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496" w:author="Զարինե Սարգսյան" w:date="2026-04-06T11:03:00Z">
              <w:rPr>
                <w:rFonts w:ascii="Arial" w:hAnsi="Arial" w:cs="Arial"/>
              </w:rPr>
            </w:rPrChange>
          </w:rPr>
          <w:t>կատարվում</w:t>
        </w:r>
        <w:r w:rsidR="00C351F4" w:rsidRPr="00537147">
          <w:rPr>
            <w:lang w:val="hy-AM"/>
            <w:rPrChange w:id="11497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498" w:author="Զարինե Սարգսյան" w:date="2026-04-06T11:03:00Z">
              <w:rPr>
                <w:rFonts w:ascii="Arial" w:hAnsi="Arial" w:cs="Arial"/>
              </w:rPr>
            </w:rPrChange>
          </w:rPr>
          <w:t>է</w:t>
        </w:r>
      </w:ins>
      <w:ins w:id="11499" w:author="Զարինե Սարգսյան" w:date="2026-04-02T14:17:00Z">
        <w:r w:rsidRPr="00537147">
          <w:rPr>
            <w:lang w:val="hy-AM"/>
            <w:rPrChange w:id="11500" w:author="Զարինե Սարգսյան" w:date="2026-04-06T11:03:00Z">
              <w:rPr/>
            </w:rPrChange>
          </w:rPr>
          <w:t xml:space="preserve"> </w:t>
        </w:r>
      </w:ins>
      <w:ins w:id="11501" w:author="Զարինե Սարգսյան" w:date="2026-04-02T12:29:00Z">
        <w:r w:rsidR="00C351F4" w:rsidRPr="00537147">
          <w:rPr>
            <w:rFonts w:ascii="Arial" w:hAnsi="Arial" w:cs="Arial"/>
            <w:lang w:val="hy-AM"/>
            <w:rPrChange w:id="11502" w:author="Զարինե Սարգսյան" w:date="2026-04-06T11:03:00Z">
              <w:rPr>
                <w:rFonts w:ascii="Arial" w:hAnsi="Arial" w:cs="Arial"/>
              </w:rPr>
            </w:rPrChange>
          </w:rPr>
          <w:t>Կենտրոնական</w:t>
        </w:r>
        <w:r w:rsidR="00C351F4" w:rsidRPr="00537147">
          <w:rPr>
            <w:lang w:val="hy-AM"/>
            <w:rPrChange w:id="11503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04" w:author="Զարինե Սարգսյան" w:date="2026-04-06T11:03:00Z">
              <w:rPr/>
            </w:rPrChange>
          </w:rPr>
          <w:t>բանկի</w:t>
        </w:r>
        <w:r w:rsidR="00C351F4" w:rsidRPr="00537147">
          <w:rPr>
            <w:lang w:val="hy-AM"/>
            <w:rPrChange w:id="11505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06" w:author="Զարինե Սարգսյան" w:date="2026-04-06T11:03:00Z">
              <w:rPr/>
            </w:rPrChange>
          </w:rPr>
          <w:t>Սի</w:t>
        </w:r>
        <w:r w:rsidR="00C351F4" w:rsidRPr="00537147">
          <w:rPr>
            <w:lang w:val="hy-AM"/>
            <w:rPrChange w:id="11507" w:author="Զարինե Սարգսյան" w:date="2026-04-06T11:03:00Z">
              <w:rPr/>
            </w:rPrChange>
          </w:rPr>
          <w:t>-</w:t>
        </w:r>
        <w:r w:rsidR="00C351F4" w:rsidRPr="00537147">
          <w:rPr>
            <w:rFonts w:ascii="Arial" w:hAnsi="Arial" w:cs="Arial"/>
            <w:lang w:val="hy-AM"/>
            <w:rPrChange w:id="11508" w:author="Զարինե Սարգսյան" w:date="2026-04-06T11:03:00Z">
              <w:rPr/>
            </w:rPrChange>
          </w:rPr>
          <w:t>Բի</w:t>
        </w:r>
        <w:r w:rsidR="00C351F4" w:rsidRPr="00537147">
          <w:rPr>
            <w:lang w:val="hy-AM"/>
            <w:rPrChange w:id="11509" w:author="Զարինե Սարգսյան" w:date="2026-04-06T11:03:00Z">
              <w:rPr/>
            </w:rPrChange>
          </w:rPr>
          <w:t>-</w:t>
        </w:r>
        <w:r w:rsidR="00C351F4" w:rsidRPr="00537147">
          <w:rPr>
            <w:rFonts w:ascii="Arial" w:hAnsi="Arial" w:cs="Arial"/>
            <w:lang w:val="hy-AM"/>
            <w:rPrChange w:id="11510" w:author="Զարինե Սարգսյան" w:date="2026-04-06T11:03:00Z">
              <w:rPr/>
            </w:rPrChange>
          </w:rPr>
          <w:t>Էյ</w:t>
        </w:r>
        <w:r w:rsidR="00C351F4" w:rsidRPr="00537147">
          <w:rPr>
            <w:lang w:val="hy-AM"/>
            <w:rPrChange w:id="11511" w:author="Զարինե Սարգսյան" w:date="2026-04-06T11:03:00Z">
              <w:rPr/>
            </w:rPrChange>
          </w:rPr>
          <w:t>-</w:t>
        </w:r>
        <w:r w:rsidR="00C351F4" w:rsidRPr="00537147">
          <w:rPr>
            <w:rFonts w:ascii="Arial" w:hAnsi="Arial" w:cs="Arial"/>
            <w:lang w:val="hy-AM"/>
            <w:rPrChange w:id="11512" w:author="Զարինե Սարգսյան" w:date="2026-04-06T11:03:00Z">
              <w:rPr/>
            </w:rPrChange>
          </w:rPr>
          <w:t>Նեթ</w:t>
        </w:r>
        <w:r w:rsidR="00C351F4" w:rsidRPr="00537147">
          <w:rPr>
            <w:lang w:val="hy-AM"/>
            <w:rPrChange w:id="11513" w:author="Զարինե Սարգսյան" w:date="2026-04-06T11:03:00Z">
              <w:rPr/>
            </w:rPrChange>
          </w:rPr>
          <w:t xml:space="preserve"> (CBANet) </w:t>
        </w:r>
        <w:r w:rsidR="00C351F4" w:rsidRPr="00537147">
          <w:rPr>
            <w:rFonts w:ascii="Arial" w:hAnsi="Arial" w:cs="Arial"/>
            <w:lang w:val="hy-AM"/>
            <w:rPrChange w:id="11514" w:author="Զարինե Սարգսյան" w:date="2026-04-06T11:03:00Z">
              <w:rPr/>
            </w:rPrChange>
          </w:rPr>
          <w:t>միջբանկային</w:t>
        </w:r>
        <w:r w:rsidR="00C351F4" w:rsidRPr="00537147">
          <w:rPr>
            <w:lang w:val="hy-AM"/>
            <w:rPrChange w:id="11515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16" w:author="Զարինե Սարգսյան" w:date="2026-04-06T11:03:00Z">
              <w:rPr/>
            </w:rPrChange>
          </w:rPr>
          <w:t>համակարգչային</w:t>
        </w:r>
        <w:r w:rsidR="00C351F4" w:rsidRPr="00537147">
          <w:rPr>
            <w:lang w:val="hy-AM"/>
            <w:rPrChange w:id="11517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18" w:author="Զարինե Սարգսյան" w:date="2026-04-06T11:03:00Z">
              <w:rPr/>
            </w:rPrChange>
          </w:rPr>
          <w:t>ցանցի</w:t>
        </w:r>
        <w:r w:rsidR="00C351F4" w:rsidRPr="00537147">
          <w:rPr>
            <w:lang w:val="hy-AM"/>
            <w:rPrChange w:id="11519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20" w:author="Զարինե Սարգսյան" w:date="2026-04-06T11:03:00Z">
              <w:rPr/>
            </w:rPrChange>
          </w:rPr>
          <w:t>միջոցով</w:t>
        </w:r>
      </w:ins>
      <w:ins w:id="11521" w:author="Զարինե Սարգսյան" w:date="2026-04-02T14:17:00Z">
        <w:r w:rsidRPr="00537147">
          <w:rPr>
            <w:lang w:val="hy-AM"/>
            <w:rPrChange w:id="11522" w:author="Զարինե Սարգսյան" w:date="2026-04-06T11:03:00Z">
              <w:rPr/>
            </w:rPrChange>
          </w:rPr>
          <w:t>,</w:t>
        </w:r>
      </w:ins>
    </w:p>
    <w:p w14:paraId="7E5A86A4" w14:textId="0E4FE072" w:rsidR="00C351F4" w:rsidRPr="00537147" w:rsidRDefault="007875CC">
      <w:pPr>
        <w:pStyle w:val="ListParagraph"/>
        <w:ind w:left="360"/>
        <w:rPr>
          <w:ins w:id="11523" w:author="Զարինե Սարգսյան" w:date="2026-04-02T12:29:00Z"/>
          <w:lang w:val="hy-AM"/>
          <w:rPrChange w:id="11524" w:author="Զարինե Սարգսյան" w:date="2026-04-06T11:03:00Z">
            <w:rPr>
              <w:ins w:id="11525" w:author="Զարինե Սարգսյան" w:date="2026-04-02T12:29:00Z"/>
            </w:rPr>
          </w:rPrChange>
        </w:rPr>
        <w:pPrChange w:id="11526" w:author="Զարինե Սարգսյան" w:date="2026-04-02T12:34:00Z">
          <w:pPr>
            <w:pStyle w:val="ListParagraph"/>
            <w:numPr>
              <w:numId w:val="8"/>
            </w:numPr>
            <w:ind w:left="360" w:hanging="360"/>
          </w:pPr>
        </w:pPrChange>
      </w:pPr>
      <w:ins w:id="11527" w:author="Զարինե Սարգսյան" w:date="2026-04-02T14:17:00Z">
        <w:r w:rsidRPr="00537147">
          <w:rPr>
            <w:rFonts w:ascii="Arial" w:hAnsi="Arial" w:cs="Arial"/>
            <w:lang w:val="hy-AM"/>
            <w:rPrChange w:id="11528" w:author="Զարինե Սարգսյան" w:date="2026-04-06T11:03:00Z">
              <w:rPr>
                <w:rFonts w:ascii="Arial" w:hAnsi="Arial" w:cs="Arial"/>
              </w:rPr>
            </w:rPrChange>
          </w:rPr>
          <w:t>բ</w:t>
        </w:r>
        <w:r w:rsidRPr="00537147">
          <w:rPr>
            <w:rFonts w:ascii="Cambria Math" w:hAnsi="Cambria Math" w:cs="Arial"/>
            <w:lang w:val="hy-AM"/>
            <w:rPrChange w:id="11529" w:author="Զարինե Սարգսյան" w:date="2026-04-06T11:03:00Z">
              <w:rPr>
                <w:rFonts w:ascii="Cambria Math" w:hAnsi="Cambria Math" w:cs="Arial"/>
              </w:rPr>
            </w:rPrChange>
          </w:rPr>
          <w:t xml:space="preserve">․ </w:t>
        </w:r>
      </w:ins>
      <w:ins w:id="11530" w:author="Զարինե Սարգսյան" w:date="2026-04-02T12:29:00Z">
        <w:r w:rsidR="00C351F4" w:rsidRPr="00537147">
          <w:rPr>
            <w:rFonts w:ascii="Arial" w:hAnsi="Arial" w:cs="Arial"/>
            <w:lang w:val="hy-AM"/>
            <w:rPrChange w:id="11531" w:author="Զարինե Սարգսյան" w:date="2026-04-06T11:03:00Z">
              <w:rPr>
                <w:rFonts w:ascii="Arial" w:hAnsi="Arial" w:cs="Arial"/>
              </w:rPr>
            </w:rPrChange>
          </w:rPr>
          <w:t>Արտակարգ</w:t>
        </w:r>
        <w:r w:rsidR="00C351F4" w:rsidRPr="00537147">
          <w:rPr>
            <w:lang w:val="hy-AM"/>
            <w:rPrChange w:id="11532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33" w:author="Զարինե Սարգսյան" w:date="2026-04-06T11:03:00Z">
              <w:rPr>
                <w:rFonts w:ascii="Arial" w:hAnsi="Arial" w:cs="Arial"/>
              </w:rPr>
            </w:rPrChange>
          </w:rPr>
          <w:t>իրավիճակների</w:t>
        </w:r>
        <w:r w:rsidR="00C351F4" w:rsidRPr="00537147">
          <w:rPr>
            <w:lang w:val="hy-AM"/>
            <w:rPrChange w:id="11534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35" w:author="Զարինե Սարգսյան" w:date="2026-04-06T11:03:00Z">
              <w:rPr>
                <w:rFonts w:ascii="Arial" w:hAnsi="Arial" w:cs="Arial"/>
              </w:rPr>
            </w:rPrChange>
          </w:rPr>
          <w:t>առաջացման</w:t>
        </w:r>
        <w:r w:rsidR="00C351F4" w:rsidRPr="00537147">
          <w:rPr>
            <w:lang w:val="hy-AM"/>
            <w:rPrChange w:id="11536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37" w:author="Զարինե Սարգսյան" w:date="2026-04-06T11:03:00Z">
              <w:rPr>
                <w:rFonts w:ascii="Arial" w:hAnsi="Arial" w:cs="Arial"/>
              </w:rPr>
            </w:rPrChange>
          </w:rPr>
          <w:t>դեպքում</w:t>
        </w:r>
        <w:r w:rsidR="00C351F4" w:rsidRPr="00537147">
          <w:rPr>
            <w:lang w:val="hy-AM"/>
            <w:rPrChange w:id="11538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39" w:author="Զարինե Սարգսյան" w:date="2026-04-06T11:03:00Z">
              <w:rPr>
                <w:rFonts w:ascii="Arial" w:hAnsi="Arial" w:cs="Arial"/>
              </w:rPr>
            </w:rPrChange>
          </w:rPr>
          <w:t>այդ</w:t>
        </w:r>
        <w:r w:rsidR="00C351F4" w:rsidRPr="00537147">
          <w:rPr>
            <w:lang w:val="hy-AM"/>
            <w:rPrChange w:id="11540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41" w:author="Զարինե Սարգսյան" w:date="2026-04-06T11:03:00Z">
              <w:rPr>
                <w:rFonts w:ascii="Arial" w:hAnsi="Arial" w:cs="Arial"/>
              </w:rPr>
            </w:rPrChange>
          </w:rPr>
          <w:t>Էլեկտրոնային</w:t>
        </w:r>
        <w:r w:rsidR="00C351F4" w:rsidRPr="00537147">
          <w:rPr>
            <w:lang w:val="hy-AM"/>
            <w:rPrChange w:id="11542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43" w:author="Զարինե Սարգսյան" w:date="2026-04-06T11:03:00Z">
              <w:rPr>
                <w:rFonts w:ascii="Arial" w:hAnsi="Arial" w:cs="Arial"/>
              </w:rPr>
            </w:rPrChange>
          </w:rPr>
          <w:t>հաղորդագրությունների</w:t>
        </w:r>
        <w:r w:rsidR="00C351F4" w:rsidRPr="00537147">
          <w:rPr>
            <w:lang w:val="hy-AM"/>
            <w:rPrChange w:id="11544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45" w:author="Զարինե Սարգսյան" w:date="2026-04-06T11:03:00Z">
              <w:rPr>
                <w:rFonts w:ascii="Arial" w:hAnsi="Arial" w:cs="Arial"/>
              </w:rPr>
            </w:rPrChange>
          </w:rPr>
          <w:t>փոխանցումը</w:t>
        </w:r>
        <w:r w:rsidR="00C351F4" w:rsidRPr="00537147">
          <w:rPr>
            <w:lang w:val="hy-AM"/>
            <w:rPrChange w:id="11546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47" w:author="Զարինե Սարգսյան" w:date="2026-04-06T11:03:00Z">
              <w:rPr>
                <w:rFonts w:ascii="Arial" w:hAnsi="Arial" w:cs="Arial"/>
              </w:rPr>
            </w:rPrChange>
          </w:rPr>
          <w:t>կատարվում</w:t>
        </w:r>
        <w:r w:rsidR="00C351F4" w:rsidRPr="00537147">
          <w:rPr>
            <w:lang w:val="hy-AM"/>
            <w:rPrChange w:id="11548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49" w:author="Զարինե Սարգսյան" w:date="2026-04-06T11:03:00Z">
              <w:rPr>
                <w:rFonts w:ascii="Arial" w:hAnsi="Arial" w:cs="Arial"/>
              </w:rPr>
            </w:rPrChange>
          </w:rPr>
          <w:t>է</w:t>
        </w:r>
        <w:r w:rsidR="00C351F4" w:rsidRPr="00537147">
          <w:rPr>
            <w:lang w:val="hy-AM"/>
            <w:rPrChange w:id="11550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51" w:author="Զարինե Սարգսյան" w:date="2026-04-06T11:03:00Z">
              <w:rPr>
                <w:rFonts w:ascii="Arial" w:hAnsi="Arial" w:cs="Arial"/>
              </w:rPr>
            </w:rPrChange>
          </w:rPr>
          <w:t>Կենտրոնական</w:t>
        </w:r>
        <w:r w:rsidR="00C351F4" w:rsidRPr="00537147">
          <w:rPr>
            <w:lang w:val="hy-AM"/>
            <w:rPrChange w:id="11552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53" w:author="Զարինե Սարգսյան" w:date="2026-04-06T11:03:00Z">
              <w:rPr>
                <w:rFonts w:ascii="Arial" w:hAnsi="Arial" w:cs="Arial"/>
              </w:rPr>
            </w:rPrChange>
          </w:rPr>
          <w:t>բանկի</w:t>
        </w:r>
        <w:r w:rsidR="00C351F4" w:rsidRPr="00537147">
          <w:rPr>
            <w:lang w:val="hy-AM"/>
            <w:rPrChange w:id="11554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55" w:author="Զարինե Սարգսյան" w:date="2026-04-06T11:03:00Z">
              <w:rPr>
                <w:rFonts w:ascii="Arial" w:hAnsi="Arial" w:cs="Arial"/>
              </w:rPr>
            </w:rPrChange>
          </w:rPr>
          <w:t>հետ</w:t>
        </w:r>
        <w:r w:rsidR="00C351F4" w:rsidRPr="00537147">
          <w:rPr>
            <w:lang w:val="hy-AM"/>
            <w:rPrChange w:id="11556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57" w:author="Զարինե Սարգսյան" w:date="2026-04-06T11:03:00Z">
              <w:rPr>
                <w:rFonts w:ascii="Arial" w:hAnsi="Arial" w:cs="Arial"/>
              </w:rPr>
            </w:rPrChange>
          </w:rPr>
          <w:t>համաձայնեցված</w:t>
        </w:r>
        <w:r w:rsidR="00C351F4" w:rsidRPr="00537147">
          <w:rPr>
            <w:lang w:val="hy-AM"/>
            <w:rPrChange w:id="11558" w:author="Զարինե Սարգսյան" w:date="2026-04-06T11:03:00Z">
              <w:rPr/>
            </w:rPrChange>
          </w:rPr>
          <w:t xml:space="preserve"> </w:t>
        </w:r>
        <w:r w:rsidR="00C351F4" w:rsidRPr="00537147">
          <w:rPr>
            <w:rFonts w:ascii="Arial" w:hAnsi="Arial" w:cs="Arial"/>
            <w:lang w:val="hy-AM"/>
            <w:rPrChange w:id="11559" w:author="Զարինե Սարգսյան" w:date="2026-04-06T11:03:00Z">
              <w:rPr>
                <w:rFonts w:ascii="Arial" w:hAnsi="Arial" w:cs="Arial"/>
              </w:rPr>
            </w:rPrChange>
          </w:rPr>
          <w:t>եղանակով</w:t>
        </w:r>
        <w:r w:rsidR="00C351F4" w:rsidRPr="00537147">
          <w:rPr>
            <w:lang w:val="hy-AM"/>
            <w:rPrChange w:id="11560" w:author="Զարինե Սարգսյան" w:date="2026-04-06T11:03:00Z">
              <w:rPr/>
            </w:rPrChange>
          </w:rPr>
          <w:t>:</w:t>
        </w:r>
      </w:ins>
    </w:p>
    <w:p w14:paraId="3EC22C71" w14:textId="77777777" w:rsidR="007875CC" w:rsidRPr="00537147" w:rsidRDefault="007875CC" w:rsidP="00152C31">
      <w:pPr>
        <w:pStyle w:val="ListParagraph"/>
        <w:numPr>
          <w:ilvl w:val="0"/>
          <w:numId w:val="8"/>
        </w:numPr>
        <w:shd w:val="clear" w:color="auto" w:fill="FFFFFF"/>
        <w:tabs>
          <w:tab w:val="left" w:pos="450"/>
        </w:tabs>
        <w:spacing w:after="0" w:line="240" w:lineRule="auto"/>
        <w:ind w:left="540"/>
        <w:rPr>
          <w:ins w:id="11561" w:author="Զարինե Սարգսյան" w:date="2026-04-02T14:19:00Z"/>
          <w:rFonts w:ascii="Arial" w:eastAsia="Times New Roman" w:hAnsi="Arial" w:cs="Arial"/>
          <w:color w:val="333333"/>
          <w:kern w:val="0"/>
          <w:lang w:val="hy-AM"/>
          <w14:ligatures w14:val="none"/>
          <w:rPrChange w:id="11562" w:author="Զարինե Սարգսյան" w:date="2026-04-06T11:03:00Z">
            <w:rPr>
              <w:ins w:id="11563" w:author="Զարինե Սարգսյան" w:date="2026-04-02T14:19:00Z"/>
              <w:rFonts w:ascii="Cambria Math" w:eastAsia="Times New Roman" w:hAnsi="Cambria Math" w:cs="Arial"/>
              <w:color w:val="333333"/>
              <w:kern w:val="0"/>
              <w14:ligatures w14:val="none"/>
            </w:rPr>
          </w:rPrChange>
        </w:rPr>
      </w:pPr>
      <w:ins w:id="11564" w:author="Զարինե Սարգսյան" w:date="2026-04-02T14:17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65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 xml:space="preserve">Սույն կարգի 50-րդ </w:t>
        </w:r>
      </w:ins>
      <w:ins w:id="11566" w:author="Զարինե Սարգսյան" w:date="2026-04-02T14:18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67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կետում նշված դեպքում Կ</w:t>
        </w:r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68" w:author="Զարինե Սարգսյան" w:date="2026-04-06T11:03:00Z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rPrChange>
          </w:rPr>
          <w:t>ենտրոնական բանկի միջնորդությամբ փոխանցված հաղորդագրությունների կիրառումը </w:t>
        </w:r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69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և</w:t>
        </w:r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70" w:author="Զարինե Սարգսյան" w:date="2026-04-06T11:03:00Z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rPrChange>
          </w:rPr>
          <w:t> պահպանումը</w:t>
        </w:r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71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 xml:space="preserve"> </w:t>
        </w:r>
      </w:ins>
      <w:ins w:id="11572" w:author="Զարինե Սարգսյան" w:date="2026-04-02T14:19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73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կատարվում է հետևյալ կերպ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574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>․</w:t>
        </w:r>
      </w:ins>
    </w:p>
    <w:p w14:paraId="4309937D" w14:textId="06EB61AA" w:rsidR="00152C31" w:rsidRPr="00537147" w:rsidRDefault="00152C31">
      <w:pPr>
        <w:pStyle w:val="ListParagraph"/>
        <w:numPr>
          <w:ilvl w:val="0"/>
          <w:numId w:val="9"/>
        </w:numPr>
        <w:shd w:val="clear" w:color="auto" w:fill="FFFFFF"/>
        <w:tabs>
          <w:tab w:val="left" w:pos="450"/>
        </w:tabs>
        <w:spacing w:after="0" w:line="240" w:lineRule="auto"/>
        <w:rPr>
          <w:ins w:id="11575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576" w:author="Զարինե Սարգսյան" w:date="2026-04-06T11:03:00Z">
            <w:rPr>
              <w:ins w:id="11577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578" w:author="Զարինե Սարգսյան" w:date="2026-04-02T14:19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579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80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Կենտրոնական բանկի կողմից տրամադրված տեխնիկածրագրային միջավայրով կամ սույն կարգի 46-րդ կետի 1-ին ենթակետի համաձայն Կենտրոնական բանկի համար Սի-Բի-Էյ-Նեթ ցանցում գրանցված հատուկ փոստային արկղին` Հարկային մարմնի</w:t>
        </w:r>
      </w:ins>
      <w:ins w:id="11581" w:author="Զարինե Սարգսյան" w:date="2026-04-02T14:25:00Z">
        <w:r w:rsidR="00DA2077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82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 xml:space="preserve"> </w:t>
        </w:r>
      </w:ins>
      <w:ins w:id="11583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84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 xml:space="preserve">կամ Առևտրային բանկերի կողմից արգելադրման գործընթացի հետ կապված փոխանցված բոլոր Հաղորդագրությունները և դրանցում նշված ամբողջ տեղեկատվությունը կարող է գրանցվել և պահպանվել Կենտրոնական բանկի կողմից, այդ նպատակով վարվող հատուկ տվյալների պահոցում (այսուհետ` </w:t>
        </w:r>
      </w:ins>
      <w:ins w:id="11585" w:author="Զարինե Սարգսյան" w:date="2026-04-02T14:24:00Z">
        <w:r w:rsidR="00077AE9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86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իրադարձությունների էլեկտրոնային գրանցամատյան</w:t>
        </w:r>
      </w:ins>
      <w:ins w:id="11587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88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): Ընդ որում`</w:t>
        </w:r>
      </w:ins>
    </w:p>
    <w:p w14:paraId="616C0264" w14:textId="4CCF8E5B" w:rsidR="00152C31" w:rsidRPr="00537147" w:rsidRDefault="007875CC">
      <w:pPr>
        <w:pStyle w:val="ListParagraph"/>
        <w:shd w:val="clear" w:color="auto" w:fill="FFFFFF"/>
        <w:spacing w:after="0" w:line="240" w:lineRule="auto"/>
        <w:rPr>
          <w:ins w:id="11589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590" w:author="Զարինե Սարգսյան" w:date="2026-04-06T11:03:00Z">
            <w:rPr>
              <w:ins w:id="11591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592" w:author="Զարինե Սարգսյան" w:date="2026-04-02T12:38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593" w:author="Զարինե Սարգսյան" w:date="2026-04-02T14:19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94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ա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595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 xml:space="preserve">․ </w:t>
        </w:r>
      </w:ins>
      <w:ins w:id="11596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597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Էլեկտրոնային համակարգի միջոցով փոխանցվող հաղորդագրությունները, ինչպես նաև Սի-Բի-Էյ-Նեթ համակարգչային ցանցի միջոցով փոխանցվող հաղորդագրությունները պահպանվում են համապատասխանաբար դրանցից յուրաքանչյուրի համար կիրառվող «</w:t>
        </w:r>
      </w:ins>
      <w:ins w:id="11598" w:author="Զարինե Սարգսյան" w:date="2026-04-02T12:40:00Z">
        <w:r w:rsidR="0004270A" w:rsidRPr="00537147">
          <w:rPr>
            <w:rFonts w:ascii="Arial" w:hAnsi="Arial" w:cs="Arial"/>
            <w:lang w:val="hy-AM"/>
            <w:rPrChange w:id="11599" w:author="Զարինե Սարգսյան" w:date="2026-04-06T11:03:00Z">
              <w:rPr>
                <w:rFonts w:ascii="Arial" w:hAnsi="Arial" w:cs="Arial"/>
              </w:rPr>
            </w:rPrChange>
          </w:rPr>
          <w:t>Ի</w:t>
        </w:r>
        <w:r w:rsidR="0004270A" w:rsidRPr="009A27EB">
          <w:rPr>
            <w:rFonts w:ascii="Arial" w:hAnsi="Arial" w:cs="Arial"/>
            <w:lang w:val="hy-AM"/>
          </w:rPr>
          <w:t>րադարձությունների</w:t>
        </w:r>
        <w:r w:rsidR="0004270A" w:rsidRPr="009A27EB">
          <w:rPr>
            <w:lang w:val="hy-AM"/>
          </w:rPr>
          <w:t xml:space="preserve"> </w:t>
        </w:r>
        <w:r w:rsidR="0004270A" w:rsidRPr="009A27EB">
          <w:rPr>
            <w:rFonts w:ascii="Arial" w:hAnsi="Arial" w:cs="Arial"/>
            <w:lang w:val="hy-AM"/>
          </w:rPr>
          <w:t>էլեկտրոնային</w:t>
        </w:r>
        <w:r w:rsidR="0004270A" w:rsidRPr="009A27EB">
          <w:rPr>
            <w:lang w:val="hy-AM"/>
          </w:rPr>
          <w:t xml:space="preserve"> </w:t>
        </w:r>
        <w:r w:rsidR="0004270A" w:rsidRPr="009A27EB">
          <w:rPr>
            <w:rFonts w:ascii="Arial" w:hAnsi="Arial" w:cs="Arial"/>
            <w:lang w:val="hy-AM"/>
          </w:rPr>
          <w:t>գրանցամատյան</w:t>
        </w:r>
        <w:r w:rsidR="0004270A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00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ում</w:t>
        </w:r>
      </w:ins>
      <w:ins w:id="11601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02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»:</w:t>
        </w:r>
      </w:ins>
    </w:p>
    <w:p w14:paraId="07A4AA52" w14:textId="2CC06914" w:rsidR="00152C31" w:rsidRPr="00537147" w:rsidRDefault="007875CC">
      <w:pPr>
        <w:pStyle w:val="ListParagraph"/>
        <w:shd w:val="clear" w:color="auto" w:fill="FFFFFF"/>
        <w:spacing w:after="0" w:line="240" w:lineRule="auto"/>
        <w:rPr>
          <w:ins w:id="11603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604" w:author="Զարինե Սարգսյան" w:date="2026-04-06T11:03:00Z">
            <w:rPr>
              <w:ins w:id="11605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606" w:author="Զարինե Սարգսյան" w:date="2026-04-02T12:39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607" w:author="Զարինե Սարգսյան" w:date="2026-04-02T14:20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08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բ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609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 xml:space="preserve">․ </w:t>
        </w:r>
      </w:ins>
      <w:ins w:id="11610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11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«</w:t>
        </w:r>
      </w:ins>
      <w:ins w:id="11612" w:author="Զարինե Սարգսյան" w:date="2026-04-02T12:39:00Z">
        <w:r w:rsidR="0004270A" w:rsidRPr="00537147">
          <w:rPr>
            <w:rFonts w:ascii="Arial" w:hAnsi="Arial" w:cs="Arial"/>
            <w:lang w:val="hy-AM"/>
            <w:rPrChange w:id="11613" w:author="Զարինե Սարգսյան" w:date="2026-04-06T11:03:00Z">
              <w:rPr>
                <w:rFonts w:ascii="Arial" w:hAnsi="Arial" w:cs="Arial"/>
              </w:rPr>
            </w:rPrChange>
          </w:rPr>
          <w:t>Ի</w:t>
        </w:r>
        <w:r w:rsidR="0004270A" w:rsidRPr="009A27EB">
          <w:rPr>
            <w:rFonts w:ascii="Arial" w:hAnsi="Arial" w:cs="Arial"/>
            <w:lang w:val="hy-AM"/>
          </w:rPr>
          <w:t>րադարձությունների</w:t>
        </w:r>
        <w:r w:rsidR="0004270A" w:rsidRPr="009A27EB">
          <w:rPr>
            <w:lang w:val="hy-AM"/>
          </w:rPr>
          <w:t xml:space="preserve"> </w:t>
        </w:r>
        <w:r w:rsidR="0004270A" w:rsidRPr="009A27EB">
          <w:rPr>
            <w:rFonts w:ascii="Arial" w:hAnsi="Arial" w:cs="Arial"/>
            <w:lang w:val="hy-AM"/>
          </w:rPr>
          <w:t>էլեկտրոնային</w:t>
        </w:r>
        <w:r w:rsidR="0004270A" w:rsidRPr="009A27EB">
          <w:rPr>
            <w:lang w:val="hy-AM"/>
          </w:rPr>
          <w:t xml:space="preserve"> </w:t>
        </w:r>
        <w:r w:rsidR="0004270A" w:rsidRPr="009A27EB">
          <w:rPr>
            <w:rFonts w:ascii="Arial" w:hAnsi="Arial" w:cs="Arial"/>
            <w:lang w:val="hy-AM"/>
          </w:rPr>
          <w:t>գրանցամատյան</w:t>
        </w:r>
        <w:r w:rsidR="0004270A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14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ում</w:t>
        </w:r>
      </w:ins>
      <w:ins w:id="11615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16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» պահպանվում են միայն Կենտրոնական բանկին տրամադրած, կամ վերջինիս ուղարկած Հաղորդագրություններում առկա տեղեկատվությունները:</w:t>
        </w:r>
      </w:ins>
    </w:p>
    <w:p w14:paraId="5326C628" w14:textId="31F81DEC" w:rsidR="00152C31" w:rsidRPr="00537147" w:rsidRDefault="007875CC">
      <w:pPr>
        <w:pStyle w:val="ListParagraph"/>
        <w:shd w:val="clear" w:color="auto" w:fill="FFFFFF"/>
        <w:spacing w:after="0" w:line="240" w:lineRule="auto"/>
        <w:rPr>
          <w:ins w:id="11617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618" w:author="Զարինե Սարգսյան" w:date="2026-04-06T11:03:00Z">
            <w:rPr>
              <w:ins w:id="11619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620" w:author="Զարինե Սարգսյան" w:date="2026-04-02T12:39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621" w:author="Զարինե Սարգսյան" w:date="2026-04-02T14:20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22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գ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623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 xml:space="preserve">․ </w:t>
        </w:r>
      </w:ins>
      <w:ins w:id="11624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25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«</w:t>
        </w:r>
      </w:ins>
      <w:ins w:id="11626" w:author="Զարինե Սարգսյան" w:date="2026-04-02T14:20:00Z">
        <w:r w:rsidRPr="00537147">
          <w:rPr>
            <w:rFonts w:ascii="Arial" w:hAnsi="Arial" w:cs="Arial"/>
            <w:lang w:val="hy-AM"/>
            <w:rPrChange w:id="11627" w:author="Զարինե Սարգսյան" w:date="2026-04-06T11:03:00Z">
              <w:rPr>
                <w:rFonts w:ascii="Arial" w:hAnsi="Arial" w:cs="Arial"/>
              </w:rPr>
            </w:rPrChange>
          </w:rPr>
          <w:t>Ի</w:t>
        </w:r>
        <w:r w:rsidRPr="009A27EB">
          <w:rPr>
            <w:rFonts w:ascii="Arial" w:hAnsi="Arial" w:cs="Arial"/>
            <w:lang w:val="hy-AM"/>
          </w:rPr>
          <w:t>րադարձությունների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էլեկտրոնային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գրանցամատյան</w:t>
        </w:r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28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ում</w:t>
        </w:r>
      </w:ins>
      <w:ins w:id="11629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30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» գրանցված տեղեկատվությունը Կենտրոնական բանկի կողմից արխիվացվում և պահպանվում է նվազագույնը 5 տարի ժամկետով:</w:t>
        </w:r>
      </w:ins>
    </w:p>
    <w:p w14:paraId="118CD97B" w14:textId="43904C09" w:rsidR="00152C31" w:rsidRPr="00537147" w:rsidRDefault="00152C31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ins w:id="11631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632" w:author="Զարինե Սարգսյան" w:date="2026-04-06T11:03:00Z">
            <w:rPr>
              <w:ins w:id="11633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634" w:author="Զարինե Սարգսյան" w:date="2026-04-02T14:21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635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36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Կենտրոնական բանկի կողմից «</w:t>
        </w:r>
      </w:ins>
      <w:ins w:id="11637" w:author="Զարինե Սարգսյան" w:date="2026-04-02T12:40:00Z">
        <w:r w:rsidR="0004270A" w:rsidRPr="00537147">
          <w:rPr>
            <w:rFonts w:ascii="Arial" w:hAnsi="Arial" w:cs="Arial"/>
            <w:lang w:val="hy-AM"/>
            <w:rPrChange w:id="11638" w:author="Զարինե Սարգսյան" w:date="2026-04-06T11:03:00Z">
              <w:rPr>
                <w:rFonts w:ascii="Arial" w:hAnsi="Arial" w:cs="Arial"/>
              </w:rPr>
            </w:rPrChange>
          </w:rPr>
          <w:t>Ի</w:t>
        </w:r>
        <w:r w:rsidR="0004270A" w:rsidRPr="009A27EB">
          <w:rPr>
            <w:rFonts w:ascii="Arial" w:hAnsi="Arial" w:cs="Arial"/>
            <w:lang w:val="hy-AM"/>
          </w:rPr>
          <w:t>րադարձությունների</w:t>
        </w:r>
        <w:r w:rsidR="0004270A" w:rsidRPr="009A27EB">
          <w:rPr>
            <w:lang w:val="hy-AM"/>
          </w:rPr>
          <w:t xml:space="preserve"> </w:t>
        </w:r>
        <w:r w:rsidR="0004270A" w:rsidRPr="009A27EB">
          <w:rPr>
            <w:rFonts w:ascii="Arial" w:hAnsi="Arial" w:cs="Arial"/>
            <w:lang w:val="hy-AM"/>
          </w:rPr>
          <w:t>էլեկտրոնային</w:t>
        </w:r>
        <w:r w:rsidR="0004270A" w:rsidRPr="009A27EB">
          <w:rPr>
            <w:lang w:val="hy-AM"/>
          </w:rPr>
          <w:t xml:space="preserve"> </w:t>
        </w:r>
        <w:r w:rsidR="0004270A" w:rsidRPr="009A27EB">
          <w:rPr>
            <w:rFonts w:ascii="Arial" w:hAnsi="Arial" w:cs="Arial"/>
            <w:lang w:val="hy-AM"/>
          </w:rPr>
          <w:t>գրանցամատյան</w:t>
        </w:r>
        <w:r w:rsidR="0004270A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39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ում</w:t>
        </w:r>
      </w:ins>
      <w:ins w:id="11640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41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» պահպանված տեղեկատվությունը կարող է տրամադրվել Հարկային մարմնին կամ Բանկերին, եթե այդ տեղեկությունն անհրաժեշտ է Հարկային մարմնի</w:t>
        </w:r>
      </w:ins>
      <w:ins w:id="11642" w:author="Զարինե Սարգսյան" w:date="2026-04-02T14:25:00Z">
        <w:r w:rsidR="00DA2077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43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 xml:space="preserve"> </w:t>
        </w:r>
      </w:ins>
      <w:ins w:id="11644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45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կամ Բանկերի միջև առաջացած վեճերի հետ կապված որպես ապացույց ներկայացնելու համար:</w:t>
        </w:r>
      </w:ins>
    </w:p>
    <w:p w14:paraId="637FFB34" w14:textId="7B8E1F6F" w:rsidR="00152C31" w:rsidRPr="00537147" w:rsidRDefault="00152C31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ins w:id="11646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647" w:author="Զարինե Սարգսյան" w:date="2026-04-06T11:03:00Z">
            <w:rPr>
              <w:ins w:id="11648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649" w:author="Զարինե Սարգսյան" w:date="2026-04-02T14:22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650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51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«</w:t>
        </w:r>
      </w:ins>
      <w:ins w:id="11652" w:author="Զարինե Սարգսյան" w:date="2026-04-02T14:20:00Z">
        <w:r w:rsidR="007875CC" w:rsidRPr="00537147">
          <w:rPr>
            <w:rFonts w:ascii="Arial" w:hAnsi="Arial" w:cs="Arial"/>
            <w:lang w:val="hy-AM"/>
            <w:rPrChange w:id="11653" w:author="Զարինե Սարգսյան" w:date="2026-04-06T11:03:00Z">
              <w:rPr>
                <w:rFonts w:ascii="Arial" w:hAnsi="Arial" w:cs="Arial"/>
              </w:rPr>
            </w:rPrChange>
          </w:rPr>
          <w:t>Ի</w:t>
        </w:r>
        <w:r w:rsidR="007875CC" w:rsidRPr="009A27EB">
          <w:rPr>
            <w:rFonts w:ascii="Arial" w:hAnsi="Arial" w:cs="Arial"/>
            <w:lang w:val="hy-AM"/>
          </w:rPr>
          <w:t>րադարձությունների</w:t>
        </w:r>
        <w:r w:rsidR="007875CC" w:rsidRPr="009A27EB">
          <w:rPr>
            <w:lang w:val="hy-AM"/>
          </w:rPr>
          <w:t xml:space="preserve"> </w:t>
        </w:r>
        <w:r w:rsidR="007875CC" w:rsidRPr="009A27EB">
          <w:rPr>
            <w:rFonts w:ascii="Arial" w:hAnsi="Arial" w:cs="Arial"/>
            <w:lang w:val="hy-AM"/>
          </w:rPr>
          <w:t>էլեկտրոնային</w:t>
        </w:r>
        <w:r w:rsidR="007875CC" w:rsidRPr="009A27EB">
          <w:rPr>
            <w:lang w:val="hy-AM"/>
          </w:rPr>
          <w:t xml:space="preserve"> </w:t>
        </w:r>
        <w:r w:rsidR="007875CC" w:rsidRPr="009A27EB">
          <w:rPr>
            <w:rFonts w:ascii="Arial" w:hAnsi="Arial" w:cs="Arial"/>
            <w:lang w:val="hy-AM"/>
          </w:rPr>
          <w:t>գրանցամատյան</w:t>
        </w:r>
        <w:r w:rsidR="007875CC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54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ից</w:t>
        </w:r>
      </w:ins>
      <w:ins w:id="11655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56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» տվյալների ստացման և կիրառման նպատակով, համապատասխան Բանկը կամ Հարկային մարմինը Կենտրոնական բանկ են ներկայացնում դիմում, որտեղ պետք է նշվի.</w:t>
        </w:r>
      </w:ins>
    </w:p>
    <w:p w14:paraId="3FD4EA95" w14:textId="288D19BA" w:rsidR="00152C31" w:rsidRPr="00537147" w:rsidRDefault="007875CC">
      <w:pPr>
        <w:pStyle w:val="ListParagraph"/>
        <w:shd w:val="clear" w:color="auto" w:fill="FFFFFF"/>
        <w:spacing w:after="0" w:line="240" w:lineRule="auto"/>
        <w:rPr>
          <w:ins w:id="11657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658" w:author="Զարինե Սարգսյան" w:date="2026-04-06T11:03:00Z">
            <w:rPr>
              <w:ins w:id="11659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660" w:author="Զարինե Սարգսյան" w:date="2026-04-02T12:39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661" w:author="Զարինե Սարգսյան" w:date="2026-04-02T14:23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62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lastRenderedPageBreak/>
          <w:t>ա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663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 xml:space="preserve">․ </w:t>
        </w:r>
      </w:ins>
      <w:ins w:id="11664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65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Դիմող կողմի (Բանկ կամ Հարկային մարմին) անվանումը, տվյալները</w:t>
        </w:r>
      </w:ins>
      <w:ins w:id="11666" w:author="Զարինե Սարգսյան" w:date="2026-04-02T14:23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67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,</w:t>
        </w:r>
      </w:ins>
    </w:p>
    <w:p w14:paraId="66383729" w14:textId="47023E19" w:rsidR="00152C31" w:rsidRPr="00537147" w:rsidRDefault="007875CC">
      <w:pPr>
        <w:pStyle w:val="ListParagraph"/>
        <w:shd w:val="clear" w:color="auto" w:fill="FFFFFF"/>
        <w:spacing w:after="0" w:line="240" w:lineRule="auto"/>
        <w:rPr>
          <w:ins w:id="11668" w:author="Զարինե Սարգսյան" w:date="2026-04-02T12:35:00Z"/>
          <w:rFonts w:ascii="Cambria Math" w:eastAsia="Times New Roman" w:hAnsi="Cambria Math" w:cs="Arial"/>
          <w:color w:val="333333"/>
          <w:kern w:val="0"/>
          <w:lang w:val="hy-AM"/>
          <w14:ligatures w14:val="none"/>
          <w:rPrChange w:id="11669" w:author="Զարինե Սարգսյան" w:date="2026-04-06T11:03:00Z">
            <w:rPr>
              <w:ins w:id="11670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671" w:author="Զարինե Սարգսյան" w:date="2026-04-02T12:39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672" w:author="Զարինե Սարգսյան" w:date="2026-04-02T14:23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73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բ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674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 xml:space="preserve">․ </w:t>
        </w:r>
      </w:ins>
      <w:ins w:id="11675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76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«</w:t>
        </w:r>
      </w:ins>
      <w:ins w:id="11677" w:author="Զարինե Սարգսյան" w:date="2026-04-02T14:23:00Z">
        <w:r w:rsidRPr="00537147">
          <w:rPr>
            <w:rFonts w:ascii="Arial" w:hAnsi="Arial" w:cs="Arial"/>
            <w:lang w:val="hy-AM"/>
            <w:rPrChange w:id="11678" w:author="Զարինե Սարգսյան" w:date="2026-04-06T11:03:00Z">
              <w:rPr>
                <w:rFonts w:ascii="Arial" w:hAnsi="Arial" w:cs="Arial"/>
              </w:rPr>
            </w:rPrChange>
          </w:rPr>
          <w:t>Ի</w:t>
        </w:r>
        <w:r w:rsidRPr="009A27EB">
          <w:rPr>
            <w:rFonts w:ascii="Arial" w:hAnsi="Arial" w:cs="Arial"/>
            <w:lang w:val="hy-AM"/>
          </w:rPr>
          <w:t>րադարձությունների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էլեկտրոնային</w:t>
        </w:r>
        <w:r w:rsidRPr="009A27EB">
          <w:rPr>
            <w:lang w:val="hy-AM"/>
          </w:rPr>
          <w:t xml:space="preserve"> </w:t>
        </w:r>
        <w:r w:rsidRPr="009A27EB">
          <w:rPr>
            <w:rFonts w:ascii="Arial" w:hAnsi="Arial" w:cs="Arial"/>
            <w:lang w:val="hy-AM"/>
          </w:rPr>
          <w:t>գրանցամատյան</w:t>
        </w:r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79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ից</w:t>
        </w:r>
      </w:ins>
      <w:ins w:id="11680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81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» տվյալների ստացման պատճառը</w:t>
        </w:r>
      </w:ins>
      <w:ins w:id="11682" w:author="Զարինե Սարգսյան" w:date="2026-04-02T14:23:00Z"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683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>,</w:t>
        </w:r>
      </w:ins>
    </w:p>
    <w:p w14:paraId="15A9025A" w14:textId="4FC9EA1B" w:rsidR="00152C31" w:rsidRPr="00537147" w:rsidRDefault="007875CC">
      <w:pPr>
        <w:pStyle w:val="ListParagraph"/>
        <w:shd w:val="clear" w:color="auto" w:fill="FFFFFF"/>
        <w:spacing w:after="0" w:line="240" w:lineRule="auto"/>
        <w:rPr>
          <w:ins w:id="11684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685" w:author="Զարինե Սարգսյան" w:date="2026-04-06T11:03:00Z">
            <w:rPr>
              <w:ins w:id="11686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687" w:author="Զարինե Սարգսյան" w:date="2026-04-02T12:39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688" w:author="Զարինե Սարգսյան" w:date="2026-04-02T14:23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89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գ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690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 xml:space="preserve">․ </w:t>
        </w:r>
      </w:ins>
      <w:ins w:id="11691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92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Հարկային արգելադրման մասին որոշման համարը</w:t>
        </w:r>
      </w:ins>
      <w:ins w:id="11693" w:author="Զարինե Սարգսյան" w:date="2026-04-02T14:23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694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,</w:t>
        </w:r>
      </w:ins>
    </w:p>
    <w:p w14:paraId="0FCC0419" w14:textId="72A9C4A4" w:rsidR="00152C31" w:rsidRPr="00537147" w:rsidRDefault="007875CC">
      <w:pPr>
        <w:pStyle w:val="ListParagraph"/>
        <w:shd w:val="clear" w:color="auto" w:fill="FFFFFF"/>
        <w:spacing w:after="0" w:line="240" w:lineRule="auto"/>
        <w:rPr>
          <w:ins w:id="11695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696" w:author="Զարինե Սարգսյան" w:date="2026-04-06T11:03:00Z">
            <w:rPr>
              <w:ins w:id="11697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698" w:author="Զարինե Սարգսյան" w:date="2026-04-02T12:39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699" w:author="Զարինե Սարգսյան" w:date="2026-04-02T14:23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700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դ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701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 xml:space="preserve">․ </w:t>
        </w:r>
      </w:ins>
      <w:ins w:id="11702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703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Հարկ վճարողի անվանումը և ՀՎՀՀ-ը</w:t>
        </w:r>
      </w:ins>
      <w:ins w:id="11704" w:author="Զարինե Սարգսյան" w:date="2026-04-02T14:23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705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,</w:t>
        </w:r>
      </w:ins>
    </w:p>
    <w:p w14:paraId="20C5FEE9" w14:textId="3192F577" w:rsidR="00152C31" w:rsidRPr="00537147" w:rsidRDefault="007875CC">
      <w:pPr>
        <w:pStyle w:val="ListParagraph"/>
        <w:shd w:val="clear" w:color="auto" w:fill="FFFFFF"/>
        <w:spacing w:after="0" w:line="240" w:lineRule="auto"/>
        <w:rPr>
          <w:ins w:id="11706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707" w:author="Զարինե Սարգսյան" w:date="2026-04-06T11:03:00Z">
            <w:rPr>
              <w:ins w:id="11708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709" w:author="Զարինե Սարգսյան" w:date="2026-04-02T12:39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710" w:author="Զարինե Սարգսյան" w:date="2026-04-02T14:23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711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ե</w:t>
        </w:r>
        <w:r w:rsidRPr="00537147">
          <w:rPr>
            <w:rFonts w:ascii="Cambria Math" w:eastAsia="Times New Roman" w:hAnsi="Cambria Math" w:cs="Arial"/>
            <w:color w:val="333333"/>
            <w:kern w:val="0"/>
            <w:lang w:val="hy-AM"/>
            <w14:ligatures w14:val="none"/>
            <w:rPrChange w:id="11712" w:author="Զարինե Սարգսյան" w:date="2026-04-06T11:03:00Z">
              <w:rPr>
                <w:rFonts w:ascii="Cambria Math" w:eastAsia="Times New Roman" w:hAnsi="Cambria Math" w:cs="Arial"/>
                <w:color w:val="333333"/>
                <w:kern w:val="0"/>
                <w14:ligatures w14:val="none"/>
              </w:rPr>
            </w:rPrChange>
          </w:rPr>
          <w:t xml:space="preserve">․ </w:t>
        </w:r>
      </w:ins>
      <w:ins w:id="11713" w:author="Զարինե Սարգսյան" w:date="2026-04-02T12:35:00Z">
        <w:r w:rsidR="00152C31"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714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Այն ժամանակահատվածը (ամսաթիվը, ժամը), որի ընթացքում փոխանցվել են տվյալ որոշման հետ կապված հաղորդագրությունները, և անհրաժեշտ է իրականացնել վերջիններիս որոնումը:</w:t>
        </w:r>
      </w:ins>
    </w:p>
    <w:p w14:paraId="66D10397" w14:textId="4EB939B9" w:rsidR="00152C31" w:rsidRPr="00537147" w:rsidRDefault="00152C31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ins w:id="11715" w:author="Զարինե Սարգսյան" w:date="2026-04-02T12:35:00Z"/>
          <w:rFonts w:ascii="Arial" w:eastAsia="Times New Roman" w:hAnsi="Arial" w:cs="Arial"/>
          <w:color w:val="333333"/>
          <w:kern w:val="0"/>
          <w:lang w:val="hy-AM"/>
          <w14:ligatures w14:val="none"/>
          <w:rPrChange w:id="11716" w:author="Զարինե Սարգսյան" w:date="2026-04-06T11:03:00Z">
            <w:rPr>
              <w:ins w:id="11717" w:author="Զարինե Սարգսյան" w:date="2026-04-02T12:35:00Z"/>
              <w:rFonts w:ascii="Arial" w:eastAsia="Times New Roman" w:hAnsi="Arial" w:cs="Arial"/>
              <w:color w:val="333333"/>
              <w:kern w:val="0"/>
              <w14:ligatures w14:val="none"/>
            </w:rPr>
          </w:rPrChange>
        </w:rPr>
        <w:pPrChange w:id="11718" w:author="Զարինե Սարգսյան" w:date="2026-04-02T14:23:00Z">
          <w:pPr>
            <w:pStyle w:val="ListParagraph"/>
            <w:numPr>
              <w:numId w:val="8"/>
            </w:numPr>
            <w:shd w:val="clear" w:color="auto" w:fill="FFFFFF"/>
            <w:spacing w:after="0" w:line="240" w:lineRule="auto"/>
            <w:ind w:hanging="360"/>
          </w:pPr>
        </w:pPrChange>
      </w:pPr>
      <w:ins w:id="11719" w:author="Զարինե Սարգսյան" w:date="2026-04-02T12:35:00Z">
        <w:r w:rsidRPr="00537147">
          <w:rPr>
            <w:rFonts w:ascii="Arial" w:eastAsia="Times New Roman" w:hAnsi="Arial" w:cs="Arial"/>
            <w:color w:val="333333"/>
            <w:kern w:val="0"/>
            <w:lang w:val="hy-AM"/>
            <w14:ligatures w14:val="none"/>
            <w:rPrChange w:id="11720" w:author="Զարինե Սարգսյան" w:date="2026-04-06T11:03:00Z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rPrChange>
          </w:rPr>
          <w:t>Յուրաքանչյուր Բանկ և Հարկային մարմինը կարող է ստանալ միայն իր կողմից ստացված և իր կողմից ուղարկված Հաղորդագրություններում պարունակվող տվյալների վերաբերյալ տեղեկատվություն:</w:t>
        </w:r>
      </w:ins>
    </w:p>
    <w:bookmarkEnd w:id="11365"/>
    <w:p w14:paraId="4A7F993A" w14:textId="71EC506D" w:rsidR="00C351F4" w:rsidRPr="00537147" w:rsidRDefault="00C351F4" w:rsidP="0004270A">
      <w:pPr>
        <w:rPr>
          <w:lang w:val="hy-AM"/>
          <w:rPrChange w:id="11721" w:author="Զարինե Սարգսյան" w:date="2026-04-06T11:03:00Z">
            <w:rPr/>
          </w:rPrChange>
        </w:rPr>
      </w:pPr>
    </w:p>
    <w:p w14:paraId="79C56E41" w14:textId="77777777" w:rsidR="00A320B0" w:rsidRPr="00537147" w:rsidRDefault="00A320B0" w:rsidP="00A320B0">
      <w:pPr>
        <w:rPr>
          <w:lang w:val="hy-AM"/>
          <w:rPrChange w:id="11722" w:author="Զարինե Սարգսյան" w:date="2026-04-06T11:03:00Z">
            <w:rPr/>
          </w:rPrChange>
        </w:rPr>
      </w:pPr>
      <w:r w:rsidRPr="00537147">
        <w:rPr>
          <w:lang w:val="hy-AM"/>
          <w:rPrChange w:id="11723" w:author="Զարինե Սարգսյան" w:date="2026-04-06T11:03:00Z">
            <w:rPr/>
          </w:rPrChange>
        </w:rPr>
        <w:t> </w:t>
      </w:r>
    </w:p>
    <w:tbl>
      <w:tblPr>
        <w:tblW w:w="5000" w:type="pct"/>
        <w:tblCellSpacing w:w="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521"/>
      </w:tblGrid>
      <w:tr w:rsidR="00A320B0" w:rsidRPr="00A320B0" w14:paraId="37D65D1A" w14:textId="77777777" w:rsidTr="00A320B0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23BDB5" w14:textId="77777777" w:rsidR="00A320B0" w:rsidRPr="00537147" w:rsidRDefault="00A320B0" w:rsidP="00A320B0">
            <w:pPr>
              <w:rPr>
                <w:lang w:val="hy-AM"/>
                <w:rPrChange w:id="11724" w:author="Զարինե Սարգսյան" w:date="2026-04-06T11:03:00Z">
                  <w:rPr/>
                </w:rPrChange>
              </w:rPr>
            </w:pPr>
          </w:p>
        </w:tc>
        <w:tc>
          <w:tcPr>
            <w:tcW w:w="4500" w:type="dxa"/>
            <w:shd w:val="clear" w:color="auto" w:fill="FFFFFF"/>
            <w:vAlign w:val="bottom"/>
            <w:hideMark/>
          </w:tcPr>
          <w:p w14:paraId="4431999A" w14:textId="77777777" w:rsidR="00A320B0" w:rsidRPr="00537147" w:rsidRDefault="00A320B0" w:rsidP="00A320B0">
            <w:pPr>
              <w:rPr>
                <w:lang w:val="hy-AM"/>
                <w:rPrChange w:id="11725" w:author="Զարինե Սարգսյան" w:date="2026-04-06T11:03:00Z">
                  <w:rPr/>
                </w:rPrChange>
              </w:rPr>
            </w:pPr>
            <w:r w:rsidRPr="00537147">
              <w:rPr>
                <w:rFonts w:ascii="Arial" w:hAnsi="Arial" w:cs="Arial"/>
                <w:b/>
                <w:bCs/>
                <w:lang w:val="hy-AM"/>
                <w:rPrChange w:id="11726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Հավելված</w:t>
            </w:r>
            <w:r w:rsidRPr="00537147">
              <w:rPr>
                <w:b/>
                <w:bCs/>
                <w:lang w:val="hy-AM"/>
                <w:rPrChange w:id="11727" w:author="Զարինե Սարգսյան" w:date="2026-04-06T11:03:00Z">
                  <w:rPr>
                    <w:b/>
                    <w:bCs/>
                  </w:rPr>
                </w:rPrChange>
              </w:rPr>
              <w:t xml:space="preserve"> 1</w:t>
            </w:r>
          </w:p>
          <w:p w14:paraId="3DDE8269" w14:textId="77777777" w:rsidR="00A320B0" w:rsidRPr="00537147" w:rsidRDefault="00A320B0" w:rsidP="00A320B0">
            <w:pPr>
              <w:rPr>
                <w:lang w:val="hy-AM"/>
                <w:rPrChange w:id="11728" w:author="Զարինե Սարգսյան" w:date="2026-04-06T11:03:00Z">
                  <w:rPr/>
                </w:rPrChange>
              </w:rPr>
            </w:pPr>
            <w:r w:rsidRPr="00537147">
              <w:rPr>
                <w:rFonts w:ascii="Arial" w:hAnsi="Arial" w:cs="Arial"/>
                <w:b/>
                <w:bCs/>
                <w:lang w:val="hy-AM"/>
                <w:rPrChange w:id="11729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ՀՀ</w:t>
            </w:r>
            <w:r w:rsidRPr="00537147">
              <w:rPr>
                <w:b/>
                <w:bCs/>
                <w:lang w:val="hy-AM"/>
                <w:rPrChange w:id="11730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31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կենտրոնական</w:t>
            </w:r>
            <w:r w:rsidRPr="00537147">
              <w:rPr>
                <w:b/>
                <w:bCs/>
                <w:lang w:val="hy-AM"/>
                <w:rPrChange w:id="11732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33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բանկի</w:t>
            </w:r>
            <w:r w:rsidRPr="00537147">
              <w:rPr>
                <w:b/>
                <w:bCs/>
                <w:lang w:val="hy-AM"/>
                <w:rPrChange w:id="11734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35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խորհրդի</w:t>
            </w:r>
          </w:p>
          <w:p w14:paraId="1C3DCB57" w14:textId="77777777" w:rsidR="00A320B0" w:rsidRPr="00537147" w:rsidRDefault="00A320B0" w:rsidP="00A320B0">
            <w:pPr>
              <w:rPr>
                <w:lang w:val="hy-AM"/>
                <w:rPrChange w:id="11736" w:author="Զարինե Սարգսյան" w:date="2026-04-06T11:03:00Z">
                  <w:rPr/>
                </w:rPrChange>
              </w:rPr>
            </w:pPr>
            <w:r w:rsidRPr="00537147">
              <w:rPr>
                <w:b/>
                <w:bCs/>
                <w:lang w:val="hy-AM"/>
                <w:rPrChange w:id="11737" w:author="Զարինե Սարգսյան" w:date="2026-04-06T11:03:00Z">
                  <w:rPr>
                    <w:b/>
                    <w:bCs/>
                  </w:rPr>
                </w:rPrChange>
              </w:rPr>
              <w:t xml:space="preserve">2019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38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թվականի</w:t>
            </w:r>
            <w:r w:rsidRPr="00537147">
              <w:rPr>
                <w:b/>
                <w:bCs/>
                <w:lang w:val="hy-AM"/>
                <w:rPrChange w:id="11739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40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փետրվարի</w:t>
            </w:r>
            <w:r w:rsidRPr="00537147">
              <w:rPr>
                <w:b/>
                <w:bCs/>
                <w:lang w:val="hy-AM"/>
                <w:rPrChange w:id="11741" w:author="Զարինե Սարգսյան" w:date="2026-04-06T11:03:00Z">
                  <w:rPr>
                    <w:b/>
                    <w:bCs/>
                  </w:rPr>
                </w:rPrChange>
              </w:rPr>
              <w:t xml:space="preserve"> 4-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42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ի</w:t>
            </w:r>
            <w:r w:rsidRPr="00537147">
              <w:rPr>
                <w:b/>
                <w:bCs/>
                <w:lang w:val="hy-AM"/>
                <w:rPrChange w:id="11743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44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թիվ</w:t>
            </w:r>
            <w:r w:rsidRPr="00537147">
              <w:rPr>
                <w:b/>
                <w:bCs/>
                <w:lang w:val="hy-AM"/>
                <w:rPrChange w:id="11745" w:author="Զարինե Սարգսյան" w:date="2026-04-06T11:03:00Z">
                  <w:rPr>
                    <w:b/>
                    <w:bCs/>
                  </w:rPr>
                </w:rPrChange>
              </w:rPr>
              <w:t xml:space="preserve"> 15-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46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Ն</w:t>
            </w:r>
          </w:p>
          <w:p w14:paraId="09AE903E" w14:textId="77777777" w:rsidR="00A320B0" w:rsidRPr="00537147" w:rsidRDefault="00A320B0" w:rsidP="00A320B0">
            <w:pPr>
              <w:rPr>
                <w:lang w:val="hy-AM"/>
                <w:rPrChange w:id="11747" w:author="Զարինե Սարգսյան" w:date="2026-04-06T11:03:00Z">
                  <w:rPr/>
                </w:rPrChange>
              </w:rPr>
            </w:pPr>
            <w:r w:rsidRPr="00537147">
              <w:rPr>
                <w:rFonts w:ascii="Arial" w:hAnsi="Arial" w:cs="Arial"/>
                <w:b/>
                <w:bCs/>
                <w:lang w:val="hy-AM"/>
                <w:rPrChange w:id="11748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և</w:t>
            </w:r>
          </w:p>
          <w:p w14:paraId="08E04084" w14:textId="77777777" w:rsidR="00A320B0" w:rsidRPr="00537147" w:rsidRDefault="00A320B0" w:rsidP="00A320B0">
            <w:pPr>
              <w:rPr>
                <w:lang w:val="hy-AM"/>
                <w:rPrChange w:id="11749" w:author="Զարինե Սարգսյան" w:date="2026-04-06T11:03:00Z">
                  <w:rPr/>
                </w:rPrChange>
              </w:rPr>
            </w:pPr>
            <w:r w:rsidRPr="00537147">
              <w:rPr>
                <w:rFonts w:ascii="Arial" w:hAnsi="Arial" w:cs="Arial"/>
                <w:b/>
                <w:bCs/>
                <w:lang w:val="hy-AM"/>
                <w:rPrChange w:id="11750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ՀՀ</w:t>
            </w:r>
            <w:r w:rsidRPr="00537147">
              <w:rPr>
                <w:b/>
                <w:bCs/>
                <w:lang w:val="hy-AM"/>
                <w:rPrChange w:id="11751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52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պետական</w:t>
            </w:r>
            <w:r w:rsidRPr="00537147">
              <w:rPr>
                <w:b/>
                <w:bCs/>
                <w:lang w:val="hy-AM"/>
                <w:rPrChange w:id="11753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54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եկամուտների</w:t>
            </w:r>
            <w:r w:rsidRPr="00537147">
              <w:rPr>
                <w:b/>
                <w:bCs/>
                <w:lang w:val="hy-AM"/>
                <w:rPrChange w:id="11755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56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կոմիտեի</w:t>
            </w:r>
          </w:p>
          <w:p w14:paraId="1E17BEF4" w14:textId="77777777" w:rsidR="00A320B0" w:rsidRPr="00537147" w:rsidRDefault="00A320B0" w:rsidP="00A320B0">
            <w:pPr>
              <w:rPr>
                <w:lang w:val="hy-AM"/>
                <w:rPrChange w:id="11757" w:author="Զարինե Սարգսյան" w:date="2026-04-06T11:03:00Z">
                  <w:rPr/>
                </w:rPrChange>
              </w:rPr>
            </w:pPr>
            <w:r w:rsidRPr="00537147">
              <w:rPr>
                <w:b/>
                <w:bCs/>
                <w:lang w:val="hy-AM"/>
                <w:rPrChange w:id="11758" w:author="Զարինե Սարգսյան" w:date="2026-04-06T11:03:00Z">
                  <w:rPr>
                    <w:b/>
                    <w:bCs/>
                  </w:rPr>
                </w:rPrChange>
              </w:rPr>
              <w:t xml:space="preserve">19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59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փետրվարի</w:t>
            </w:r>
            <w:r w:rsidRPr="00537147">
              <w:rPr>
                <w:b/>
                <w:bCs/>
                <w:lang w:val="hy-AM"/>
                <w:rPrChange w:id="11760" w:author="Զարինե Սարգսյան" w:date="2026-04-06T11:03:00Z">
                  <w:rPr>
                    <w:b/>
                    <w:bCs/>
                  </w:rPr>
                </w:rPrChange>
              </w:rPr>
              <w:t xml:space="preserve"> 2019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61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թվականի</w:t>
            </w:r>
            <w:r w:rsidRPr="00537147">
              <w:rPr>
                <w:b/>
                <w:bCs/>
                <w:lang w:val="hy-AM"/>
                <w:rPrChange w:id="11762" w:author="Զարինե Սարգսյան" w:date="2026-04-06T11:03:00Z">
                  <w:rPr>
                    <w:b/>
                    <w:bCs/>
                  </w:rPr>
                </w:rPrChange>
              </w:rPr>
              <w:t xml:space="preserve"> 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63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թիվ</w:t>
            </w:r>
            <w:r w:rsidRPr="00537147">
              <w:rPr>
                <w:b/>
                <w:bCs/>
                <w:lang w:val="hy-AM"/>
                <w:rPrChange w:id="11764" w:author="Զարինե Սարգսյան" w:date="2026-04-06T11:03:00Z">
                  <w:rPr>
                    <w:b/>
                    <w:bCs/>
                  </w:rPr>
                </w:rPrChange>
              </w:rPr>
              <w:t xml:space="preserve"> 111-</w:t>
            </w:r>
            <w:r w:rsidRPr="00537147">
              <w:rPr>
                <w:rFonts w:ascii="Arial" w:hAnsi="Arial" w:cs="Arial"/>
                <w:b/>
                <w:bCs/>
                <w:lang w:val="hy-AM"/>
                <w:rPrChange w:id="11765" w:author="Զարինե Սարգսյան" w:date="2026-04-06T11:03:00Z">
                  <w:rPr>
                    <w:rFonts w:ascii="Arial" w:hAnsi="Arial" w:cs="Arial"/>
                    <w:b/>
                    <w:bCs/>
                  </w:rPr>
                </w:rPrChange>
              </w:rPr>
              <w:t>Ն</w:t>
            </w:r>
          </w:p>
          <w:p w14:paraId="1005568F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համատեղ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որոշման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Հավելվածի</w:t>
            </w:r>
          </w:p>
        </w:tc>
      </w:tr>
    </w:tbl>
    <w:p w14:paraId="35BE8E48" w14:textId="77777777" w:rsidR="00A320B0" w:rsidRPr="00A320B0" w:rsidRDefault="00A320B0" w:rsidP="00A320B0">
      <w:r w:rsidRPr="00A320B0">
        <w:t> </w:t>
      </w:r>
    </w:p>
    <w:p w14:paraId="6A651FD8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Կիրառված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արգելադրումը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վերացնելու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մասին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հաճախորդի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դիմում</w:t>
      </w:r>
    </w:p>
    <w:p w14:paraId="44838A71" w14:textId="77777777" w:rsidR="00A320B0" w:rsidRPr="00A320B0" w:rsidRDefault="00A320B0" w:rsidP="00A320B0">
      <w:r w:rsidRPr="00A320B0">
        <w:t> </w:t>
      </w:r>
    </w:p>
    <w:p w14:paraId="0562FD40" w14:textId="77777777" w:rsidR="00A320B0" w:rsidRPr="00A320B0" w:rsidRDefault="00A320B0" w:rsidP="00A320B0"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անվանումը</w:t>
      </w:r>
      <w:r w:rsidRPr="00A320B0">
        <w:t xml:space="preserve"> -------------------------------------------------</w:t>
      </w:r>
    </w:p>
    <w:p w14:paraId="419A3ED1" w14:textId="77777777" w:rsidR="00A320B0" w:rsidRPr="00A320B0" w:rsidRDefault="00A320B0" w:rsidP="00A320B0">
      <w:r w:rsidRPr="00A320B0">
        <w:rPr>
          <w:rFonts w:ascii="Arial" w:hAnsi="Arial" w:cs="Arial"/>
        </w:rPr>
        <w:t>Ներկայացման</w:t>
      </w:r>
      <w:r w:rsidRPr="00A320B0">
        <w:t xml:space="preserve"> </w:t>
      </w:r>
      <w:r w:rsidRPr="00A320B0">
        <w:rPr>
          <w:rFonts w:ascii="Arial" w:hAnsi="Arial" w:cs="Arial"/>
        </w:rPr>
        <w:t>ամսաթիվը</w:t>
      </w:r>
      <w:r w:rsidRPr="00A320B0">
        <w:t xml:space="preserve"> «…..»___________________20….</w:t>
      </w:r>
      <w:r w:rsidRPr="00A320B0">
        <w:rPr>
          <w:rFonts w:ascii="Arial" w:hAnsi="Arial" w:cs="Arial"/>
        </w:rPr>
        <w:t>թ</w:t>
      </w:r>
    </w:p>
    <w:p w14:paraId="5568A51A" w14:textId="77777777" w:rsidR="00A320B0" w:rsidRPr="00A320B0" w:rsidRDefault="00A320B0" w:rsidP="00A320B0">
      <w:r w:rsidRPr="00A320B0">
        <w:rPr>
          <w:rFonts w:ascii="Arial" w:hAnsi="Arial" w:cs="Arial"/>
        </w:rPr>
        <w:t>Հաճախորդի</w:t>
      </w:r>
      <w:r w:rsidRPr="00A320B0">
        <w:t xml:space="preserve"> </w:t>
      </w:r>
      <w:r w:rsidRPr="00A320B0">
        <w:rPr>
          <w:rFonts w:ascii="Arial" w:hAnsi="Arial" w:cs="Arial"/>
        </w:rPr>
        <w:t>անուն</w:t>
      </w:r>
      <w:r w:rsidRPr="00A320B0">
        <w:t xml:space="preserve">, </w:t>
      </w:r>
      <w:r w:rsidRPr="00A320B0">
        <w:rPr>
          <w:rFonts w:ascii="Arial" w:hAnsi="Arial" w:cs="Arial"/>
        </w:rPr>
        <w:t>ազգանուն</w:t>
      </w:r>
      <w:r w:rsidRPr="00A320B0">
        <w:t xml:space="preserve"> (</w:t>
      </w:r>
      <w:r w:rsidRPr="00A320B0">
        <w:rPr>
          <w:rFonts w:ascii="Arial" w:hAnsi="Arial" w:cs="Arial"/>
        </w:rPr>
        <w:t>անվանումը</w:t>
      </w:r>
      <w:r w:rsidRPr="00A320B0">
        <w:t>) ----------------------------------------------------------------------------------,</w:t>
      </w:r>
    </w:p>
    <w:p w14:paraId="2A92B3BC" w14:textId="77777777" w:rsidR="00A320B0" w:rsidRPr="00A320B0" w:rsidRDefault="00A320B0" w:rsidP="00A320B0">
      <w:r w:rsidRPr="00A320B0">
        <w:rPr>
          <w:rFonts w:ascii="Arial" w:hAnsi="Arial" w:cs="Arial"/>
        </w:rPr>
        <w:t>Հաճախորդի</w:t>
      </w:r>
      <w:r w:rsidRPr="00A320B0">
        <w:t xml:space="preserve"> </w:t>
      </w:r>
      <w:r w:rsidRPr="00A320B0">
        <w:rPr>
          <w:rFonts w:ascii="Arial" w:hAnsi="Arial" w:cs="Arial"/>
        </w:rPr>
        <w:t>անձնագրային</w:t>
      </w:r>
      <w:r w:rsidRPr="00A320B0">
        <w:t xml:space="preserve"> </w:t>
      </w:r>
      <w:r w:rsidRPr="00A320B0">
        <w:rPr>
          <w:rFonts w:ascii="Arial" w:hAnsi="Arial" w:cs="Arial"/>
        </w:rPr>
        <w:t>տվյալներ</w:t>
      </w:r>
      <w:r w:rsidRPr="00A320B0">
        <w:t xml:space="preserve"> (</w:t>
      </w:r>
      <w:r w:rsidRPr="00A320B0">
        <w:rPr>
          <w:rFonts w:ascii="Arial" w:hAnsi="Arial" w:cs="Arial"/>
        </w:rPr>
        <w:t>ՀՎՀՀ</w:t>
      </w:r>
      <w:r w:rsidRPr="00A320B0">
        <w:t>) ----------------------------------------------------------------------------------,</w:t>
      </w:r>
    </w:p>
    <w:p w14:paraId="5905EC3E" w14:textId="77777777" w:rsidR="00A320B0" w:rsidRPr="00A320B0" w:rsidRDefault="00A320B0" w:rsidP="00A320B0">
      <w:r w:rsidRPr="00A320B0">
        <w:lastRenderedPageBreak/>
        <w:t> </w:t>
      </w:r>
    </w:p>
    <w:p w14:paraId="5344E229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Սույնով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խնդրում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եմ</w:t>
      </w:r>
    </w:p>
    <w:p w14:paraId="14A51E5B" w14:textId="77777777" w:rsidR="00A320B0" w:rsidRPr="00A320B0" w:rsidRDefault="00A320B0" w:rsidP="00A320B0">
      <w:r w:rsidRPr="00A320B0">
        <w:t xml:space="preserve">1.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մարմնի</w:t>
      </w:r>
      <w:r w:rsidRPr="00A320B0">
        <w:t xml:space="preserve"> </w:t>
      </w:r>
      <w:r w:rsidRPr="00A320B0">
        <w:rPr>
          <w:rFonts w:ascii="Arial" w:hAnsi="Arial" w:cs="Arial"/>
        </w:rPr>
        <w:t>պաշտոնատար</w:t>
      </w:r>
      <w:r w:rsidRPr="00A320B0">
        <w:t xml:space="preserve"> </w:t>
      </w:r>
      <w:r w:rsidRPr="00A320B0">
        <w:rPr>
          <w:rFonts w:ascii="Arial" w:hAnsi="Arial" w:cs="Arial"/>
        </w:rPr>
        <w:t>անձի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ընդունված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որոշման</w:t>
      </w:r>
      <w:r w:rsidRPr="00A320B0">
        <w:t xml:space="preserve"> </w:t>
      </w:r>
      <w:r w:rsidRPr="00A320B0">
        <w:rPr>
          <w:rFonts w:ascii="Arial" w:hAnsi="Arial" w:cs="Arial"/>
        </w:rPr>
        <w:t>համաձայն</w:t>
      </w:r>
      <w:r w:rsidRPr="00A320B0">
        <w:t xml:space="preserve">, </w:t>
      </w:r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կողմից</w:t>
      </w:r>
      <w:r w:rsidRPr="00A320B0">
        <w:t xml:space="preserve"> </w:t>
      </w:r>
      <w:r w:rsidRPr="00A320B0">
        <w:rPr>
          <w:rFonts w:ascii="Arial" w:hAnsi="Arial" w:cs="Arial"/>
        </w:rPr>
        <w:t>արգելադրված</w:t>
      </w:r>
      <w:r w:rsidRPr="00A320B0">
        <w:t xml:space="preserve"> </w:t>
      </w:r>
      <w:r w:rsidRPr="00A320B0">
        <w:rPr>
          <w:rFonts w:ascii="Arial" w:hAnsi="Arial" w:cs="Arial"/>
        </w:rPr>
        <w:t>միջոցների</w:t>
      </w:r>
      <w:r w:rsidRPr="00A320B0">
        <w:t xml:space="preserve"> </w:t>
      </w:r>
      <w:r w:rsidRPr="00A320B0">
        <w:rPr>
          <w:rFonts w:ascii="Arial" w:hAnsi="Arial" w:cs="Arial"/>
        </w:rPr>
        <w:t>վրա</w:t>
      </w:r>
      <w:r w:rsidRPr="00A320B0">
        <w:t xml:space="preserve"> </w:t>
      </w:r>
      <w:r w:rsidRPr="00A320B0">
        <w:rPr>
          <w:rFonts w:ascii="Arial" w:hAnsi="Arial" w:cs="Arial"/>
        </w:rPr>
        <w:t>կիրառված</w:t>
      </w:r>
      <w:r w:rsidRPr="00A320B0">
        <w:t xml:space="preserve"> </w:t>
      </w:r>
      <w:r w:rsidRPr="00A320B0">
        <w:rPr>
          <w:rFonts w:ascii="Arial" w:hAnsi="Arial" w:cs="Arial"/>
        </w:rPr>
        <w:t>արգելադրումը</w:t>
      </w:r>
      <w:r w:rsidRPr="00A320B0">
        <w:t xml:space="preserve"> </w:t>
      </w:r>
      <w:r w:rsidRPr="00A320B0">
        <w:rPr>
          <w:rFonts w:ascii="Arial" w:hAnsi="Arial" w:cs="Arial"/>
        </w:rPr>
        <w:t>վերացնել՝</w:t>
      </w:r>
      <w:r w:rsidRPr="00A320B0">
        <w:t xml:space="preserve"> </w:t>
      </w:r>
      <w:r w:rsidRPr="00A320B0">
        <w:rPr>
          <w:rFonts w:ascii="Arial" w:hAnsi="Arial" w:cs="Arial"/>
        </w:rPr>
        <w:t>հիմք</w:t>
      </w:r>
      <w:r w:rsidRPr="00A320B0">
        <w:t xml:space="preserve"> </w:t>
      </w:r>
      <w:r w:rsidRPr="00A320B0">
        <w:rPr>
          <w:rFonts w:ascii="Arial" w:hAnsi="Arial" w:cs="Arial"/>
        </w:rPr>
        <w:t>ընդունելով</w:t>
      </w:r>
      <w:r w:rsidRPr="00A320B0">
        <w:t xml:space="preserve"> </w:t>
      </w:r>
      <w:r w:rsidRPr="00A320B0">
        <w:rPr>
          <w:rFonts w:ascii="Arial" w:hAnsi="Arial" w:cs="Arial"/>
        </w:rPr>
        <w:t>այդ</w:t>
      </w:r>
      <w:r w:rsidRPr="00A320B0">
        <w:t xml:space="preserve"> </w:t>
      </w:r>
      <w:r w:rsidRPr="00A320B0">
        <w:rPr>
          <w:rFonts w:ascii="Arial" w:hAnsi="Arial" w:cs="Arial"/>
        </w:rPr>
        <w:t>գործընթացի</w:t>
      </w:r>
      <w:r w:rsidRPr="00A320B0">
        <w:t xml:space="preserve"> </w:t>
      </w:r>
      <w:r w:rsidRPr="00A320B0">
        <w:rPr>
          <w:rFonts w:ascii="Arial" w:hAnsi="Arial" w:cs="Arial"/>
        </w:rPr>
        <w:t>համար</w:t>
      </w:r>
      <w:r w:rsidRPr="00A320B0">
        <w:t xml:space="preserve"> </w:t>
      </w:r>
      <w:r w:rsidRPr="00A320B0">
        <w:rPr>
          <w:rFonts w:ascii="Arial" w:hAnsi="Arial" w:cs="Arial"/>
        </w:rPr>
        <w:t>օրենսդրությամբ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փաստաթղթերը</w:t>
      </w:r>
      <w:r w:rsidRPr="00A320B0">
        <w:t>, (</w:t>
      </w:r>
      <w:r w:rsidRPr="00A320B0">
        <w:rPr>
          <w:rFonts w:ascii="Arial" w:hAnsi="Arial" w:cs="Arial"/>
        </w:rPr>
        <w:t>որոնք</w:t>
      </w:r>
      <w:r w:rsidRPr="00A320B0">
        <w:t xml:space="preserve"> </w:t>
      </w:r>
      <w:r w:rsidRPr="00A320B0">
        <w:rPr>
          <w:rFonts w:ascii="Arial" w:hAnsi="Arial" w:cs="Arial"/>
        </w:rPr>
        <w:t>պարտադիր</w:t>
      </w:r>
      <w:r w:rsidRPr="00A320B0">
        <w:t xml:space="preserve"> </w:t>
      </w:r>
      <w:r w:rsidRPr="00A320B0">
        <w:rPr>
          <w:rFonts w:ascii="Arial" w:hAnsi="Arial" w:cs="Arial"/>
        </w:rPr>
        <w:t>պետք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կցվեն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դիմումին</w:t>
      </w:r>
      <w:r w:rsidRPr="00A320B0">
        <w:t>):</w:t>
      </w:r>
    </w:p>
    <w:p w14:paraId="1D8A4C46" w14:textId="77777777" w:rsidR="00A320B0" w:rsidRPr="00A320B0" w:rsidRDefault="00A320B0" w:rsidP="00A320B0">
      <w:r w:rsidRPr="00A320B0">
        <w:t xml:space="preserve">1.1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մասին</w:t>
      </w:r>
      <w:r w:rsidRPr="00A320B0">
        <w:t xml:space="preserve"> </w:t>
      </w:r>
      <w:r w:rsidRPr="00A320B0">
        <w:rPr>
          <w:rFonts w:ascii="Arial" w:hAnsi="Arial" w:cs="Arial"/>
        </w:rPr>
        <w:t>որոշման</w:t>
      </w:r>
      <w:r w:rsidRPr="00A320B0">
        <w:t xml:space="preserve"> </w:t>
      </w:r>
      <w:r w:rsidRPr="00A320B0">
        <w:rPr>
          <w:rFonts w:ascii="Arial" w:hAnsi="Arial" w:cs="Arial"/>
        </w:rPr>
        <w:t>համարը՝</w:t>
      </w:r>
      <w:r w:rsidRPr="00A320B0">
        <w:t xml:space="preserve"> </w:t>
      </w:r>
      <w:r w:rsidRPr="00A320B0">
        <w:rPr>
          <w:rFonts w:ascii="Arial" w:hAnsi="Arial" w:cs="Arial"/>
        </w:rPr>
        <w:t>թիվ</w:t>
      </w:r>
      <w:r w:rsidRPr="00A320B0">
        <w:t xml:space="preserve">---------------------------------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ամսաթիվը</w:t>
      </w:r>
      <w:r w:rsidRPr="00A320B0">
        <w:t xml:space="preserve"> --------------------------.</w:t>
      </w:r>
    </w:p>
    <w:p w14:paraId="5D9CCA48" w14:textId="77777777" w:rsidR="00A320B0" w:rsidRPr="00A320B0" w:rsidRDefault="00A320B0" w:rsidP="00A320B0">
      <w:r w:rsidRPr="00A320B0">
        <w:t xml:space="preserve">1.2 </w:t>
      </w:r>
      <w:r w:rsidRPr="00A320B0">
        <w:rPr>
          <w:rFonts w:ascii="Arial" w:hAnsi="Arial" w:cs="Arial"/>
        </w:rPr>
        <w:t>Նշված</w:t>
      </w:r>
      <w:r w:rsidRPr="00A320B0">
        <w:t xml:space="preserve"> </w:t>
      </w:r>
      <w:r w:rsidRPr="00A320B0">
        <w:rPr>
          <w:rFonts w:ascii="Arial" w:hAnsi="Arial" w:cs="Arial"/>
        </w:rPr>
        <w:t>Արգելադրման</w:t>
      </w:r>
      <w:r w:rsidRPr="00A320B0">
        <w:t xml:space="preserve"> </w:t>
      </w:r>
      <w:r w:rsidRPr="00A320B0">
        <w:rPr>
          <w:rFonts w:ascii="Arial" w:hAnsi="Arial" w:cs="Arial"/>
        </w:rPr>
        <w:t>որոշման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 </w:t>
      </w:r>
      <w:r w:rsidRPr="00A320B0">
        <w:rPr>
          <w:rFonts w:ascii="Arial" w:hAnsi="Arial" w:cs="Arial"/>
        </w:rPr>
        <w:t>Հաճախորդի</w:t>
      </w:r>
      <w:r w:rsidRPr="00A320B0">
        <w:t xml:space="preserve"> </w:t>
      </w:r>
      <w:r w:rsidRPr="00A320B0">
        <w:rPr>
          <w:rFonts w:ascii="Arial" w:hAnsi="Arial" w:cs="Arial"/>
        </w:rPr>
        <w:t>բանկային</w:t>
      </w:r>
      <w:r w:rsidRPr="00A320B0">
        <w:t xml:space="preserve"> </w:t>
      </w:r>
      <w:r w:rsidRPr="00A320B0">
        <w:rPr>
          <w:rFonts w:ascii="Arial" w:hAnsi="Arial" w:cs="Arial"/>
        </w:rPr>
        <w:t>հաշիվներին</w:t>
      </w:r>
      <w:r w:rsidRPr="00A320B0">
        <w:t xml:space="preserve"> </w:t>
      </w:r>
      <w:r w:rsidRPr="00A320B0">
        <w:rPr>
          <w:rFonts w:ascii="Arial" w:hAnsi="Arial" w:cs="Arial"/>
        </w:rPr>
        <w:t>արգելադրված</w:t>
      </w:r>
      <w:r w:rsidRPr="00A320B0">
        <w:t xml:space="preserve"> </w:t>
      </w:r>
      <w:r w:rsidRPr="00A320B0">
        <w:rPr>
          <w:rFonts w:ascii="Arial" w:hAnsi="Arial" w:cs="Arial"/>
        </w:rPr>
        <w:t>ընդհանուր</w:t>
      </w:r>
      <w:r w:rsidRPr="00A320B0">
        <w:t xml:space="preserve"> </w:t>
      </w:r>
      <w:r w:rsidRPr="00A320B0">
        <w:rPr>
          <w:rFonts w:ascii="Arial" w:hAnsi="Arial" w:cs="Arial"/>
        </w:rPr>
        <w:t>գումարը</w:t>
      </w:r>
      <w:r w:rsidRPr="00A320B0">
        <w:t xml:space="preserve"> </w:t>
      </w:r>
      <w:r w:rsidRPr="00A320B0">
        <w:rPr>
          <w:rFonts w:ascii="Arial" w:hAnsi="Arial" w:cs="Arial"/>
        </w:rPr>
        <w:t>կազմում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>.</w:t>
      </w:r>
    </w:p>
    <w:p w14:paraId="6309167A" w14:textId="77777777" w:rsidR="00A320B0" w:rsidRPr="00A320B0" w:rsidRDefault="00A320B0" w:rsidP="00A320B0">
      <w:r w:rsidRPr="00A320B0">
        <w:rPr>
          <w:rFonts w:ascii="Arial" w:hAnsi="Arial" w:cs="Arial"/>
        </w:rPr>
        <w:t>գումարը</w:t>
      </w:r>
      <w:r w:rsidRPr="00A320B0">
        <w:t xml:space="preserve"> ____________________ (</w:t>
      </w:r>
      <w:r w:rsidRPr="00A320B0">
        <w:rPr>
          <w:rFonts w:ascii="Arial" w:hAnsi="Arial" w:cs="Arial"/>
        </w:rPr>
        <w:t>ՀՀ</w:t>
      </w:r>
      <w:r w:rsidRPr="00A320B0">
        <w:t xml:space="preserve"> </w:t>
      </w:r>
      <w:r w:rsidRPr="00A320B0">
        <w:rPr>
          <w:rFonts w:ascii="Arial" w:hAnsi="Arial" w:cs="Arial"/>
        </w:rPr>
        <w:t>դրամ</w:t>
      </w:r>
      <w:r w:rsidRPr="00A320B0">
        <w:t>)</w:t>
      </w:r>
    </w:p>
    <w:p w14:paraId="6EB03CDB" w14:textId="77777777" w:rsidR="00A320B0" w:rsidRPr="00A320B0" w:rsidRDefault="00A320B0" w:rsidP="00A320B0">
      <w:r w:rsidRPr="00A320B0">
        <w:t xml:space="preserve">2. </w:t>
      </w:r>
      <w:r w:rsidRPr="00A320B0">
        <w:rPr>
          <w:rFonts w:ascii="Arial" w:hAnsi="Arial" w:cs="Arial"/>
        </w:rPr>
        <w:t>Թվարկել</w:t>
      </w:r>
      <w:r w:rsidRPr="00A320B0">
        <w:t xml:space="preserve"> </w:t>
      </w:r>
      <w:r w:rsidRPr="00A320B0">
        <w:rPr>
          <w:rFonts w:ascii="Arial" w:hAnsi="Arial" w:cs="Arial"/>
        </w:rPr>
        <w:t>կից</w:t>
      </w:r>
      <w:r w:rsidRPr="00A320B0">
        <w:t xml:space="preserve"> </w:t>
      </w:r>
      <w:r w:rsidRPr="00A320B0">
        <w:rPr>
          <w:rFonts w:ascii="Arial" w:hAnsi="Arial" w:cs="Arial"/>
        </w:rPr>
        <w:t>ներկայացվող</w:t>
      </w:r>
      <w:r w:rsidRPr="00A320B0">
        <w:t xml:space="preserve"> </w:t>
      </w:r>
      <w:r w:rsidRPr="00A320B0">
        <w:rPr>
          <w:rFonts w:ascii="Arial" w:hAnsi="Arial" w:cs="Arial"/>
        </w:rPr>
        <w:t>փաստաթղթերի</w:t>
      </w:r>
      <w:r w:rsidRPr="00A320B0">
        <w:t xml:space="preserve"> </w:t>
      </w:r>
      <w:r w:rsidRPr="00A320B0">
        <w:rPr>
          <w:rFonts w:ascii="Arial" w:hAnsi="Arial" w:cs="Arial"/>
        </w:rPr>
        <w:t>տեսակները</w:t>
      </w:r>
      <w:r w:rsidRPr="00A320B0">
        <w:t>.</w:t>
      </w:r>
    </w:p>
    <w:p w14:paraId="7A1B8508" w14:textId="77777777" w:rsidR="00A320B0" w:rsidRPr="00A320B0" w:rsidRDefault="00A320B0" w:rsidP="00A320B0">
      <w:r w:rsidRPr="00A320B0">
        <w:rPr>
          <w:rFonts w:ascii="Arial" w:hAnsi="Arial" w:cs="Arial"/>
        </w:rPr>
        <w:t>ա</w:t>
      </w:r>
      <w:r w:rsidRPr="00A320B0">
        <w:t>. ____________________________________________________________</w:t>
      </w:r>
    </w:p>
    <w:p w14:paraId="0CCB7E45" w14:textId="77777777" w:rsidR="00A320B0" w:rsidRPr="00A320B0" w:rsidRDefault="00A320B0" w:rsidP="00A320B0">
      <w:r w:rsidRPr="00A320B0">
        <w:rPr>
          <w:rFonts w:ascii="Arial" w:hAnsi="Arial" w:cs="Arial"/>
        </w:rPr>
        <w:t>բ</w:t>
      </w:r>
      <w:r w:rsidRPr="00A320B0">
        <w:t>. ____________________________________________________________</w:t>
      </w:r>
    </w:p>
    <w:p w14:paraId="75B7C201" w14:textId="77777777" w:rsidR="00A320B0" w:rsidRPr="00A320B0" w:rsidRDefault="00A320B0" w:rsidP="00A320B0">
      <w:r w:rsidRPr="00A320B0">
        <w:rPr>
          <w:rFonts w:ascii="Arial" w:hAnsi="Arial" w:cs="Arial"/>
        </w:rPr>
        <w:t>գ</w:t>
      </w:r>
      <w:r w:rsidRPr="00A320B0">
        <w:t>. ____________________________________________________________</w:t>
      </w:r>
    </w:p>
    <w:p w14:paraId="259A8F42" w14:textId="77777777" w:rsidR="00A320B0" w:rsidRPr="00A320B0" w:rsidRDefault="00A320B0" w:rsidP="00A320B0">
      <w:r w:rsidRPr="00A320B0">
        <w:rPr>
          <w:rFonts w:ascii="Arial" w:hAnsi="Arial" w:cs="Arial"/>
        </w:rPr>
        <w:t>դ</w:t>
      </w:r>
      <w:r w:rsidRPr="00A320B0">
        <w:t>. ____________________________________________________________</w:t>
      </w:r>
    </w:p>
    <w:p w14:paraId="3576AA39" w14:textId="77777777" w:rsidR="00A320B0" w:rsidRPr="00A320B0" w:rsidRDefault="00A320B0" w:rsidP="00A320B0">
      <w:r w:rsidRPr="00A320B0">
        <w:t xml:space="preserve">3. </w:t>
      </w:r>
      <w:r w:rsidRPr="00A320B0">
        <w:rPr>
          <w:rFonts w:ascii="Arial" w:hAnsi="Arial" w:cs="Arial"/>
        </w:rPr>
        <w:t>Միաժամանակ</w:t>
      </w:r>
      <w:r w:rsidRPr="00A320B0">
        <w:t xml:space="preserve"> </w:t>
      </w:r>
      <w:r w:rsidRPr="00A320B0">
        <w:rPr>
          <w:rFonts w:ascii="Arial" w:hAnsi="Arial" w:cs="Arial"/>
        </w:rPr>
        <w:t>տեղեկացված</w:t>
      </w:r>
      <w:r w:rsidRPr="00A320B0">
        <w:t xml:space="preserve"> </w:t>
      </w:r>
      <w:r w:rsidRPr="00A320B0">
        <w:rPr>
          <w:rFonts w:ascii="Arial" w:hAnsi="Arial" w:cs="Arial"/>
        </w:rPr>
        <w:t>եմ</w:t>
      </w:r>
      <w:r w:rsidRPr="00A320B0">
        <w:t xml:space="preserve">, </w:t>
      </w:r>
      <w:r w:rsidRPr="00A320B0">
        <w:rPr>
          <w:rFonts w:ascii="Arial" w:hAnsi="Arial" w:cs="Arial"/>
        </w:rPr>
        <w:t>որ</w:t>
      </w:r>
      <w:r w:rsidRPr="00A320B0">
        <w:t xml:space="preserve"> </w:t>
      </w:r>
      <w:r w:rsidRPr="00A320B0">
        <w:rPr>
          <w:rFonts w:ascii="Arial" w:hAnsi="Arial" w:cs="Arial"/>
        </w:rPr>
        <w:t>ՀՀ</w:t>
      </w:r>
      <w:r w:rsidRPr="00A320B0">
        <w:t xml:space="preserve"> </w:t>
      </w:r>
      <w:r w:rsidRPr="00A320B0">
        <w:rPr>
          <w:rFonts w:ascii="Arial" w:hAnsi="Arial" w:cs="Arial"/>
        </w:rPr>
        <w:t>օրենսդրության</w:t>
      </w:r>
      <w:r w:rsidRPr="00A320B0">
        <w:t xml:space="preserve"> </w:t>
      </w:r>
      <w:r w:rsidRPr="00A320B0">
        <w:rPr>
          <w:rFonts w:ascii="Arial" w:hAnsi="Arial" w:cs="Arial"/>
        </w:rPr>
        <w:t>համաձայն՝</w:t>
      </w:r>
      <w:r w:rsidRPr="00A320B0">
        <w:t xml:space="preserve"> </w:t>
      </w:r>
      <w:r w:rsidRPr="00A320B0">
        <w:rPr>
          <w:rFonts w:ascii="Arial" w:hAnsi="Arial" w:cs="Arial"/>
        </w:rPr>
        <w:t>Բանկը</w:t>
      </w:r>
      <w:r w:rsidRPr="00A320B0">
        <w:t xml:space="preserve"> </w:t>
      </w:r>
      <w:r w:rsidRPr="00A320B0">
        <w:rPr>
          <w:rFonts w:ascii="Arial" w:hAnsi="Arial" w:cs="Arial"/>
        </w:rPr>
        <w:t>պետք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դիմումով</w:t>
      </w:r>
      <w:r w:rsidRPr="00A320B0">
        <w:t xml:space="preserve"> </w:t>
      </w:r>
      <w:r w:rsidRPr="00A320B0">
        <w:rPr>
          <w:rFonts w:ascii="Arial" w:hAnsi="Arial" w:cs="Arial"/>
        </w:rPr>
        <w:t>նշված</w:t>
      </w:r>
      <w:r w:rsidRPr="00A320B0">
        <w:t xml:space="preserve"> </w:t>
      </w:r>
      <w:r w:rsidRPr="00A320B0">
        <w:rPr>
          <w:rFonts w:ascii="Arial" w:hAnsi="Arial" w:cs="Arial"/>
        </w:rPr>
        <w:t>պահանջը</w:t>
      </w:r>
      <w:r w:rsidRPr="00A320B0">
        <w:t xml:space="preserve"> </w:t>
      </w:r>
      <w:r w:rsidRPr="00A320B0">
        <w:rPr>
          <w:rFonts w:ascii="Arial" w:hAnsi="Arial" w:cs="Arial"/>
        </w:rPr>
        <w:t>կատարի</w:t>
      </w:r>
      <w:r w:rsidRPr="00A320B0">
        <w:t xml:space="preserve">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մարմին</w:t>
      </w:r>
      <w:r w:rsidRPr="00A320B0">
        <w:t xml:space="preserve"> </w:t>
      </w:r>
      <w:r w:rsidRPr="00A320B0">
        <w:rPr>
          <w:rFonts w:ascii="Arial" w:hAnsi="Arial" w:cs="Arial"/>
        </w:rPr>
        <w:t>համապատասխան</w:t>
      </w:r>
      <w:r w:rsidRPr="00A320B0">
        <w:t xml:space="preserve"> </w:t>
      </w:r>
      <w:r w:rsidRPr="00A320B0">
        <w:rPr>
          <w:rFonts w:ascii="Arial" w:hAnsi="Arial" w:cs="Arial"/>
        </w:rPr>
        <w:t>հարցում</w:t>
      </w:r>
      <w:r w:rsidRPr="00A320B0">
        <w:t xml:space="preserve"> </w:t>
      </w:r>
      <w:r w:rsidRPr="00A320B0">
        <w:rPr>
          <w:rFonts w:ascii="Arial" w:hAnsi="Arial" w:cs="Arial"/>
        </w:rPr>
        <w:t>ուղարկելուց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պատասխան</w:t>
      </w:r>
      <w:r w:rsidRPr="00A320B0">
        <w:t xml:space="preserve"> </w:t>
      </w:r>
      <w:r w:rsidRPr="00A320B0">
        <w:rPr>
          <w:rFonts w:ascii="Arial" w:hAnsi="Arial" w:cs="Arial"/>
        </w:rPr>
        <w:t>ստանալուց</w:t>
      </w:r>
      <w:r w:rsidRPr="00A320B0">
        <w:t xml:space="preserve"> </w:t>
      </w:r>
      <w:r w:rsidRPr="00A320B0">
        <w:rPr>
          <w:rFonts w:ascii="Arial" w:hAnsi="Arial" w:cs="Arial"/>
        </w:rPr>
        <w:t>հետո</w:t>
      </w:r>
      <w:r w:rsidRPr="00A320B0">
        <w:t xml:space="preserve">: </w:t>
      </w:r>
      <w:r w:rsidRPr="00A320B0">
        <w:rPr>
          <w:rFonts w:ascii="Arial" w:hAnsi="Arial" w:cs="Arial"/>
        </w:rPr>
        <w:t>Որի</w:t>
      </w:r>
      <w:r w:rsidRPr="00A320B0">
        <w:t xml:space="preserve"> </w:t>
      </w:r>
      <w:r w:rsidRPr="00A320B0">
        <w:rPr>
          <w:rFonts w:ascii="Arial" w:hAnsi="Arial" w:cs="Arial"/>
        </w:rPr>
        <w:t>հետ</w:t>
      </w:r>
      <w:r w:rsidRPr="00A320B0">
        <w:t xml:space="preserve"> </w:t>
      </w:r>
      <w:r w:rsidRPr="00A320B0">
        <w:rPr>
          <w:rFonts w:ascii="Arial" w:hAnsi="Arial" w:cs="Arial"/>
        </w:rPr>
        <w:t>կապված</w:t>
      </w:r>
      <w:r w:rsidRPr="00A320B0">
        <w:t xml:space="preserve">, </w:t>
      </w:r>
      <w:r w:rsidRPr="00A320B0">
        <w:rPr>
          <w:rFonts w:ascii="Arial" w:hAnsi="Arial" w:cs="Arial"/>
        </w:rPr>
        <w:t>Հարկային</w:t>
      </w:r>
      <w:r w:rsidRPr="00A320B0">
        <w:t xml:space="preserve"> </w:t>
      </w:r>
      <w:r w:rsidRPr="00A320B0">
        <w:rPr>
          <w:rFonts w:ascii="Arial" w:hAnsi="Arial" w:cs="Arial"/>
        </w:rPr>
        <w:t>մարմինը</w:t>
      </w:r>
      <w:r w:rsidRPr="00A320B0">
        <w:t xml:space="preserve"> </w:t>
      </w:r>
      <w:r w:rsidRPr="00A320B0">
        <w:rPr>
          <w:rFonts w:ascii="Arial" w:hAnsi="Arial" w:cs="Arial"/>
        </w:rPr>
        <w:t>սահմանված</w:t>
      </w:r>
      <w:r w:rsidRPr="00A320B0">
        <w:t xml:space="preserve"> </w:t>
      </w:r>
      <w:r w:rsidRPr="00A320B0">
        <w:rPr>
          <w:rFonts w:ascii="Arial" w:hAnsi="Arial" w:cs="Arial"/>
        </w:rPr>
        <w:t>ժամկետում</w:t>
      </w:r>
      <w:r w:rsidRPr="00A320B0">
        <w:t xml:space="preserve"> </w:t>
      </w:r>
      <w:r w:rsidRPr="00A320B0">
        <w:rPr>
          <w:rFonts w:ascii="Arial" w:hAnsi="Arial" w:cs="Arial"/>
        </w:rPr>
        <w:t>կարող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մերժել</w:t>
      </w:r>
      <w:r w:rsidRPr="00A320B0">
        <w:t xml:space="preserve"> </w:t>
      </w:r>
      <w:r w:rsidRPr="00A320B0">
        <w:rPr>
          <w:rFonts w:ascii="Arial" w:hAnsi="Arial" w:cs="Arial"/>
        </w:rPr>
        <w:t>սույն</w:t>
      </w:r>
      <w:r w:rsidRPr="00A320B0">
        <w:t xml:space="preserve"> </w:t>
      </w:r>
      <w:r w:rsidRPr="00A320B0">
        <w:rPr>
          <w:rFonts w:ascii="Arial" w:hAnsi="Arial" w:cs="Arial"/>
        </w:rPr>
        <w:t>դիմումով</w:t>
      </w:r>
      <w:r w:rsidRPr="00A320B0">
        <w:t xml:space="preserve"> </w:t>
      </w:r>
      <w:r w:rsidRPr="00A320B0">
        <w:rPr>
          <w:rFonts w:ascii="Arial" w:hAnsi="Arial" w:cs="Arial"/>
        </w:rPr>
        <w:t>նշված</w:t>
      </w:r>
      <w:r w:rsidRPr="00A320B0">
        <w:t xml:space="preserve"> </w:t>
      </w:r>
      <w:r w:rsidRPr="00A320B0">
        <w:rPr>
          <w:rFonts w:ascii="Arial" w:hAnsi="Arial" w:cs="Arial"/>
        </w:rPr>
        <w:t>պահանջի</w:t>
      </w:r>
      <w:r w:rsidRPr="00A320B0">
        <w:t xml:space="preserve"> </w:t>
      </w:r>
      <w:r w:rsidRPr="00A320B0">
        <w:rPr>
          <w:rFonts w:ascii="Arial" w:hAnsi="Arial" w:cs="Arial"/>
        </w:rPr>
        <w:t>կատարումը</w:t>
      </w:r>
      <w:r w:rsidRPr="00A320B0">
        <w:t>:</w:t>
      </w:r>
    </w:p>
    <w:p w14:paraId="246D1EFB" w14:textId="77777777" w:rsidR="00A320B0" w:rsidRPr="00A320B0" w:rsidRDefault="00A320B0" w:rsidP="00A320B0">
      <w:r w:rsidRPr="00A320B0">
        <w:rPr>
          <w:rFonts w:ascii="Arial" w:hAnsi="Arial" w:cs="Arial"/>
        </w:rPr>
        <w:t>Հաճախորդի</w:t>
      </w:r>
      <w:r w:rsidRPr="00A320B0">
        <w:t xml:space="preserve"> (</w:t>
      </w:r>
      <w:r w:rsidRPr="00A320B0">
        <w:rPr>
          <w:rFonts w:ascii="Arial" w:hAnsi="Arial" w:cs="Arial"/>
        </w:rPr>
        <w:t>իրավաբանական</w:t>
      </w:r>
      <w:r w:rsidRPr="00A320B0">
        <w:t xml:space="preserve"> </w:t>
      </w:r>
      <w:r w:rsidRPr="00A320B0">
        <w:rPr>
          <w:rFonts w:ascii="Arial" w:hAnsi="Arial" w:cs="Arial"/>
        </w:rPr>
        <w:t>անձի</w:t>
      </w:r>
      <w:r w:rsidRPr="00A320B0">
        <w:t xml:space="preserve"> </w:t>
      </w:r>
      <w:r w:rsidRPr="00A320B0">
        <w:rPr>
          <w:rFonts w:ascii="Arial" w:hAnsi="Arial" w:cs="Arial"/>
        </w:rPr>
        <w:t>տնօրենի</w:t>
      </w:r>
      <w:r w:rsidRPr="00A320B0">
        <w:t xml:space="preserve">, </w:t>
      </w:r>
      <w:r w:rsidRPr="00A320B0">
        <w:rPr>
          <w:rFonts w:ascii="Arial" w:hAnsi="Arial" w:cs="Arial"/>
        </w:rPr>
        <w:t>լիազոր</w:t>
      </w:r>
      <w:r w:rsidRPr="00A320B0">
        <w:t xml:space="preserve"> </w:t>
      </w:r>
      <w:r w:rsidRPr="00A320B0">
        <w:rPr>
          <w:rFonts w:ascii="Arial" w:hAnsi="Arial" w:cs="Arial"/>
        </w:rPr>
        <w:t>անձի</w:t>
      </w:r>
      <w:r w:rsidRPr="00A320B0">
        <w:t xml:space="preserve">) </w:t>
      </w:r>
      <w:r w:rsidRPr="00A320B0">
        <w:rPr>
          <w:rFonts w:ascii="Arial" w:hAnsi="Arial" w:cs="Arial"/>
        </w:rPr>
        <w:t>ստորագրությունը</w:t>
      </w:r>
      <w:r w:rsidRPr="00A320B0">
        <w:t xml:space="preserve"> ______________, </w:t>
      </w:r>
      <w:r w:rsidRPr="00A320B0">
        <w:rPr>
          <w:rFonts w:ascii="Arial" w:hAnsi="Arial" w:cs="Arial"/>
        </w:rPr>
        <w:t>կնիքը</w:t>
      </w:r>
      <w:r w:rsidRPr="00A320B0">
        <w:t xml:space="preserve"> (</w:t>
      </w:r>
      <w:r w:rsidRPr="00A320B0">
        <w:rPr>
          <w:rFonts w:ascii="Arial" w:hAnsi="Arial" w:cs="Arial"/>
        </w:rPr>
        <w:t>դրվում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առկայության</w:t>
      </w:r>
      <w:r w:rsidRPr="00A320B0">
        <w:t xml:space="preserve"> </w:t>
      </w:r>
      <w:r w:rsidRPr="00A320B0">
        <w:rPr>
          <w:rFonts w:ascii="Arial" w:hAnsi="Arial" w:cs="Arial"/>
        </w:rPr>
        <w:t>դեպքում</w:t>
      </w:r>
      <w:r w:rsidRPr="00A320B0">
        <w:t>)</w:t>
      </w:r>
    </w:p>
    <w:p w14:paraId="094A4799" w14:textId="77777777" w:rsidR="00A320B0" w:rsidRPr="00A320B0" w:rsidRDefault="00A320B0" w:rsidP="00A320B0">
      <w:r w:rsidRPr="00A320B0">
        <w:rPr>
          <w:rFonts w:ascii="Arial" w:hAnsi="Arial" w:cs="Arial"/>
        </w:rPr>
        <w:t>Բանկի</w:t>
      </w:r>
      <w:r w:rsidRPr="00A320B0">
        <w:t xml:space="preserve"> </w:t>
      </w:r>
      <w:r w:rsidRPr="00A320B0">
        <w:rPr>
          <w:rFonts w:ascii="Arial" w:hAnsi="Arial" w:cs="Arial"/>
        </w:rPr>
        <w:t>աշխատակցի</w:t>
      </w:r>
      <w:r w:rsidRPr="00A320B0">
        <w:t xml:space="preserve"> </w:t>
      </w:r>
      <w:r w:rsidRPr="00A320B0">
        <w:rPr>
          <w:rFonts w:ascii="Arial" w:hAnsi="Arial" w:cs="Arial"/>
        </w:rPr>
        <w:t>ստորագրությունը</w:t>
      </w:r>
      <w:r w:rsidRPr="00A320B0">
        <w:t xml:space="preserve"> </w:t>
      </w:r>
      <w:r w:rsidRPr="00A320B0">
        <w:rPr>
          <w:rFonts w:ascii="Arial" w:hAnsi="Arial" w:cs="Arial"/>
        </w:rPr>
        <w:t>և</w:t>
      </w:r>
      <w:r w:rsidRPr="00A320B0">
        <w:t xml:space="preserve"> </w:t>
      </w:r>
      <w:r w:rsidRPr="00A320B0">
        <w:rPr>
          <w:rFonts w:ascii="Arial" w:hAnsi="Arial" w:cs="Arial"/>
        </w:rPr>
        <w:t>ընդունման</w:t>
      </w:r>
      <w:r w:rsidRPr="00A320B0">
        <w:t xml:space="preserve"> </w:t>
      </w:r>
      <w:r w:rsidRPr="00A320B0">
        <w:rPr>
          <w:rFonts w:ascii="Arial" w:hAnsi="Arial" w:cs="Arial"/>
        </w:rPr>
        <w:t>ամսաթիվը</w:t>
      </w:r>
    </w:p>
    <w:p w14:paraId="01A965D8" w14:textId="77777777" w:rsidR="00A320B0" w:rsidRPr="00A320B0" w:rsidRDefault="00A320B0" w:rsidP="00A320B0">
      <w:r w:rsidRPr="00A320B0">
        <w:t>____________________, «___» _________ 20__</w:t>
      </w:r>
      <w:r w:rsidRPr="00A320B0">
        <w:rPr>
          <w:rFonts w:ascii="Arial" w:hAnsi="Arial" w:cs="Arial"/>
        </w:rPr>
        <w:t>թ</w:t>
      </w:r>
      <w:r w:rsidRPr="00A320B0">
        <w:t>.</w:t>
      </w:r>
    </w:p>
    <w:p w14:paraId="5AB4B7DB" w14:textId="77777777" w:rsidR="00A320B0" w:rsidRPr="00A320B0" w:rsidRDefault="00A320B0" w:rsidP="00A320B0">
      <w:r w:rsidRPr="00A320B0">
        <w:rPr>
          <w:rFonts w:ascii="Arial" w:hAnsi="Arial" w:cs="Arial"/>
        </w:rPr>
        <w:t>դրոշմակնիքը</w:t>
      </w:r>
      <w:r w:rsidRPr="00A320B0">
        <w:t xml:space="preserve"> (</w:t>
      </w:r>
      <w:r w:rsidRPr="00A320B0">
        <w:rPr>
          <w:rFonts w:ascii="Arial" w:hAnsi="Arial" w:cs="Arial"/>
        </w:rPr>
        <w:t>դրվում</w:t>
      </w:r>
      <w:r w:rsidRPr="00A320B0">
        <w:t xml:space="preserve"> </w:t>
      </w:r>
      <w:r w:rsidRPr="00A320B0">
        <w:rPr>
          <w:rFonts w:ascii="Arial" w:hAnsi="Arial" w:cs="Arial"/>
        </w:rPr>
        <w:t>է</w:t>
      </w:r>
      <w:r w:rsidRPr="00A320B0">
        <w:t xml:space="preserve"> </w:t>
      </w:r>
      <w:r w:rsidRPr="00A320B0">
        <w:rPr>
          <w:rFonts w:ascii="Arial" w:hAnsi="Arial" w:cs="Arial"/>
        </w:rPr>
        <w:t>առկայության</w:t>
      </w:r>
      <w:r w:rsidRPr="00A320B0">
        <w:t xml:space="preserve"> </w:t>
      </w:r>
      <w:r w:rsidRPr="00A320B0">
        <w:rPr>
          <w:rFonts w:ascii="Arial" w:hAnsi="Arial" w:cs="Arial"/>
        </w:rPr>
        <w:t>դեպքում</w:t>
      </w:r>
      <w:r w:rsidRPr="00A320B0">
        <w:t>)</w:t>
      </w:r>
    </w:p>
    <w:p w14:paraId="61FE22BA" w14:textId="77777777" w:rsidR="00A320B0" w:rsidRDefault="00A320B0" w:rsidP="00A320B0">
      <w:r w:rsidRPr="00A320B0">
        <w:t> </w:t>
      </w:r>
    </w:p>
    <w:p w14:paraId="62D91910" w14:textId="77777777" w:rsidR="00A320B0" w:rsidRDefault="00A320B0" w:rsidP="00A320B0"/>
    <w:p w14:paraId="40EA3A33" w14:textId="77777777" w:rsidR="00A320B0" w:rsidRPr="00A320B0" w:rsidRDefault="00A320B0" w:rsidP="00A320B0"/>
    <w:tbl>
      <w:tblPr>
        <w:tblW w:w="5000" w:type="pct"/>
        <w:tblCellSpacing w:w="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521"/>
      </w:tblGrid>
      <w:tr w:rsidR="00A320B0" w:rsidRPr="00A320B0" w14:paraId="01580991" w14:textId="77777777" w:rsidTr="00A320B0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871A86" w14:textId="77777777" w:rsidR="00A320B0" w:rsidRPr="00A320B0" w:rsidRDefault="00A320B0" w:rsidP="00A320B0"/>
        </w:tc>
        <w:tc>
          <w:tcPr>
            <w:tcW w:w="4500" w:type="dxa"/>
            <w:shd w:val="clear" w:color="auto" w:fill="FFFFFF"/>
            <w:vAlign w:val="bottom"/>
            <w:hideMark/>
          </w:tcPr>
          <w:p w14:paraId="73118887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Հավելված</w:t>
            </w:r>
            <w:r w:rsidRPr="00A320B0">
              <w:rPr>
                <w:b/>
                <w:bCs/>
              </w:rPr>
              <w:t xml:space="preserve"> 2</w:t>
            </w:r>
          </w:p>
          <w:p w14:paraId="02AF9B02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ՀՀ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կենտրոնական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բանկի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խորհրդի</w:t>
            </w:r>
          </w:p>
          <w:p w14:paraId="25DA47DC" w14:textId="77777777" w:rsidR="00A320B0" w:rsidRPr="00A320B0" w:rsidRDefault="00A320B0" w:rsidP="00A320B0">
            <w:r w:rsidRPr="00A320B0">
              <w:rPr>
                <w:b/>
                <w:bCs/>
              </w:rPr>
              <w:t xml:space="preserve">2019 </w:t>
            </w:r>
            <w:r w:rsidRPr="00A320B0">
              <w:rPr>
                <w:rFonts w:ascii="Arial" w:hAnsi="Arial" w:cs="Arial"/>
                <w:b/>
                <w:bCs/>
              </w:rPr>
              <w:t>թվականի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փետրվարի</w:t>
            </w:r>
            <w:r w:rsidRPr="00A320B0">
              <w:rPr>
                <w:b/>
                <w:bCs/>
              </w:rPr>
              <w:t xml:space="preserve"> 4-</w:t>
            </w:r>
            <w:r w:rsidRPr="00A320B0">
              <w:rPr>
                <w:rFonts w:ascii="Arial" w:hAnsi="Arial" w:cs="Arial"/>
                <w:b/>
                <w:bCs/>
              </w:rPr>
              <w:t>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 xml:space="preserve"> 15-</w:t>
            </w:r>
            <w:r w:rsidRPr="00A320B0">
              <w:rPr>
                <w:rFonts w:ascii="Arial" w:hAnsi="Arial" w:cs="Arial"/>
                <w:b/>
                <w:bCs/>
              </w:rPr>
              <w:t>Ն</w:t>
            </w:r>
          </w:p>
          <w:p w14:paraId="42039C3D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և</w:t>
            </w:r>
          </w:p>
          <w:p w14:paraId="1F8DAE6C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ՀՀ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պետական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եկամուտների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կոմիտեի</w:t>
            </w:r>
          </w:p>
          <w:p w14:paraId="19692C0B" w14:textId="77777777" w:rsidR="00A320B0" w:rsidRPr="00A320B0" w:rsidRDefault="00A320B0" w:rsidP="00A320B0">
            <w:r w:rsidRPr="00A320B0">
              <w:rPr>
                <w:b/>
                <w:bCs/>
              </w:rPr>
              <w:t xml:space="preserve">19 </w:t>
            </w:r>
            <w:r w:rsidRPr="00A320B0">
              <w:rPr>
                <w:rFonts w:ascii="Arial" w:hAnsi="Arial" w:cs="Arial"/>
                <w:b/>
                <w:bCs/>
              </w:rPr>
              <w:t>փետրվարի</w:t>
            </w:r>
            <w:r w:rsidRPr="00A320B0">
              <w:rPr>
                <w:b/>
                <w:bCs/>
              </w:rPr>
              <w:t xml:space="preserve"> 2019 </w:t>
            </w:r>
            <w:r w:rsidRPr="00A320B0">
              <w:rPr>
                <w:rFonts w:ascii="Arial" w:hAnsi="Arial" w:cs="Arial"/>
                <w:b/>
                <w:bCs/>
              </w:rPr>
              <w:t>թվականի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 xml:space="preserve"> 111-</w:t>
            </w:r>
            <w:r w:rsidRPr="00A320B0">
              <w:rPr>
                <w:rFonts w:ascii="Arial" w:hAnsi="Arial" w:cs="Arial"/>
                <w:b/>
                <w:bCs/>
              </w:rPr>
              <w:t>Ն</w:t>
            </w:r>
          </w:p>
          <w:p w14:paraId="72CB6E6C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համատեղ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որոշման</w:t>
            </w:r>
            <w:r w:rsidRPr="00A320B0">
              <w:rPr>
                <w:b/>
                <w:bCs/>
              </w:rPr>
              <w:t xml:space="preserve"> </w:t>
            </w:r>
            <w:r w:rsidRPr="00A320B0">
              <w:rPr>
                <w:rFonts w:ascii="Arial" w:hAnsi="Arial" w:cs="Arial"/>
                <w:b/>
                <w:bCs/>
              </w:rPr>
              <w:t>Հավելվածի</w:t>
            </w:r>
          </w:p>
        </w:tc>
      </w:tr>
    </w:tbl>
    <w:p w14:paraId="2973BB8C" w14:textId="77777777" w:rsidR="00A320B0" w:rsidRPr="00A320B0" w:rsidRDefault="00A320B0" w:rsidP="00A320B0">
      <w:r w:rsidRPr="00A320B0">
        <w:t> </w:t>
      </w:r>
    </w:p>
    <w:p w14:paraId="57EEA25B" w14:textId="77777777" w:rsidR="00A320B0" w:rsidRPr="00A320B0" w:rsidRDefault="00A320B0" w:rsidP="00A320B0">
      <w:r w:rsidRPr="00A320B0">
        <w:rPr>
          <w:rFonts w:ascii="Arial" w:hAnsi="Arial" w:cs="Arial"/>
          <w:b/>
          <w:bCs/>
        </w:rPr>
        <w:t>Սույն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կարգով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սահմանված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Արգելադրումների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գործընթացի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ավտոմատացման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հետ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կապված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կողմերի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միջև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ուղարկվող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հաղորդագրությունների</w:t>
      </w:r>
      <w:r w:rsidRPr="00A320B0">
        <w:rPr>
          <w:b/>
          <w:bCs/>
        </w:rPr>
        <w:t xml:space="preserve"> </w:t>
      </w:r>
      <w:r w:rsidRPr="00A320B0">
        <w:rPr>
          <w:rFonts w:ascii="Arial" w:hAnsi="Arial" w:cs="Arial"/>
          <w:b/>
          <w:bCs/>
        </w:rPr>
        <w:t>փոխկապվածությունը</w:t>
      </w:r>
    </w:p>
    <w:p w14:paraId="78D760BF" w14:textId="77777777" w:rsidR="00A320B0" w:rsidRPr="00A320B0" w:rsidRDefault="00A320B0" w:rsidP="00A320B0">
      <w:r w:rsidRPr="00A320B0">
        <w:t> </w:t>
      </w:r>
    </w:p>
    <w:tbl>
      <w:tblPr>
        <w:tblW w:w="975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0"/>
      </w:tblGrid>
      <w:tr w:rsidR="00A320B0" w:rsidRPr="00A320B0" w14:paraId="6FB386D5" w14:textId="77777777" w:rsidTr="00A320B0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9A78641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> 1 </w:t>
            </w:r>
            <w:r w:rsidRPr="00A320B0">
              <w:rPr>
                <w:rFonts w:ascii="Arial" w:hAnsi="Arial" w:cs="Arial"/>
                <w:b/>
                <w:bCs/>
              </w:rPr>
              <w:t>հաղորդագրություն</w:t>
            </w:r>
          </w:p>
          <w:p w14:paraId="2AD66A05" w14:textId="77777777" w:rsidR="00A320B0" w:rsidRPr="00A320B0" w:rsidRDefault="00A320B0" w:rsidP="00A320B0">
            <w:r w:rsidRPr="00A320B0">
              <w:t xml:space="preserve">1. </w:t>
            </w:r>
            <w:r w:rsidRPr="00A320B0">
              <w:rPr>
                <w:rFonts w:ascii="Arial" w:hAnsi="Arial" w:cs="Arial"/>
              </w:rPr>
              <w:t>Ուղարկող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</w:t>
            </w:r>
          </w:p>
          <w:p w14:paraId="7EAE05C6" w14:textId="77777777" w:rsidR="00A320B0" w:rsidRPr="00A320B0" w:rsidRDefault="00A320B0" w:rsidP="00A320B0">
            <w:r w:rsidRPr="00A320B0">
              <w:t xml:space="preserve">2. </w:t>
            </w:r>
            <w:r w:rsidRPr="00A320B0">
              <w:rPr>
                <w:rFonts w:ascii="Arial" w:hAnsi="Arial" w:cs="Arial"/>
              </w:rPr>
              <w:t>Հասցեատեր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</w:t>
            </w:r>
          </w:p>
          <w:p w14:paraId="75207377" w14:textId="77777777" w:rsidR="00A320B0" w:rsidRPr="00A320B0" w:rsidRDefault="00A320B0" w:rsidP="00A320B0">
            <w:r w:rsidRPr="00A320B0">
              <w:t xml:space="preserve">3. </w:t>
            </w:r>
            <w:r w:rsidRPr="00A320B0">
              <w:rPr>
                <w:rFonts w:ascii="Arial" w:hAnsi="Arial" w:cs="Arial"/>
              </w:rPr>
              <w:t>Ուղարկվում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>.</w:t>
            </w:r>
          </w:p>
          <w:p w14:paraId="78FA83DA" w14:textId="77777777" w:rsidR="00A320B0" w:rsidRPr="00A320B0" w:rsidRDefault="00A320B0" w:rsidP="00A320B0">
            <w:r w:rsidRPr="00A320B0">
              <w:t xml:space="preserve">1)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մարմնի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որոշումը՝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բոլոր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բանկերին</w:t>
            </w:r>
          </w:p>
          <w:p w14:paraId="3DA14A7E" w14:textId="77777777" w:rsidR="00A320B0" w:rsidRPr="00A320B0" w:rsidRDefault="00A320B0" w:rsidP="00A320B0">
            <w:r w:rsidRPr="00A320B0">
              <w:t xml:space="preserve">2) </w:t>
            </w:r>
            <w:r w:rsidRPr="00A320B0">
              <w:rPr>
                <w:rFonts w:ascii="Arial" w:hAnsi="Arial" w:cs="Arial"/>
              </w:rPr>
              <w:t>որոշումը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Կոնկրետ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բանկին՝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հաճախորդից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ընդունված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դիմումի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համաձայն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որոշման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արգելադրումը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այդ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իրականացնելու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նպատակով</w:t>
            </w:r>
          </w:p>
        </w:tc>
      </w:tr>
      <w:tr w:rsidR="00A320B0" w:rsidRPr="00A320B0" w14:paraId="679B7C5C" w14:textId="77777777" w:rsidTr="00A320B0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5488905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> 2 </w:t>
            </w:r>
            <w:r w:rsidRPr="00A320B0">
              <w:rPr>
                <w:rFonts w:ascii="Arial" w:hAnsi="Arial" w:cs="Arial"/>
                <w:b/>
                <w:bCs/>
              </w:rPr>
              <w:t>հաղորդագրություն</w:t>
            </w:r>
          </w:p>
          <w:p w14:paraId="5ABD7788" w14:textId="77777777" w:rsidR="00A320B0" w:rsidRPr="00A320B0" w:rsidRDefault="00A320B0" w:rsidP="00A320B0">
            <w:r w:rsidRPr="00A320B0">
              <w:t xml:space="preserve">1. </w:t>
            </w:r>
            <w:r w:rsidRPr="00A320B0">
              <w:rPr>
                <w:rFonts w:ascii="Arial" w:hAnsi="Arial" w:cs="Arial"/>
              </w:rPr>
              <w:t>Ուղարկող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</w:t>
            </w:r>
          </w:p>
          <w:p w14:paraId="319F79C5" w14:textId="77777777" w:rsidR="00A320B0" w:rsidRPr="00A320B0" w:rsidRDefault="00A320B0" w:rsidP="00A320B0">
            <w:r w:rsidRPr="00A320B0">
              <w:t xml:space="preserve">2. </w:t>
            </w:r>
            <w:r w:rsidRPr="00A320B0">
              <w:rPr>
                <w:rFonts w:ascii="Arial" w:hAnsi="Arial" w:cs="Arial"/>
              </w:rPr>
              <w:t>Հասցեատեր՝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</w:t>
            </w:r>
          </w:p>
          <w:p w14:paraId="4E0F3A7B" w14:textId="77777777" w:rsidR="00A320B0" w:rsidRPr="00A320B0" w:rsidRDefault="00A320B0" w:rsidP="00A320B0">
            <w:r w:rsidRPr="00A320B0">
              <w:t xml:space="preserve">3. </w:t>
            </w:r>
            <w:r w:rsidRPr="00A320B0">
              <w:rPr>
                <w:rFonts w:ascii="Arial" w:hAnsi="Arial" w:cs="Arial"/>
              </w:rPr>
              <w:t>Ուղարկվում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պատասխան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1 </w:t>
            </w:r>
            <w:r w:rsidRPr="00A320B0">
              <w:rPr>
                <w:rFonts w:ascii="Arial" w:hAnsi="Arial" w:cs="Arial"/>
              </w:rPr>
              <w:t>հաղորդագրության</w:t>
            </w:r>
            <w:r w:rsidRPr="00A320B0">
              <w:t xml:space="preserve"> (</w:t>
            </w:r>
            <w:r w:rsidRPr="00A320B0">
              <w:rPr>
                <w:rFonts w:ascii="Arial" w:hAnsi="Arial" w:cs="Arial"/>
              </w:rPr>
              <w:t>տվյալ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պահին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փաստացի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արգելադրված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գումարի</w:t>
            </w:r>
            <w:r w:rsidRPr="00A320B0">
              <w:t>/</w:t>
            </w:r>
            <w:r w:rsidRPr="00A320B0">
              <w:rPr>
                <w:rFonts w:ascii="Arial" w:hAnsi="Arial" w:cs="Arial"/>
              </w:rPr>
              <w:t>հարկ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վճարողի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մասին</w:t>
            </w:r>
            <w:r w:rsidRPr="00A320B0">
              <w:t>)</w:t>
            </w:r>
          </w:p>
          <w:p w14:paraId="39435833" w14:textId="77777777" w:rsidR="00A320B0" w:rsidRPr="00A320B0" w:rsidRDefault="00A320B0" w:rsidP="00A320B0">
            <w:r w:rsidRPr="00A320B0">
              <w:rPr>
                <w:rFonts w:ascii="Arial" w:hAnsi="Arial" w:cs="Arial"/>
              </w:rPr>
              <w:lastRenderedPageBreak/>
              <w:t>Վերջինիս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ամփոփման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և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հաստատման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արդյունքում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մարմինը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ուղարկում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3 </w:t>
            </w:r>
            <w:r w:rsidRPr="00A320B0">
              <w:rPr>
                <w:rFonts w:ascii="Arial" w:hAnsi="Arial" w:cs="Arial"/>
              </w:rPr>
              <w:t>հաղորդագրությունը</w:t>
            </w:r>
            <w:r w:rsidRPr="00A320B0">
              <w:t>:</w:t>
            </w:r>
          </w:p>
        </w:tc>
      </w:tr>
      <w:tr w:rsidR="00A320B0" w:rsidRPr="00A320B0" w14:paraId="650E7A8B" w14:textId="77777777" w:rsidTr="00A320B0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2FEBB79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lastRenderedPageBreak/>
              <w:t>Թիվ</w:t>
            </w:r>
            <w:r w:rsidRPr="00A320B0">
              <w:rPr>
                <w:b/>
                <w:bCs/>
              </w:rPr>
              <w:t> 3 </w:t>
            </w:r>
            <w:r w:rsidRPr="00A320B0">
              <w:rPr>
                <w:rFonts w:ascii="Arial" w:hAnsi="Arial" w:cs="Arial"/>
                <w:b/>
                <w:bCs/>
              </w:rPr>
              <w:t>հաղորդագրություն</w:t>
            </w:r>
          </w:p>
          <w:p w14:paraId="116AF9EF" w14:textId="77777777" w:rsidR="00A320B0" w:rsidRPr="00A320B0" w:rsidRDefault="00A320B0" w:rsidP="00A320B0">
            <w:r w:rsidRPr="00A320B0">
              <w:t xml:space="preserve">1. </w:t>
            </w:r>
            <w:r w:rsidRPr="00A320B0">
              <w:rPr>
                <w:rFonts w:ascii="Arial" w:hAnsi="Arial" w:cs="Arial"/>
              </w:rPr>
              <w:t>Ուղարկող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</w:t>
            </w:r>
          </w:p>
          <w:p w14:paraId="50030BA8" w14:textId="77777777" w:rsidR="00A320B0" w:rsidRPr="00A320B0" w:rsidRDefault="00A320B0" w:rsidP="00A320B0">
            <w:r w:rsidRPr="00A320B0">
              <w:t xml:space="preserve">2. </w:t>
            </w:r>
            <w:r w:rsidRPr="00A320B0">
              <w:rPr>
                <w:rFonts w:ascii="Arial" w:hAnsi="Arial" w:cs="Arial"/>
              </w:rPr>
              <w:t>Հասցեատեր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</w:t>
            </w:r>
          </w:p>
          <w:p w14:paraId="1FE310F6" w14:textId="77777777" w:rsidR="00A320B0" w:rsidRPr="00A320B0" w:rsidRDefault="00A320B0" w:rsidP="00A320B0">
            <w:r w:rsidRPr="00A320B0">
              <w:t xml:space="preserve">3. </w:t>
            </w:r>
            <w:r w:rsidRPr="00A320B0">
              <w:rPr>
                <w:rFonts w:ascii="Arial" w:hAnsi="Arial" w:cs="Arial"/>
              </w:rPr>
              <w:t>Ուղարկվում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2 </w:t>
            </w:r>
            <w:r w:rsidRPr="00A320B0">
              <w:rPr>
                <w:rFonts w:ascii="Arial" w:hAnsi="Arial" w:cs="Arial"/>
              </w:rPr>
              <w:t>հաղորդագրությունների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ամփոփման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արդյունքում</w:t>
            </w:r>
          </w:p>
        </w:tc>
      </w:tr>
      <w:tr w:rsidR="00A320B0" w:rsidRPr="00A320B0" w14:paraId="155BD0ED" w14:textId="77777777" w:rsidTr="00A320B0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78003C7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> 4 </w:t>
            </w:r>
            <w:r w:rsidRPr="00A320B0">
              <w:rPr>
                <w:rFonts w:ascii="Arial" w:hAnsi="Arial" w:cs="Arial"/>
                <w:b/>
                <w:bCs/>
              </w:rPr>
              <w:t>հաղորդագրություն</w:t>
            </w:r>
          </w:p>
          <w:p w14:paraId="051DEEF8" w14:textId="77777777" w:rsidR="00A320B0" w:rsidRPr="00A320B0" w:rsidRDefault="00A320B0" w:rsidP="00A320B0">
            <w:r w:rsidRPr="00A320B0">
              <w:t xml:space="preserve">1. </w:t>
            </w:r>
            <w:r w:rsidRPr="00A320B0">
              <w:rPr>
                <w:rFonts w:ascii="Arial" w:hAnsi="Arial" w:cs="Arial"/>
              </w:rPr>
              <w:t>Ուղարկող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</w:t>
            </w:r>
          </w:p>
          <w:p w14:paraId="6865555E" w14:textId="77777777" w:rsidR="00A320B0" w:rsidRPr="00A320B0" w:rsidRDefault="00A320B0" w:rsidP="00A320B0">
            <w:r w:rsidRPr="00A320B0">
              <w:t xml:space="preserve">2. </w:t>
            </w:r>
            <w:r w:rsidRPr="00A320B0">
              <w:rPr>
                <w:rFonts w:ascii="Arial" w:hAnsi="Arial" w:cs="Arial"/>
              </w:rPr>
              <w:t>Հասցեատեր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</w:t>
            </w:r>
          </w:p>
          <w:p w14:paraId="1288D69C" w14:textId="77777777" w:rsidR="00A320B0" w:rsidRPr="00A320B0" w:rsidRDefault="00A320B0" w:rsidP="00A320B0">
            <w:r w:rsidRPr="00A320B0">
              <w:t xml:space="preserve">3. </w:t>
            </w:r>
            <w:r w:rsidRPr="00A320B0">
              <w:rPr>
                <w:rFonts w:ascii="Arial" w:hAnsi="Arial" w:cs="Arial"/>
              </w:rPr>
              <w:t>Ուղարկվում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>.</w:t>
            </w:r>
          </w:p>
          <w:p w14:paraId="269DE1E2" w14:textId="77777777" w:rsidR="00A320B0" w:rsidRPr="00A320B0" w:rsidRDefault="00A320B0" w:rsidP="00A320B0">
            <w:r w:rsidRPr="00A320B0">
              <w:t xml:space="preserve">1) </w:t>
            </w:r>
            <w:r w:rsidRPr="00A320B0">
              <w:rPr>
                <w:rFonts w:ascii="Arial" w:hAnsi="Arial" w:cs="Arial"/>
              </w:rPr>
              <w:t>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պատասխան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3 </w:t>
            </w:r>
            <w:r w:rsidRPr="00A320B0">
              <w:rPr>
                <w:rFonts w:ascii="Arial" w:hAnsi="Arial" w:cs="Arial"/>
              </w:rPr>
              <w:t>հաղորդագրության</w:t>
            </w:r>
            <w:r w:rsidRPr="00A320B0">
              <w:t>,</w:t>
            </w:r>
          </w:p>
          <w:p w14:paraId="11EF7252" w14:textId="77777777" w:rsidR="00A320B0" w:rsidRPr="00A320B0" w:rsidRDefault="00A320B0" w:rsidP="00A320B0">
            <w:r w:rsidRPr="00A320B0">
              <w:t xml:space="preserve">2) </w:t>
            </w:r>
            <w:r w:rsidRPr="00A320B0">
              <w:rPr>
                <w:rFonts w:ascii="Arial" w:hAnsi="Arial" w:cs="Arial"/>
              </w:rPr>
              <w:t>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պատասխան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5 </w:t>
            </w:r>
            <w:r w:rsidRPr="00A320B0">
              <w:rPr>
                <w:rFonts w:ascii="Arial" w:hAnsi="Arial" w:cs="Arial"/>
              </w:rPr>
              <w:t>հաղորդագրության</w:t>
            </w:r>
            <w:r w:rsidRPr="00A320B0">
              <w:t>,</w:t>
            </w:r>
          </w:p>
          <w:p w14:paraId="4541E812" w14:textId="77777777" w:rsidR="00A320B0" w:rsidRDefault="00A320B0" w:rsidP="00A320B0">
            <w:pPr>
              <w:rPr>
                <w:ins w:id="11766" w:author="Զարինե Սարգսյան" w:date="2026-04-02T12:23:00Z"/>
                <w:rFonts w:ascii="Arial" w:hAnsi="Arial" w:cs="Arial"/>
              </w:rPr>
            </w:pPr>
            <w:r w:rsidRPr="00A320B0">
              <w:t xml:space="preserve">3) </w:t>
            </w:r>
            <w:r w:rsidRPr="00A320B0">
              <w:rPr>
                <w:rFonts w:ascii="Arial" w:hAnsi="Arial" w:cs="Arial"/>
              </w:rPr>
              <w:t>ըստ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կարգի՝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արգելադրված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միջոցները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այլ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պարտավորության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դիմաց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փոխանցելու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դեպքում</w:t>
            </w:r>
            <w:ins w:id="11767" w:author="Զարինե Սարգսյան" w:date="2026-04-02T12:23:00Z">
              <w:r w:rsidR="009515A8">
                <w:rPr>
                  <w:rFonts w:ascii="Arial" w:hAnsi="Arial" w:cs="Arial"/>
                </w:rPr>
                <w:t>,</w:t>
              </w:r>
            </w:ins>
          </w:p>
          <w:p w14:paraId="2A0177C0" w14:textId="03A7D3FE" w:rsidR="009515A8" w:rsidRPr="00A320B0" w:rsidRDefault="009515A8" w:rsidP="00A320B0">
            <w:ins w:id="11768" w:author="Զարինե Սարգսյան" w:date="2026-04-02T12:23:00Z">
              <w:r w:rsidRPr="009A27EB">
                <w:rPr>
                  <w:lang w:val="hy-AM"/>
                </w:rPr>
                <w:t xml:space="preserve">4) </w:t>
              </w:r>
              <w:r w:rsidRPr="009A27EB">
                <w:rPr>
                  <w:rFonts w:ascii="Arial" w:hAnsi="Arial" w:cs="Arial"/>
                  <w:lang w:val="hy-AM"/>
                </w:rPr>
                <w:t>ՀԿԱԾ</w:t>
              </w:r>
              <w:r w:rsidRPr="009A27EB">
                <w:rPr>
                  <w:lang w:val="hy-AM"/>
                </w:rPr>
                <w:t>-</w:t>
              </w:r>
              <w:r w:rsidRPr="009A27EB">
                <w:rPr>
                  <w:rFonts w:ascii="Arial" w:hAnsi="Arial" w:cs="Arial"/>
                  <w:lang w:val="hy-AM"/>
                </w:rPr>
                <w:t>ն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որոշումը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ստանալու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դեպքում</w:t>
              </w:r>
              <w:r w:rsidRPr="009A27EB">
                <w:rPr>
                  <w:lang w:val="hy-AM"/>
                </w:rPr>
                <w:t xml:space="preserve">, </w:t>
              </w:r>
              <w:r w:rsidRPr="009A27EB">
                <w:rPr>
                  <w:rFonts w:ascii="Arial" w:hAnsi="Arial" w:cs="Arial"/>
                  <w:lang w:val="hy-AM"/>
                </w:rPr>
                <w:t>որը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փոխկապված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կլինի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Հարկային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մարմնի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արգելադրման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որոշման</w:t>
              </w:r>
              <w:r w:rsidRPr="009A27EB">
                <w:rPr>
                  <w:lang w:val="hy-AM"/>
                </w:rPr>
                <w:t xml:space="preserve"> </w:t>
              </w:r>
              <w:r w:rsidRPr="009A27EB">
                <w:rPr>
                  <w:rFonts w:ascii="Arial" w:hAnsi="Arial" w:cs="Arial"/>
                  <w:lang w:val="hy-AM"/>
                </w:rPr>
                <w:t>հետ</w:t>
              </w:r>
            </w:ins>
          </w:p>
        </w:tc>
      </w:tr>
      <w:tr w:rsidR="00A320B0" w:rsidRPr="00A320B0" w14:paraId="4D0F3927" w14:textId="77777777" w:rsidTr="00A320B0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6AD535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> 5 </w:t>
            </w:r>
            <w:r w:rsidRPr="00A320B0">
              <w:rPr>
                <w:rFonts w:ascii="Arial" w:hAnsi="Arial" w:cs="Arial"/>
                <w:b/>
                <w:bCs/>
              </w:rPr>
              <w:t>հաղորդագրություն</w:t>
            </w:r>
          </w:p>
          <w:p w14:paraId="63824C89" w14:textId="77777777" w:rsidR="00A320B0" w:rsidRPr="00A320B0" w:rsidRDefault="00A320B0" w:rsidP="00A320B0">
            <w:r w:rsidRPr="00A320B0">
              <w:t xml:space="preserve">1. </w:t>
            </w:r>
            <w:r w:rsidRPr="00A320B0">
              <w:rPr>
                <w:rFonts w:ascii="Arial" w:hAnsi="Arial" w:cs="Arial"/>
              </w:rPr>
              <w:t>Ուղարկող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</w:t>
            </w:r>
          </w:p>
          <w:p w14:paraId="18BF0E65" w14:textId="77777777" w:rsidR="00A320B0" w:rsidRPr="00A320B0" w:rsidRDefault="00A320B0" w:rsidP="00A320B0">
            <w:r w:rsidRPr="00A320B0">
              <w:t xml:space="preserve">2. </w:t>
            </w:r>
            <w:r w:rsidRPr="00A320B0">
              <w:rPr>
                <w:rFonts w:ascii="Arial" w:hAnsi="Arial" w:cs="Arial"/>
              </w:rPr>
              <w:t>Հասցեատեր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</w:t>
            </w:r>
          </w:p>
          <w:p w14:paraId="7497FE5F" w14:textId="77777777" w:rsidR="00A320B0" w:rsidRPr="00A320B0" w:rsidRDefault="00A320B0" w:rsidP="00A320B0">
            <w:r w:rsidRPr="00A320B0">
              <w:t xml:space="preserve">3. </w:t>
            </w:r>
            <w:r w:rsidRPr="00A320B0">
              <w:rPr>
                <w:rFonts w:ascii="Arial" w:hAnsi="Arial" w:cs="Arial"/>
              </w:rPr>
              <w:t>Ուղարկվում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Արգելանքից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հանելու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դեպքերը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տեղի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ունենալու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դեպքում՝</w:t>
            </w:r>
          </w:p>
          <w:p w14:paraId="06067FDF" w14:textId="77777777" w:rsidR="00A320B0" w:rsidRPr="00A320B0" w:rsidRDefault="00A320B0" w:rsidP="00A320B0">
            <w:r w:rsidRPr="00A320B0">
              <w:t xml:space="preserve">1) </w:t>
            </w:r>
            <w:r w:rsidRPr="00A320B0">
              <w:rPr>
                <w:rFonts w:ascii="Arial" w:hAnsi="Arial" w:cs="Arial"/>
              </w:rPr>
              <w:t>պարտավորության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վճարում</w:t>
            </w:r>
            <w:r w:rsidRPr="00A320B0">
              <w:t>,</w:t>
            </w:r>
          </w:p>
          <w:p w14:paraId="42643D24" w14:textId="77777777" w:rsidR="00A320B0" w:rsidRPr="00A320B0" w:rsidRDefault="00A320B0" w:rsidP="00A320B0">
            <w:r w:rsidRPr="00A320B0">
              <w:t xml:space="preserve">2) </w:t>
            </w:r>
            <w:r w:rsidRPr="00A320B0">
              <w:rPr>
                <w:rFonts w:ascii="Arial" w:hAnsi="Arial" w:cs="Arial"/>
              </w:rPr>
              <w:t>ժամանակացույցի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կնքում</w:t>
            </w:r>
            <w:r w:rsidRPr="00A320B0">
              <w:t>,</w:t>
            </w:r>
          </w:p>
          <w:p w14:paraId="1A8A7196" w14:textId="77777777" w:rsidR="00A320B0" w:rsidRPr="00A320B0" w:rsidRDefault="00A320B0" w:rsidP="00A320B0">
            <w:r w:rsidRPr="00A320B0">
              <w:t xml:space="preserve">3) </w:t>
            </w:r>
            <w:r w:rsidRPr="00A320B0">
              <w:rPr>
                <w:rFonts w:ascii="Arial" w:hAnsi="Arial" w:cs="Arial"/>
              </w:rPr>
              <w:t>Դատարանի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որոշմամբ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Հարկ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վճարողի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պահանջի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բավարարում</w:t>
            </w:r>
            <w:r w:rsidRPr="00A320B0">
              <w:t>,</w:t>
            </w:r>
          </w:p>
          <w:p w14:paraId="4C34435C" w14:textId="77777777" w:rsidR="00A320B0" w:rsidRPr="00A320B0" w:rsidRDefault="00A320B0" w:rsidP="00A320B0">
            <w:r w:rsidRPr="00A320B0">
              <w:t xml:space="preserve">4) </w:t>
            </w:r>
            <w:r w:rsidRPr="00A320B0">
              <w:rPr>
                <w:rFonts w:ascii="Arial" w:hAnsi="Arial" w:cs="Arial"/>
              </w:rPr>
              <w:t>Արգելադրման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որոշման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կասեցում</w:t>
            </w:r>
            <w:r w:rsidRPr="00A320B0">
              <w:t>,</w:t>
            </w:r>
          </w:p>
          <w:p w14:paraId="0C08FF49" w14:textId="77777777" w:rsidR="00A320B0" w:rsidRPr="00A320B0" w:rsidRDefault="00A320B0" w:rsidP="00A320B0">
            <w:r w:rsidRPr="00A320B0">
              <w:t xml:space="preserve">5)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օրենսգրքով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սահմանված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այլ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դեպքերում</w:t>
            </w:r>
            <w:r w:rsidRPr="00A320B0">
              <w:t>:</w:t>
            </w:r>
          </w:p>
          <w:p w14:paraId="50364559" w14:textId="77777777" w:rsidR="00A320B0" w:rsidRPr="00A320B0" w:rsidRDefault="00A320B0" w:rsidP="00A320B0">
            <w:r w:rsidRPr="00A320B0">
              <w:t xml:space="preserve">4. </w:t>
            </w:r>
            <w:r w:rsidRPr="00A320B0">
              <w:rPr>
                <w:rFonts w:ascii="Arial" w:hAnsi="Arial" w:cs="Arial"/>
              </w:rPr>
              <w:t>Այս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հաղորդագրությունը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նաև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ուղարկվում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պատասխան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6 </w:t>
            </w:r>
            <w:r w:rsidRPr="00A320B0">
              <w:rPr>
                <w:rFonts w:ascii="Arial" w:hAnsi="Arial" w:cs="Arial"/>
              </w:rPr>
              <w:t>հաղորդագրության</w:t>
            </w:r>
            <w:r w:rsidRPr="00A320B0">
              <w:t>:</w:t>
            </w:r>
          </w:p>
        </w:tc>
      </w:tr>
      <w:tr w:rsidR="00A320B0" w:rsidRPr="00A320B0" w14:paraId="1D84839F" w14:textId="77777777" w:rsidTr="00A320B0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C10747E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lastRenderedPageBreak/>
              <w:t>Թիվ</w:t>
            </w:r>
            <w:r w:rsidRPr="00A320B0">
              <w:rPr>
                <w:b/>
                <w:bCs/>
              </w:rPr>
              <w:t> 6 </w:t>
            </w:r>
            <w:r w:rsidRPr="00A320B0">
              <w:rPr>
                <w:rFonts w:ascii="Arial" w:hAnsi="Arial" w:cs="Arial"/>
                <w:b/>
                <w:bCs/>
              </w:rPr>
              <w:t>հաղորդագրություն</w:t>
            </w:r>
          </w:p>
          <w:p w14:paraId="7E51F21E" w14:textId="77777777" w:rsidR="00A320B0" w:rsidRPr="00A320B0" w:rsidRDefault="00A320B0" w:rsidP="00A320B0">
            <w:r w:rsidRPr="00A320B0">
              <w:t xml:space="preserve">1. </w:t>
            </w:r>
            <w:r w:rsidRPr="00A320B0">
              <w:rPr>
                <w:rFonts w:ascii="Arial" w:hAnsi="Arial" w:cs="Arial"/>
              </w:rPr>
              <w:t>Ուղարկող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</w:t>
            </w:r>
          </w:p>
          <w:p w14:paraId="28C25BC4" w14:textId="77777777" w:rsidR="00A320B0" w:rsidRPr="00A320B0" w:rsidRDefault="00A320B0" w:rsidP="00A320B0">
            <w:r w:rsidRPr="00A320B0">
              <w:t xml:space="preserve">2. </w:t>
            </w:r>
            <w:r w:rsidRPr="00A320B0">
              <w:rPr>
                <w:rFonts w:ascii="Arial" w:hAnsi="Arial" w:cs="Arial"/>
              </w:rPr>
              <w:t>Հասցեատեր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</w:t>
            </w:r>
          </w:p>
          <w:p w14:paraId="43473336" w14:textId="77777777" w:rsidR="00A320B0" w:rsidRPr="00A320B0" w:rsidRDefault="00A320B0" w:rsidP="00A320B0">
            <w:r w:rsidRPr="00A320B0">
              <w:t xml:space="preserve">3. </w:t>
            </w:r>
            <w:r w:rsidRPr="00A320B0">
              <w:rPr>
                <w:rFonts w:ascii="Arial" w:hAnsi="Arial" w:cs="Arial"/>
              </w:rPr>
              <w:t>Ուղարկվում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հաճախորդի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դիմումի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համաձայն</w:t>
            </w:r>
          </w:p>
        </w:tc>
      </w:tr>
      <w:tr w:rsidR="00A320B0" w:rsidRPr="00A320B0" w14:paraId="5BDB7E48" w14:textId="77777777" w:rsidTr="00A320B0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FBA3EE7" w14:textId="77777777" w:rsidR="00A320B0" w:rsidRPr="00A320B0" w:rsidRDefault="00A320B0" w:rsidP="00A320B0">
            <w:r w:rsidRPr="00A320B0">
              <w:rPr>
                <w:rFonts w:ascii="Arial" w:hAnsi="Arial" w:cs="Arial"/>
                <w:b/>
                <w:bCs/>
              </w:rPr>
              <w:t>Թիվ</w:t>
            </w:r>
            <w:r w:rsidRPr="00A320B0">
              <w:rPr>
                <w:b/>
                <w:bCs/>
              </w:rPr>
              <w:t> 7 </w:t>
            </w:r>
            <w:r w:rsidRPr="00A320B0">
              <w:rPr>
                <w:rFonts w:ascii="Arial" w:hAnsi="Arial" w:cs="Arial"/>
                <w:b/>
                <w:bCs/>
              </w:rPr>
              <w:t>հաղորդագրություն</w:t>
            </w:r>
          </w:p>
          <w:p w14:paraId="270C2373" w14:textId="77777777" w:rsidR="00A320B0" w:rsidRPr="00A320B0" w:rsidRDefault="00A320B0" w:rsidP="00A320B0">
            <w:r w:rsidRPr="00A320B0">
              <w:t xml:space="preserve">1. </w:t>
            </w:r>
            <w:r w:rsidRPr="00A320B0">
              <w:rPr>
                <w:rFonts w:ascii="Arial" w:hAnsi="Arial" w:cs="Arial"/>
              </w:rPr>
              <w:t>Ուղարկող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կամ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</w:t>
            </w:r>
          </w:p>
          <w:p w14:paraId="17B8AC40" w14:textId="77777777" w:rsidR="00A320B0" w:rsidRPr="00A320B0" w:rsidRDefault="00A320B0" w:rsidP="00A320B0">
            <w:r w:rsidRPr="00A320B0">
              <w:t xml:space="preserve">2. </w:t>
            </w:r>
            <w:r w:rsidRPr="00A320B0">
              <w:rPr>
                <w:rFonts w:ascii="Arial" w:hAnsi="Arial" w:cs="Arial"/>
              </w:rPr>
              <w:t>Հասցեատեր</w:t>
            </w:r>
            <w:r w:rsidRPr="00A320B0">
              <w:t xml:space="preserve">`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մարմին</w:t>
            </w:r>
            <w:r w:rsidRPr="00A320B0">
              <w:t xml:space="preserve"> (</w:t>
            </w:r>
            <w:r w:rsidRPr="00A320B0">
              <w:rPr>
                <w:rFonts w:ascii="Arial" w:hAnsi="Arial" w:cs="Arial"/>
              </w:rPr>
              <w:t>կամ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</w:t>
            </w:r>
            <w:r w:rsidRPr="00A320B0">
              <w:t>)</w:t>
            </w:r>
          </w:p>
          <w:p w14:paraId="22B4D2F1" w14:textId="77777777" w:rsidR="00A320B0" w:rsidRPr="00A320B0" w:rsidRDefault="00A320B0" w:rsidP="00A320B0">
            <w:r w:rsidRPr="00A320B0">
              <w:t xml:space="preserve">3. </w:t>
            </w:r>
            <w:r w:rsidRPr="00A320B0">
              <w:rPr>
                <w:rFonts w:ascii="Arial" w:hAnsi="Arial" w:cs="Arial"/>
              </w:rPr>
              <w:t>Ուղարկվում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>`</w:t>
            </w:r>
          </w:p>
          <w:p w14:paraId="0E0D2A2A" w14:textId="77777777" w:rsidR="00A320B0" w:rsidRPr="00A320B0" w:rsidRDefault="00A320B0" w:rsidP="00A320B0">
            <w:r w:rsidRPr="00A320B0">
              <w:t xml:space="preserve">1) </w:t>
            </w:r>
            <w:r w:rsidRPr="00A320B0">
              <w:rPr>
                <w:rFonts w:ascii="Arial" w:hAnsi="Arial" w:cs="Arial"/>
              </w:rPr>
              <w:t>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պատասխան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2, 4 </w:t>
            </w:r>
            <w:r w:rsidRPr="00A320B0">
              <w:rPr>
                <w:rFonts w:ascii="Arial" w:hAnsi="Arial" w:cs="Arial"/>
              </w:rPr>
              <w:t>կամ</w:t>
            </w:r>
            <w:r w:rsidRPr="00A320B0">
              <w:t xml:space="preserve"> 6 </w:t>
            </w:r>
            <w:r w:rsidRPr="00A320B0">
              <w:rPr>
                <w:rFonts w:ascii="Arial" w:hAnsi="Arial" w:cs="Arial"/>
              </w:rPr>
              <w:t>հաղորդագրության՝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Հարկային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մարմնի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կողմից</w:t>
            </w:r>
            <w:r w:rsidRPr="00A320B0">
              <w:t xml:space="preserve">, </w:t>
            </w:r>
            <w:r w:rsidRPr="00A320B0">
              <w:rPr>
                <w:rFonts w:ascii="Arial" w:hAnsi="Arial" w:cs="Arial"/>
              </w:rPr>
              <w:t>եթե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ստացված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հաղորդագրության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մեջ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առկա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սխալ</w:t>
            </w:r>
            <w:r w:rsidRPr="00A320B0">
              <w:t>:</w:t>
            </w:r>
          </w:p>
          <w:p w14:paraId="2A175318" w14:textId="77777777" w:rsidR="00A320B0" w:rsidRPr="00A320B0" w:rsidRDefault="00A320B0" w:rsidP="00A320B0">
            <w:r w:rsidRPr="00A320B0">
              <w:t xml:space="preserve">2) </w:t>
            </w:r>
            <w:r w:rsidRPr="00A320B0">
              <w:rPr>
                <w:rFonts w:ascii="Arial" w:hAnsi="Arial" w:cs="Arial"/>
              </w:rPr>
              <w:t>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պատասխան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թիվ</w:t>
            </w:r>
            <w:r w:rsidRPr="00A320B0">
              <w:t xml:space="preserve"> 1, 3 </w:t>
            </w:r>
            <w:r w:rsidRPr="00A320B0">
              <w:rPr>
                <w:rFonts w:ascii="Arial" w:hAnsi="Arial" w:cs="Arial"/>
              </w:rPr>
              <w:t>կամ</w:t>
            </w:r>
            <w:r w:rsidRPr="00A320B0">
              <w:t xml:space="preserve"> 5 </w:t>
            </w:r>
            <w:r w:rsidRPr="00A320B0">
              <w:rPr>
                <w:rFonts w:ascii="Arial" w:hAnsi="Arial" w:cs="Arial"/>
              </w:rPr>
              <w:t>հաղորդագրության՝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առևտրային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բանկի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կողմից</w:t>
            </w:r>
            <w:r w:rsidRPr="00A320B0">
              <w:t xml:space="preserve">, </w:t>
            </w:r>
            <w:r w:rsidRPr="00A320B0">
              <w:rPr>
                <w:rFonts w:ascii="Arial" w:hAnsi="Arial" w:cs="Arial"/>
              </w:rPr>
              <w:t>եթե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ստացված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հաղորդագրության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մեջ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առկա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է</w:t>
            </w:r>
            <w:r w:rsidRPr="00A320B0">
              <w:t xml:space="preserve"> </w:t>
            </w:r>
            <w:r w:rsidRPr="00A320B0">
              <w:rPr>
                <w:rFonts w:ascii="Arial" w:hAnsi="Arial" w:cs="Arial"/>
              </w:rPr>
              <w:t>սխալ</w:t>
            </w:r>
            <w:r w:rsidRPr="00A320B0">
              <w:t>:</w:t>
            </w:r>
          </w:p>
        </w:tc>
      </w:tr>
    </w:tbl>
    <w:p w14:paraId="065C9E92" w14:textId="77777777" w:rsidR="00A320B0" w:rsidRDefault="00A320B0"/>
    <w:sectPr w:rsidR="00A32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348" w:author="Զարինե Սարգսյան" w:date="2026-04-02T12:26:00Z" w:initials="ԶՍ">
    <w:p w14:paraId="29D85FF9" w14:textId="73DC5215" w:rsidR="00C351F4" w:rsidRPr="00C351F4" w:rsidRDefault="00C351F4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>
        <w:rPr>
          <w:rFonts w:ascii="Arial" w:hAnsi="Arial" w:cs="Arial"/>
        </w:rPr>
        <w:t>Տարել եմ անցումային դրույթ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D85F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81C2F3A" w16cex:dateUtc="2026-04-02T0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D85FF9" w16cid:durableId="681C2F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AD4"/>
    <w:multiLevelType w:val="multilevel"/>
    <w:tmpl w:val="D53E58B4"/>
    <w:lvl w:ilvl="0">
      <w:start w:val="2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1" w15:restartNumberingAfterBreak="0">
    <w:nsid w:val="0F641AE6"/>
    <w:multiLevelType w:val="hybridMultilevel"/>
    <w:tmpl w:val="FCA01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67EA2"/>
    <w:multiLevelType w:val="hybridMultilevel"/>
    <w:tmpl w:val="E0D624F8"/>
    <w:lvl w:ilvl="0" w:tplc="70C260C8">
      <w:start w:val="2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F40E1"/>
    <w:multiLevelType w:val="hybridMultilevel"/>
    <w:tmpl w:val="B0AAD6D4"/>
    <w:lvl w:ilvl="0" w:tplc="FEC68A56">
      <w:start w:val="2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713A0"/>
    <w:multiLevelType w:val="hybridMultilevel"/>
    <w:tmpl w:val="6F06A4E0"/>
    <w:lvl w:ilvl="0" w:tplc="FFFFFFFF">
      <w:start w:val="1"/>
      <w:numFmt w:val="decimal"/>
      <w:lvlText w:val="%1)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4B24723"/>
    <w:multiLevelType w:val="hybridMultilevel"/>
    <w:tmpl w:val="924AA2DA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31E222B"/>
    <w:multiLevelType w:val="hybridMultilevel"/>
    <w:tmpl w:val="9B78DD2C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F4E36E6"/>
    <w:multiLevelType w:val="hybridMultilevel"/>
    <w:tmpl w:val="AB926D0E"/>
    <w:lvl w:ilvl="0" w:tplc="2E3ABC4E">
      <w:start w:val="4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56728"/>
    <w:multiLevelType w:val="hybridMultilevel"/>
    <w:tmpl w:val="1992606A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706B06B1"/>
    <w:multiLevelType w:val="hybridMultilevel"/>
    <w:tmpl w:val="B4AEF8B6"/>
    <w:lvl w:ilvl="0" w:tplc="055ACAF0">
      <w:start w:val="3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E437BA"/>
    <w:multiLevelType w:val="hybridMultilevel"/>
    <w:tmpl w:val="4D508952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74715899"/>
    <w:multiLevelType w:val="hybridMultilevel"/>
    <w:tmpl w:val="53765B6C"/>
    <w:lvl w:ilvl="0" w:tplc="ADBA33BE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535390">
    <w:abstractNumId w:val="3"/>
  </w:num>
  <w:num w:numId="2" w16cid:durableId="178587720">
    <w:abstractNumId w:val="10"/>
  </w:num>
  <w:num w:numId="3" w16cid:durableId="1378969375">
    <w:abstractNumId w:val="1"/>
  </w:num>
  <w:num w:numId="4" w16cid:durableId="316685808">
    <w:abstractNumId w:val="6"/>
  </w:num>
  <w:num w:numId="5" w16cid:durableId="2029334998">
    <w:abstractNumId w:val="0"/>
  </w:num>
  <w:num w:numId="6" w16cid:durableId="1934702882">
    <w:abstractNumId w:val="8"/>
  </w:num>
  <w:num w:numId="7" w16cid:durableId="995231111">
    <w:abstractNumId w:val="5"/>
  </w:num>
  <w:num w:numId="8" w16cid:durableId="1156263898">
    <w:abstractNumId w:val="11"/>
  </w:num>
  <w:num w:numId="9" w16cid:durableId="429282204">
    <w:abstractNumId w:val="4"/>
  </w:num>
  <w:num w:numId="10" w16cid:durableId="960576122">
    <w:abstractNumId w:val="2"/>
  </w:num>
  <w:num w:numId="11" w16cid:durableId="2066180712">
    <w:abstractNumId w:val="9"/>
  </w:num>
  <w:num w:numId="12" w16cid:durableId="143886670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Զարինե Սարգսյան">
    <w15:presenceInfo w15:providerId="AD" w15:userId="S-1-5-21-602162358-287218729-839522115-373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B0"/>
    <w:rsid w:val="0004270A"/>
    <w:rsid w:val="00077AE9"/>
    <w:rsid w:val="000F168D"/>
    <w:rsid w:val="00152C31"/>
    <w:rsid w:val="00304FD9"/>
    <w:rsid w:val="003C7626"/>
    <w:rsid w:val="003E4C00"/>
    <w:rsid w:val="00516B6E"/>
    <w:rsid w:val="00537147"/>
    <w:rsid w:val="00595A12"/>
    <w:rsid w:val="0064737D"/>
    <w:rsid w:val="007875CC"/>
    <w:rsid w:val="007A2106"/>
    <w:rsid w:val="008A0EE2"/>
    <w:rsid w:val="009515A8"/>
    <w:rsid w:val="00A320B0"/>
    <w:rsid w:val="00C22B47"/>
    <w:rsid w:val="00C260BA"/>
    <w:rsid w:val="00C351F4"/>
    <w:rsid w:val="00DA2077"/>
    <w:rsid w:val="00DD1D65"/>
    <w:rsid w:val="00F411BB"/>
    <w:rsid w:val="00F81670"/>
    <w:rsid w:val="00FA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EF12"/>
  <w15:chartTrackingRefBased/>
  <w15:docId w15:val="{1863A53B-8DC7-435C-8963-FC59D09A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0B0"/>
    <w:rPr>
      <w:i/>
      <w:iCs/>
      <w:color w:val="404040" w:themeColor="text1" w:themeTint="BF"/>
    </w:rPr>
  </w:style>
  <w:style w:type="paragraph" w:styleId="ListParagraph">
    <w:name w:val="List Paragraph"/>
    <w:aliases w:val="Akapit z listą BS,List Paragraph 1,List_Paragraph,Multilevel para_II,List Paragraph1,Table no. List Paragraph,Bullet1,References,List Paragraph (numbered (a)),IBL List Paragraph,List Paragraph nowy,Numbered List Paragraph,Абзац списка3"/>
    <w:basedOn w:val="Normal"/>
    <w:link w:val="ListParagraphChar"/>
    <w:uiPriority w:val="34"/>
    <w:qFormat/>
    <w:rsid w:val="00A3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0B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320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1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6B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6B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6B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6B6E"/>
    <w:rPr>
      <w:b/>
      <w:bCs/>
      <w:sz w:val="20"/>
      <w:szCs w:val="20"/>
    </w:rPr>
  </w:style>
  <w:style w:type="character" w:customStyle="1" w:styleId="ListParagraphChar">
    <w:name w:val="List Paragraph Char"/>
    <w:aliases w:val="Akapit z listą BS Char,List Paragraph 1 Char,List_Paragraph Char,Multilevel para_II Char,List Paragraph1 Char,Table no. List Paragraph Char,Bullet1 Char,References Char,List Paragraph (numbered (a)) Char,IBL List Paragraph Char"/>
    <w:link w:val="ListParagraph"/>
    <w:uiPriority w:val="34"/>
    <w:locked/>
    <w:rsid w:val="0064737D"/>
  </w:style>
  <w:style w:type="paragraph" w:styleId="NormalWeb">
    <w:name w:val="Normal (Web)"/>
    <w:basedOn w:val="Normal"/>
    <w:uiPriority w:val="99"/>
    <w:semiHidden/>
    <w:unhideWhenUsed/>
    <w:rsid w:val="00C351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39</Pages>
  <Words>9719</Words>
  <Characters>55399</Characters>
  <Application>Microsoft Office Word</Application>
  <DocSecurity>0</DocSecurity>
  <Lines>461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CBA</Company>
  <LinksUpToDate>false</LinksUpToDate>
  <CharactersWithSpaces>64989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Զարինե Սարգսյան</dc:creator>
  <cp:keywords/>
  <dc:description/>
  <cp:lastModifiedBy>Զարինե Սարգսյան</cp:lastModifiedBy>
  <cp:revision>13</cp:revision>
  <dcterms:created xsi:type="dcterms:W3CDTF">2026-03-30T09:24:00Z</dcterms:created>
  <dcterms:modified xsi:type="dcterms:W3CDTF">2026-04-21T13:12:00Z</dcterms:modified>
</cp:coreProperties>
</file>